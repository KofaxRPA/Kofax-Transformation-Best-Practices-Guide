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1AB9DDD" w14:textId="77777777" w:rsidR="000D656D" w:rsidRDefault="002300BA" w:rsidP="000C2328">
      <w:pPr>
        <w:sectPr w:rsidR="000D656D" w:rsidSect="000D656D">
          <w:headerReference w:type="even" r:id="rId11"/>
          <w:headerReference w:type="default" r:id="rId12"/>
          <w:footerReference w:type="even" r:id="rId13"/>
          <w:footerReference w:type="default" r:id="rId14"/>
          <w:headerReference w:type="first" r:id="rId15"/>
          <w:footerReference w:type="first" r:id="rId16"/>
          <w:pgSz w:w="12240" w:h="15840" w:code="1"/>
          <w:pgMar w:top="1152" w:right="576" w:bottom="720" w:left="576" w:header="288" w:footer="432" w:gutter="0"/>
          <w:cols w:space="720"/>
          <w:docGrid w:linePitch="360"/>
        </w:sectPr>
      </w:pPr>
      <w:r>
        <w:rPr>
          <w:noProof/>
          <w:lang w:bidi="ar-SA"/>
        </w:rPr>
        <mc:AlternateContent>
          <mc:Choice Requires="wps">
            <w:drawing>
              <wp:anchor distT="0" distB="0" distL="114300" distR="114300" simplePos="0" relativeHeight="251702272" behindDoc="0" locked="0" layoutInCell="1" allowOverlap="1" wp14:anchorId="48BECEF3" wp14:editId="5B1617F1">
                <wp:simplePos x="0" y="0"/>
                <wp:positionH relativeFrom="column">
                  <wp:posOffset>4297680</wp:posOffset>
                </wp:positionH>
                <wp:positionV relativeFrom="paragraph">
                  <wp:posOffset>7559675</wp:posOffset>
                </wp:positionV>
                <wp:extent cx="2374265" cy="1403985"/>
                <wp:effectExtent l="0" t="0" r="0" b="254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noFill/>
                        <a:ln w="9525">
                          <a:noFill/>
                          <a:miter lim="800000"/>
                          <a:headEnd/>
                          <a:tailEnd/>
                        </a:ln>
                      </wps:spPr>
                      <wps:txbx>
                        <w:txbxContent>
                          <w:sdt>
                            <w:sdtPr>
                              <w:rPr>
                                <w:color w:val="FFFFFF" w:themeColor="background1"/>
                              </w:rPr>
                              <w:alias w:val="Author"/>
                              <w:tag w:val=""/>
                              <w:id w:val="1176310535"/>
                              <w:dataBinding w:prefixMappings="xmlns:ns0='http://purl.org/dc/elements/1.1/' xmlns:ns1='http://schemas.openxmlformats.org/package/2006/metadata/core-properties' " w:xpath="/ns1:coreProperties[1]/ns0:creator[1]" w:storeItemID="{6C3C8BC8-F283-45AE-878A-BAB7291924A1}"/>
                              <w:text/>
                            </w:sdtPr>
                            <w:sdtEndPr/>
                            <w:sdtContent>
                              <w:p w14:paraId="0F353413" w14:textId="77777777" w:rsidR="00B704FC" w:rsidRDefault="00B704FC" w:rsidP="00367883">
                                <w:pPr>
                                  <w:jc w:val="right"/>
                                  <w:rPr>
                                    <w:color w:val="FFFFFF" w:themeColor="background1"/>
                                  </w:rPr>
                                </w:pPr>
                                <w:r>
                                  <w:rPr>
                                    <w:color w:val="FFFFFF" w:themeColor="background1"/>
                                    <w:lang w:val="en-AU"/>
                                  </w:rPr>
                                  <w:t>Field.Enablement@Kofax.com</w:t>
                                </w:r>
                              </w:p>
                            </w:sdtContent>
                          </w:sdt>
                          <w:p w14:paraId="071B7673" w14:textId="77777777" w:rsidR="00B704FC" w:rsidRDefault="00B34A67" w:rsidP="00367883">
                            <w:pPr>
                              <w:jc w:val="right"/>
                              <w:rPr>
                                <w:color w:val="FFFFFF" w:themeColor="background1"/>
                              </w:rPr>
                            </w:pPr>
                            <w:sdt>
                              <w:sdtPr>
                                <w:rPr>
                                  <w:color w:val="FFFFFF" w:themeColor="background1"/>
                                </w:rPr>
                                <w:alias w:val="Status"/>
                                <w:tag w:val=""/>
                                <w:id w:val="-527109366"/>
                                <w:dataBinding w:prefixMappings="xmlns:ns0='http://purl.org/dc/elements/1.1/' xmlns:ns1='http://schemas.openxmlformats.org/package/2006/metadata/core-properties' " w:xpath="/ns1:coreProperties[1]/ns1:contentStatus[1]" w:storeItemID="{6C3C8BC8-F283-45AE-878A-BAB7291924A1}"/>
                                <w:text/>
                              </w:sdtPr>
                              <w:sdtEndPr/>
                              <w:sdtContent>
                                <w:r w:rsidR="00B704FC">
                                  <w:rPr>
                                    <w:color w:val="FFFFFF" w:themeColor="background1"/>
                                    <w:lang w:val="en-AU"/>
                                  </w:rPr>
                                  <w:t>Version 1.0 / May 2014</w:t>
                                </w:r>
                              </w:sdtContent>
                            </w:sdt>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8BECEF3" id="_x0000_t202" coordsize="21600,21600" o:spt="202" path="m,l,21600r21600,l21600,xe">
                <v:stroke joinstyle="miter"/>
                <v:path gradientshapeok="t" o:connecttype="rect"/>
              </v:shapetype>
              <v:shape id="Text Box 2" o:spid="_x0000_s1026" type="#_x0000_t202" style="position:absolute;margin-left:338.4pt;margin-top:595.25pt;width:186.95pt;height:110.55pt;z-index:25170227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" filled="f" stroked="f">
                <v:textbox style="mso-fit-shape-to-text:t">
                  <w:txbxContent>
                    <w:sdt>
                      <w:sdtPr>
                        <w:rPr>
                          <w:color w:val="FFFFFF" w:themeColor="background1"/>
                        </w:rPr>
                        <w:alias w:val="Author"/>
                        <w:tag w:val=""/>
                        <w:id w:val="1176310535"/>
                        <w:dataBinding w:prefixMappings="xmlns:ns0='http://purl.org/dc/elements/1.1/' xmlns:ns1='http://schemas.openxmlformats.org/package/2006/metadata/core-properties' " w:xpath="/ns1:coreProperties[1]/ns0:creator[1]" w:storeItemID="{6C3C8BC8-F283-45AE-878A-BAB7291924A1}"/>
                        <w:text/>
                      </w:sdtPr>
                      <w:sdtEndPr/>
                      <w:sdtContent>
                        <w:p w14:paraId="0F353413" w14:textId="77777777" w:rsidR="00B704FC" w:rsidRDefault="00B704FC" w:rsidP="00367883">
                          <w:pPr>
                            <w:jc w:val="right"/>
                            <w:rPr>
                              <w:color w:val="FFFFFF" w:themeColor="background1"/>
                            </w:rPr>
                          </w:pPr>
                          <w:r>
                            <w:rPr>
                              <w:color w:val="FFFFFF" w:themeColor="background1"/>
                              <w:lang w:val="en-AU"/>
                            </w:rPr>
                            <w:t>Field.Enablement@Kofax.com</w:t>
                          </w:r>
                        </w:p>
                      </w:sdtContent>
                    </w:sdt>
                    <w:p w14:paraId="071B7673" w14:textId="77777777" w:rsidR="00B704FC" w:rsidRDefault="00B34A67" w:rsidP="00367883">
                      <w:pPr>
                        <w:jc w:val="right"/>
                        <w:rPr>
                          <w:color w:val="FFFFFF" w:themeColor="background1"/>
                        </w:rPr>
                      </w:pPr>
                      <w:sdt>
                        <w:sdtPr>
                          <w:rPr>
                            <w:color w:val="FFFFFF" w:themeColor="background1"/>
                          </w:rPr>
                          <w:alias w:val="Status"/>
                          <w:tag w:val=""/>
                          <w:id w:val="-527109366"/>
                          <w:dataBinding w:prefixMappings="xmlns:ns0='http://purl.org/dc/elements/1.1/' xmlns:ns1='http://schemas.openxmlformats.org/package/2006/metadata/core-properties' " w:xpath="/ns1:coreProperties[1]/ns1:contentStatus[1]" w:storeItemID="{6C3C8BC8-F283-45AE-878A-BAB7291924A1}"/>
                          <w:text/>
                        </w:sdtPr>
                        <w:sdtEndPr/>
                        <w:sdtContent>
                          <w:r w:rsidR="00B704FC">
                            <w:rPr>
                              <w:color w:val="FFFFFF" w:themeColor="background1"/>
                              <w:lang w:val="en-AU"/>
                            </w:rPr>
                            <w:t>Version 1.0 / May 2014</w:t>
                          </w:r>
                        </w:sdtContent>
                      </w:sdt>
                    </w:p>
                  </w:txbxContent>
                </v:textbox>
              </v:shape>
            </w:pict>
          </mc:Fallback>
        </mc:AlternateContent>
      </w:r>
      <w:r w:rsidRPr="002300BA">
        <w:t xml:space="preserve"> </w:t>
      </w:r>
      <w:sdt>
        <w:sdtPr>
          <w:rPr>
            <w:color w:val="FFFFFF" w:themeColor="background1"/>
          </w:rPr>
          <w:alias w:val="Author"/>
          <w:tag w:val=""/>
          <w:id w:val="-1591693743"/>
          <w:placeholder>
            <w:docPart w:val="0947D8A5CABA4CA98F9E96FD5AA076BD"/>
          </w:placeholder>
          <w:dataBinding w:prefixMappings="xmlns:ns0='http://purl.org/dc/elements/1.1/' xmlns:ns1='http://schemas.openxmlformats.org/package/2006/metadata/core-properties' " w:xpath="/ns1:coreProperties[1]/ns0:creator[1]" w:storeItemID="{6C3C8BC8-F283-45AE-878A-BAB7291924A1}"/>
          <w:text/>
        </w:sdtPr>
        <w:sdtEndPr/>
        <w:sdtContent>
          <w:r w:rsidR="00E2619E">
            <w:rPr>
              <w:color w:val="FFFFFF" w:themeColor="background1"/>
            </w:rPr>
            <w:t>Field.Enablement@Kofax.com</w:t>
          </w:r>
        </w:sdtContent>
      </w:sdt>
      <w:r>
        <w:rPr>
          <w:noProof/>
          <w:lang w:val="en-GB" w:eastAsia="en-GB" w:bidi="ar-SA"/>
        </w:rPr>
        <w:t xml:space="preserve"> </w:t>
      </w:r>
      <w:r>
        <w:rPr>
          <w:noProof/>
          <w:lang w:bidi="ar-SA"/>
        </w:rPr>
        <w:drawing>
          <wp:anchor distT="0" distB="0" distL="114300" distR="114300" simplePos="0" relativeHeight="251706368" behindDoc="1" locked="0" layoutInCell="1" allowOverlap="1" wp14:anchorId="79A16651" wp14:editId="3FDF359A">
            <wp:simplePos x="0" y="0"/>
            <wp:positionH relativeFrom="column">
              <wp:posOffset>-365760</wp:posOffset>
            </wp:positionH>
            <wp:positionV relativeFrom="paragraph">
              <wp:posOffset>-731520</wp:posOffset>
            </wp:positionV>
            <wp:extent cx="7772400" cy="100584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c.jpg"/>
                    <pic:cNvPicPr/>
                  </pic:nvPicPr>
                  <pic:blipFill>
                    <a:blip r:embed="rId17">
                      <a:extLst>
                        <a:ext uri="{28A0092B-C50C-407E-A947-70E740481C1C}">
                          <a14:useLocalDpi xmlns:a14="http://schemas.microsoft.com/office/drawing/2010/main" val="0"/>
                        </a:ext>
                      </a:extLst>
                    </a:blip>
                    <a:stretch>
                      <a:fillRect/>
                    </a:stretch>
                  </pic:blipFill>
                  <pic:spPr>
                    <a:xfrm>
                      <a:off x="0" y="0"/>
                      <a:ext cx="7772400" cy="10058400"/>
                    </a:xfrm>
                    <a:prstGeom prst="rect">
                      <a:avLst/>
                    </a:prstGeom>
                  </pic:spPr>
                </pic:pic>
              </a:graphicData>
            </a:graphic>
            <wp14:sizeRelH relativeFrom="page">
              <wp14:pctWidth>0</wp14:pctWidth>
            </wp14:sizeRelH>
            <wp14:sizeRelV relativeFrom="page">
              <wp14:pctHeight>0</wp14:pctHeight>
            </wp14:sizeRelV>
          </wp:anchor>
        </w:drawing>
      </w:r>
      <w:r w:rsidR="002274DB" w:rsidRPr="0015072B">
        <w:rPr>
          <w:rFonts w:cs="Arial"/>
          <w:noProof/>
          <w:sz w:val="48"/>
          <w:lang w:bidi="ar-SA"/>
        </w:rPr>
        <w:drawing>
          <wp:anchor distT="0" distB="0" distL="114300" distR="114300" simplePos="0" relativeHeight="251704320" behindDoc="0" locked="0" layoutInCell="1" allowOverlap="1" wp14:anchorId="7118184E" wp14:editId="44694D7D">
            <wp:simplePos x="0" y="0"/>
            <wp:positionH relativeFrom="column">
              <wp:posOffset>4905375</wp:posOffset>
            </wp:positionH>
            <wp:positionV relativeFrom="paragraph">
              <wp:posOffset>-5655310</wp:posOffset>
            </wp:positionV>
            <wp:extent cx="2128520" cy="378460"/>
            <wp:effectExtent l="0" t="0" r="5080" b="2540"/>
            <wp:wrapNone/>
            <wp:docPr id="12" name="Picture 1" descr="Logo_KOFAX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KOFAX_RGB"/>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28520" cy="378460"/>
                    </a:xfrm>
                    <a:prstGeom prst="rect">
                      <a:avLst/>
                    </a:prstGeom>
                    <a:noFill/>
                    <a:ln>
                      <a:noFill/>
                    </a:ln>
                  </pic:spPr>
                </pic:pic>
              </a:graphicData>
            </a:graphic>
            <wp14:sizeRelH relativeFrom="page">
              <wp14:pctWidth>0</wp14:pctWidth>
            </wp14:sizeRelH>
            <wp14:sizeRelV relativeFrom="page">
              <wp14:pctHeight>0</wp14:pctHeight>
            </wp14:sizeRelV>
          </wp:anchor>
        </w:drawing>
      </w:r>
      <w:r w:rsidR="0069281B">
        <w:t xml:space="preserve"> </w:t>
      </w:r>
    </w:p>
    <w:p w14:paraId="3FD401CD" w14:textId="77777777" w:rsidR="009B40CA" w:rsidRDefault="00DD52E6" w:rsidP="000D656D">
      <w:pPr>
        <w:pStyle w:val="Heading1"/>
      </w:pPr>
      <w:bookmarkStart w:id="0" w:name="_Toc386812489"/>
      <w:r w:rsidRPr="0015072B">
        <w:rPr>
          <w:rFonts w:cs="Arial"/>
          <w:noProof/>
          <w:sz w:val="48"/>
          <w:lang w:bidi="ar-SA"/>
        </w:rPr>
        <w:lastRenderedPageBreak/>
        <w:drawing>
          <wp:anchor distT="0" distB="0" distL="114300" distR="114300" simplePos="0" relativeHeight="251705344" behindDoc="0" locked="0" layoutInCell="1" allowOverlap="1" wp14:anchorId="16CE96A5" wp14:editId="0E75F071">
            <wp:simplePos x="0" y="0"/>
            <wp:positionH relativeFrom="column">
              <wp:posOffset>4905375</wp:posOffset>
            </wp:positionH>
            <wp:positionV relativeFrom="paragraph">
              <wp:posOffset>-5655310</wp:posOffset>
            </wp:positionV>
            <wp:extent cx="2128520" cy="378460"/>
            <wp:effectExtent l="0" t="0" r="5080" b="2540"/>
            <wp:wrapNone/>
            <wp:docPr id="13" name="Picture 1" descr="Logo_KOFAX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KOFAX_RGB"/>
                    <pic:cNvPicPr>
                      <a:picLocks noChangeAspect="1" noChangeArrowheads="1"/>
                    </pic:cNvPicPr>
                  </pic:nvPicPr>
                  <pic:blipFill>
                    <a:blip r:embed="rId1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2128520" cy="3784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1" w:name="_Toc382142062"/>
      <w:bookmarkStart w:id="2" w:name="_Toc382990206"/>
      <w:r w:rsidR="009B40CA">
        <w:t>Contents</w:t>
      </w:r>
      <w:bookmarkEnd w:id="0"/>
      <w:bookmarkEnd w:id="1"/>
      <w:bookmarkEnd w:id="2"/>
    </w:p>
    <w:p w14:paraId="4355D922" w14:textId="77777777" w:rsidR="0026186D" w:rsidRDefault="00D578F8" w:rsidP="0059644E">
      <w:r w:rsidRPr="0059644E">
        <w:t>To jump to a specific section, click its title here:</w:t>
      </w:r>
    </w:p>
    <w:bookmarkStart w:id="3" w:name="_Toc382921195" w:displacedByCustomXml="next"/>
    <w:sdt>
      <w:sdtPr>
        <w:rPr>
          <w:b w:val="0"/>
          <w:bCs w:val="0"/>
        </w:rPr>
        <w:id w:val="343680260"/>
        <w:docPartObj>
          <w:docPartGallery w:val="Table of Contents"/>
          <w:docPartUnique/>
        </w:docPartObj>
      </w:sdtPr>
      <w:sdtEndPr>
        <w:rPr>
          <w:noProof/>
        </w:rPr>
      </w:sdtEndPr>
      <w:sdtContent>
        <w:bookmarkEnd w:id="3" w:displacedByCustomXml="prev"/>
        <w:p w14:paraId="4F77C804" w14:textId="77777777" w:rsidR="00F84573" w:rsidRDefault="002D3CDE"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r>
            <w:fldChar w:fldCharType="begin"/>
          </w:r>
          <w:r>
            <w:instrText xml:space="preserve"> TOC \o "1-3" \h \z \u </w:instrText>
          </w:r>
          <w:r>
            <w:fldChar w:fldCharType="separate"/>
          </w:r>
          <w:hyperlink w:anchor="_Toc386812489" w:history="1">
            <w:r w:rsidR="00F84573" w:rsidRPr="00192B2E">
              <w:rPr>
                <w:rStyle w:val="Hyperlink"/>
                <w:noProof/>
              </w:rPr>
              <w:t>Contents</w:t>
            </w:r>
            <w:r w:rsidR="00F84573">
              <w:rPr>
                <w:noProof/>
                <w:webHidden/>
              </w:rPr>
              <w:tab/>
            </w:r>
            <w:r w:rsidR="00F84573">
              <w:rPr>
                <w:noProof/>
                <w:webHidden/>
              </w:rPr>
              <w:fldChar w:fldCharType="begin"/>
            </w:r>
            <w:r w:rsidR="00F84573">
              <w:rPr>
                <w:noProof/>
                <w:webHidden/>
              </w:rPr>
              <w:instrText xml:space="preserve"> PAGEREF _Toc386812489 \h </w:instrText>
            </w:r>
            <w:r w:rsidR="00F84573">
              <w:rPr>
                <w:noProof/>
                <w:webHidden/>
              </w:rPr>
            </w:r>
            <w:r w:rsidR="00F84573">
              <w:rPr>
                <w:noProof/>
                <w:webHidden/>
              </w:rPr>
              <w:fldChar w:fldCharType="separate"/>
            </w:r>
            <w:r w:rsidR="005F780A">
              <w:rPr>
                <w:noProof/>
                <w:webHidden/>
              </w:rPr>
              <w:t>2</w:t>
            </w:r>
            <w:r w:rsidR="00F84573">
              <w:rPr>
                <w:noProof/>
                <w:webHidden/>
              </w:rPr>
              <w:fldChar w:fldCharType="end"/>
            </w:r>
          </w:hyperlink>
        </w:p>
        <w:p w14:paraId="4141130D"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490" w:history="1">
            <w:r w:rsidR="00F84573" w:rsidRPr="00192B2E">
              <w:rPr>
                <w:rStyle w:val="Hyperlink"/>
                <w:noProof/>
              </w:rPr>
              <w:t>Who Should Read This Book?</w:t>
            </w:r>
            <w:r w:rsidR="00F84573">
              <w:rPr>
                <w:noProof/>
                <w:webHidden/>
              </w:rPr>
              <w:tab/>
            </w:r>
            <w:r w:rsidR="00F84573">
              <w:rPr>
                <w:noProof/>
                <w:webHidden/>
              </w:rPr>
              <w:fldChar w:fldCharType="begin"/>
            </w:r>
            <w:r w:rsidR="00F84573">
              <w:rPr>
                <w:noProof/>
                <w:webHidden/>
              </w:rPr>
              <w:instrText xml:space="preserve"> PAGEREF _Toc386812490 \h </w:instrText>
            </w:r>
            <w:r w:rsidR="00F84573">
              <w:rPr>
                <w:noProof/>
                <w:webHidden/>
              </w:rPr>
            </w:r>
            <w:r w:rsidR="00F84573">
              <w:rPr>
                <w:noProof/>
                <w:webHidden/>
              </w:rPr>
              <w:fldChar w:fldCharType="separate"/>
            </w:r>
            <w:r w:rsidR="005F780A">
              <w:rPr>
                <w:noProof/>
                <w:webHidden/>
              </w:rPr>
              <w:t>6</w:t>
            </w:r>
            <w:r w:rsidR="00F84573">
              <w:rPr>
                <w:noProof/>
                <w:webHidden/>
              </w:rPr>
              <w:fldChar w:fldCharType="end"/>
            </w:r>
          </w:hyperlink>
        </w:p>
        <w:p w14:paraId="7884AC24"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491" w:history="1">
            <w:r w:rsidR="00F84573" w:rsidRPr="00192B2E">
              <w:rPr>
                <w:rStyle w:val="Hyperlink"/>
                <w:noProof/>
              </w:rPr>
              <w:t>Cautions and Disclaimers</w:t>
            </w:r>
            <w:r w:rsidR="00F84573">
              <w:rPr>
                <w:noProof/>
                <w:webHidden/>
              </w:rPr>
              <w:tab/>
            </w:r>
            <w:r w:rsidR="00F84573">
              <w:rPr>
                <w:noProof/>
                <w:webHidden/>
              </w:rPr>
              <w:fldChar w:fldCharType="begin"/>
            </w:r>
            <w:r w:rsidR="00F84573">
              <w:rPr>
                <w:noProof/>
                <w:webHidden/>
              </w:rPr>
              <w:instrText xml:space="preserve"> PAGEREF _Toc386812491 \h </w:instrText>
            </w:r>
            <w:r w:rsidR="00F84573">
              <w:rPr>
                <w:noProof/>
                <w:webHidden/>
              </w:rPr>
            </w:r>
            <w:r w:rsidR="00F84573">
              <w:rPr>
                <w:noProof/>
                <w:webHidden/>
              </w:rPr>
              <w:fldChar w:fldCharType="separate"/>
            </w:r>
            <w:r w:rsidR="005F780A">
              <w:rPr>
                <w:noProof/>
                <w:webHidden/>
              </w:rPr>
              <w:t>6</w:t>
            </w:r>
            <w:r w:rsidR="00F84573">
              <w:rPr>
                <w:noProof/>
                <w:webHidden/>
              </w:rPr>
              <w:fldChar w:fldCharType="end"/>
            </w:r>
          </w:hyperlink>
        </w:p>
        <w:p w14:paraId="14CCD9CA"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492" w:history="1">
            <w:r w:rsidR="00F84573" w:rsidRPr="00192B2E">
              <w:rPr>
                <w:rStyle w:val="Hyperlink"/>
                <w:noProof/>
              </w:rPr>
              <w:t>Version History</w:t>
            </w:r>
            <w:r w:rsidR="00F84573">
              <w:rPr>
                <w:noProof/>
                <w:webHidden/>
              </w:rPr>
              <w:tab/>
            </w:r>
            <w:r w:rsidR="00F84573">
              <w:rPr>
                <w:noProof/>
                <w:webHidden/>
              </w:rPr>
              <w:fldChar w:fldCharType="begin"/>
            </w:r>
            <w:r w:rsidR="00F84573">
              <w:rPr>
                <w:noProof/>
                <w:webHidden/>
              </w:rPr>
              <w:instrText xml:space="preserve"> PAGEREF _Toc386812492 \h </w:instrText>
            </w:r>
            <w:r w:rsidR="00F84573">
              <w:rPr>
                <w:noProof/>
                <w:webHidden/>
              </w:rPr>
            </w:r>
            <w:r w:rsidR="00F84573">
              <w:rPr>
                <w:noProof/>
                <w:webHidden/>
              </w:rPr>
              <w:fldChar w:fldCharType="separate"/>
            </w:r>
            <w:r w:rsidR="005F780A">
              <w:rPr>
                <w:noProof/>
                <w:webHidden/>
              </w:rPr>
              <w:t>6</w:t>
            </w:r>
            <w:r w:rsidR="00F84573">
              <w:rPr>
                <w:noProof/>
                <w:webHidden/>
              </w:rPr>
              <w:fldChar w:fldCharType="end"/>
            </w:r>
          </w:hyperlink>
        </w:p>
        <w:p w14:paraId="11CBE5D7"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493" w:history="1">
            <w:r w:rsidR="00F84573" w:rsidRPr="00192B2E">
              <w:rPr>
                <w:rStyle w:val="Hyperlink"/>
                <w:noProof/>
              </w:rPr>
              <w:t>Introduction</w:t>
            </w:r>
            <w:r w:rsidR="00F84573">
              <w:rPr>
                <w:noProof/>
                <w:webHidden/>
              </w:rPr>
              <w:tab/>
            </w:r>
            <w:r w:rsidR="00F84573">
              <w:rPr>
                <w:noProof/>
                <w:webHidden/>
              </w:rPr>
              <w:fldChar w:fldCharType="begin"/>
            </w:r>
            <w:r w:rsidR="00F84573">
              <w:rPr>
                <w:noProof/>
                <w:webHidden/>
              </w:rPr>
              <w:instrText xml:space="preserve"> PAGEREF _Toc386812493 \h </w:instrText>
            </w:r>
            <w:r w:rsidR="00F84573">
              <w:rPr>
                <w:noProof/>
                <w:webHidden/>
              </w:rPr>
            </w:r>
            <w:r w:rsidR="00F84573">
              <w:rPr>
                <w:noProof/>
                <w:webHidden/>
              </w:rPr>
              <w:fldChar w:fldCharType="separate"/>
            </w:r>
            <w:r w:rsidR="005F780A">
              <w:rPr>
                <w:noProof/>
                <w:webHidden/>
              </w:rPr>
              <w:t>6</w:t>
            </w:r>
            <w:r w:rsidR="00F84573">
              <w:rPr>
                <w:noProof/>
                <w:webHidden/>
              </w:rPr>
              <w:fldChar w:fldCharType="end"/>
            </w:r>
          </w:hyperlink>
        </w:p>
        <w:p w14:paraId="563D1935"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494" w:history="1">
            <w:r w:rsidR="00F84573" w:rsidRPr="00192B2E">
              <w:rPr>
                <w:rStyle w:val="Hyperlink"/>
                <w:noProof/>
              </w:rPr>
              <w:t>Highlights</w:t>
            </w:r>
            <w:r w:rsidR="00F84573">
              <w:rPr>
                <w:noProof/>
                <w:webHidden/>
              </w:rPr>
              <w:tab/>
            </w:r>
            <w:r w:rsidR="00F84573">
              <w:rPr>
                <w:noProof/>
                <w:webHidden/>
              </w:rPr>
              <w:fldChar w:fldCharType="begin"/>
            </w:r>
            <w:r w:rsidR="00F84573">
              <w:rPr>
                <w:noProof/>
                <w:webHidden/>
              </w:rPr>
              <w:instrText xml:space="preserve"> PAGEREF _Toc386812494 \h </w:instrText>
            </w:r>
            <w:r w:rsidR="00F84573">
              <w:rPr>
                <w:noProof/>
                <w:webHidden/>
              </w:rPr>
            </w:r>
            <w:r w:rsidR="00F84573">
              <w:rPr>
                <w:noProof/>
                <w:webHidden/>
              </w:rPr>
              <w:fldChar w:fldCharType="separate"/>
            </w:r>
            <w:r w:rsidR="005F780A">
              <w:rPr>
                <w:noProof/>
                <w:webHidden/>
              </w:rPr>
              <w:t>7</w:t>
            </w:r>
            <w:r w:rsidR="00F84573">
              <w:rPr>
                <w:noProof/>
                <w:webHidden/>
              </w:rPr>
              <w:fldChar w:fldCharType="end"/>
            </w:r>
          </w:hyperlink>
        </w:p>
        <w:p w14:paraId="00FCF7A0"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495" w:history="1">
            <w:r w:rsidR="00F84573" w:rsidRPr="00192B2E">
              <w:rPr>
                <w:rStyle w:val="Hyperlink"/>
                <w:noProof/>
              </w:rPr>
              <w:t>Principles of Success in KTM</w:t>
            </w:r>
            <w:r w:rsidR="00F84573">
              <w:rPr>
                <w:noProof/>
                <w:webHidden/>
              </w:rPr>
              <w:tab/>
            </w:r>
            <w:r w:rsidR="00F84573">
              <w:rPr>
                <w:noProof/>
                <w:webHidden/>
              </w:rPr>
              <w:fldChar w:fldCharType="begin"/>
            </w:r>
            <w:r w:rsidR="00F84573">
              <w:rPr>
                <w:noProof/>
                <w:webHidden/>
              </w:rPr>
              <w:instrText xml:space="preserve"> PAGEREF _Toc386812495 \h </w:instrText>
            </w:r>
            <w:r w:rsidR="00F84573">
              <w:rPr>
                <w:noProof/>
                <w:webHidden/>
              </w:rPr>
            </w:r>
            <w:r w:rsidR="00F84573">
              <w:rPr>
                <w:noProof/>
                <w:webHidden/>
              </w:rPr>
              <w:fldChar w:fldCharType="separate"/>
            </w:r>
            <w:r w:rsidR="005F780A">
              <w:rPr>
                <w:noProof/>
                <w:webHidden/>
              </w:rPr>
              <w:t>8</w:t>
            </w:r>
            <w:r w:rsidR="00F84573">
              <w:rPr>
                <w:noProof/>
                <w:webHidden/>
              </w:rPr>
              <w:fldChar w:fldCharType="end"/>
            </w:r>
          </w:hyperlink>
        </w:p>
        <w:p w14:paraId="03B461C9"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496" w:history="1">
            <w:r w:rsidR="00F84573" w:rsidRPr="00192B2E">
              <w:rPr>
                <w:rStyle w:val="Hyperlink"/>
                <w:noProof/>
              </w:rPr>
              <w:t>The Goal of every KTM Project is Human Productivity</w:t>
            </w:r>
            <w:r w:rsidR="00F84573">
              <w:rPr>
                <w:noProof/>
                <w:webHidden/>
              </w:rPr>
              <w:tab/>
            </w:r>
            <w:r w:rsidR="00F84573">
              <w:rPr>
                <w:noProof/>
                <w:webHidden/>
              </w:rPr>
              <w:fldChar w:fldCharType="begin"/>
            </w:r>
            <w:r w:rsidR="00F84573">
              <w:rPr>
                <w:noProof/>
                <w:webHidden/>
              </w:rPr>
              <w:instrText xml:space="preserve"> PAGEREF _Toc386812496 \h </w:instrText>
            </w:r>
            <w:r w:rsidR="00F84573">
              <w:rPr>
                <w:noProof/>
                <w:webHidden/>
              </w:rPr>
            </w:r>
            <w:r w:rsidR="00F84573">
              <w:rPr>
                <w:noProof/>
                <w:webHidden/>
              </w:rPr>
              <w:fldChar w:fldCharType="separate"/>
            </w:r>
            <w:r w:rsidR="005F780A">
              <w:rPr>
                <w:noProof/>
                <w:webHidden/>
              </w:rPr>
              <w:t>8</w:t>
            </w:r>
            <w:r w:rsidR="00F84573">
              <w:rPr>
                <w:noProof/>
                <w:webHidden/>
              </w:rPr>
              <w:fldChar w:fldCharType="end"/>
            </w:r>
          </w:hyperlink>
        </w:p>
        <w:p w14:paraId="3A181963"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497" w:history="1">
            <w:r w:rsidR="00F84573" w:rsidRPr="00192B2E">
              <w:rPr>
                <w:rStyle w:val="Hyperlink"/>
                <w:noProof/>
              </w:rPr>
              <w:t>The Goal of a KTM project is Not Accuracy</w:t>
            </w:r>
            <w:r w:rsidR="00F84573">
              <w:rPr>
                <w:noProof/>
                <w:webHidden/>
              </w:rPr>
              <w:tab/>
            </w:r>
            <w:r w:rsidR="00F84573">
              <w:rPr>
                <w:noProof/>
                <w:webHidden/>
              </w:rPr>
              <w:fldChar w:fldCharType="begin"/>
            </w:r>
            <w:r w:rsidR="00F84573">
              <w:rPr>
                <w:noProof/>
                <w:webHidden/>
              </w:rPr>
              <w:instrText xml:space="preserve"> PAGEREF _Toc386812497 \h </w:instrText>
            </w:r>
            <w:r w:rsidR="00F84573">
              <w:rPr>
                <w:noProof/>
                <w:webHidden/>
              </w:rPr>
            </w:r>
            <w:r w:rsidR="00F84573">
              <w:rPr>
                <w:noProof/>
                <w:webHidden/>
              </w:rPr>
              <w:fldChar w:fldCharType="separate"/>
            </w:r>
            <w:r w:rsidR="005F780A">
              <w:rPr>
                <w:noProof/>
                <w:webHidden/>
              </w:rPr>
              <w:t>8</w:t>
            </w:r>
            <w:r w:rsidR="00F84573">
              <w:rPr>
                <w:noProof/>
                <w:webHidden/>
              </w:rPr>
              <w:fldChar w:fldCharType="end"/>
            </w:r>
          </w:hyperlink>
        </w:p>
        <w:p w14:paraId="4992C73C"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498" w:history="1">
            <w:r w:rsidR="00F84573" w:rsidRPr="00192B2E">
              <w:rPr>
                <w:rStyle w:val="Hyperlink"/>
                <w:noProof/>
              </w:rPr>
              <w:t>1.</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Accuracy does not solve the problem of the user.</w:t>
            </w:r>
            <w:r w:rsidR="00F84573">
              <w:rPr>
                <w:noProof/>
                <w:webHidden/>
              </w:rPr>
              <w:tab/>
            </w:r>
            <w:r w:rsidR="00F84573">
              <w:rPr>
                <w:noProof/>
                <w:webHidden/>
              </w:rPr>
              <w:fldChar w:fldCharType="begin"/>
            </w:r>
            <w:r w:rsidR="00F84573">
              <w:rPr>
                <w:noProof/>
                <w:webHidden/>
              </w:rPr>
              <w:instrText xml:space="preserve"> PAGEREF _Toc386812498 \h </w:instrText>
            </w:r>
            <w:r w:rsidR="00F84573">
              <w:rPr>
                <w:noProof/>
                <w:webHidden/>
              </w:rPr>
            </w:r>
            <w:r w:rsidR="00F84573">
              <w:rPr>
                <w:noProof/>
                <w:webHidden/>
              </w:rPr>
              <w:fldChar w:fldCharType="separate"/>
            </w:r>
            <w:r w:rsidR="005F780A">
              <w:rPr>
                <w:noProof/>
                <w:webHidden/>
              </w:rPr>
              <w:t>9</w:t>
            </w:r>
            <w:r w:rsidR="00F84573">
              <w:rPr>
                <w:noProof/>
                <w:webHidden/>
              </w:rPr>
              <w:fldChar w:fldCharType="end"/>
            </w:r>
          </w:hyperlink>
        </w:p>
        <w:p w14:paraId="1EF22257"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499" w:history="1">
            <w:r w:rsidR="00F84573" w:rsidRPr="00192B2E">
              <w:rPr>
                <w:rStyle w:val="Hyperlink"/>
                <w:noProof/>
              </w:rPr>
              <w:t>2.</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Accuracy metrics cannot be converted into ROI.</w:t>
            </w:r>
            <w:r w:rsidR="00F84573">
              <w:rPr>
                <w:noProof/>
                <w:webHidden/>
              </w:rPr>
              <w:tab/>
            </w:r>
            <w:r w:rsidR="00F84573">
              <w:rPr>
                <w:noProof/>
                <w:webHidden/>
              </w:rPr>
              <w:fldChar w:fldCharType="begin"/>
            </w:r>
            <w:r w:rsidR="00F84573">
              <w:rPr>
                <w:noProof/>
                <w:webHidden/>
              </w:rPr>
              <w:instrText xml:space="preserve"> PAGEREF _Toc386812499 \h </w:instrText>
            </w:r>
            <w:r w:rsidR="00F84573">
              <w:rPr>
                <w:noProof/>
                <w:webHidden/>
              </w:rPr>
            </w:r>
            <w:r w:rsidR="00F84573">
              <w:rPr>
                <w:noProof/>
                <w:webHidden/>
              </w:rPr>
              <w:fldChar w:fldCharType="separate"/>
            </w:r>
            <w:r w:rsidR="005F780A">
              <w:rPr>
                <w:noProof/>
                <w:webHidden/>
              </w:rPr>
              <w:t>9</w:t>
            </w:r>
            <w:r w:rsidR="00F84573">
              <w:rPr>
                <w:noProof/>
                <w:webHidden/>
              </w:rPr>
              <w:fldChar w:fldCharType="end"/>
            </w:r>
          </w:hyperlink>
        </w:p>
        <w:p w14:paraId="4A1C1967"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00" w:history="1">
            <w:r w:rsidR="00F84573" w:rsidRPr="00192B2E">
              <w:rPr>
                <w:rStyle w:val="Hyperlink"/>
                <w:noProof/>
              </w:rPr>
              <w:t>3.</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Everyone will be focusing on the wrong goals.</w:t>
            </w:r>
            <w:r w:rsidR="00F84573">
              <w:rPr>
                <w:noProof/>
                <w:webHidden/>
              </w:rPr>
              <w:tab/>
            </w:r>
            <w:r w:rsidR="00F84573">
              <w:rPr>
                <w:noProof/>
                <w:webHidden/>
              </w:rPr>
              <w:fldChar w:fldCharType="begin"/>
            </w:r>
            <w:r w:rsidR="00F84573">
              <w:rPr>
                <w:noProof/>
                <w:webHidden/>
              </w:rPr>
              <w:instrText xml:space="preserve"> PAGEREF _Toc386812500 \h </w:instrText>
            </w:r>
            <w:r w:rsidR="00F84573">
              <w:rPr>
                <w:noProof/>
                <w:webHidden/>
              </w:rPr>
            </w:r>
            <w:r w:rsidR="00F84573">
              <w:rPr>
                <w:noProof/>
                <w:webHidden/>
              </w:rPr>
              <w:fldChar w:fldCharType="separate"/>
            </w:r>
            <w:r w:rsidR="005F780A">
              <w:rPr>
                <w:noProof/>
                <w:webHidden/>
              </w:rPr>
              <w:t>9</w:t>
            </w:r>
            <w:r w:rsidR="00F84573">
              <w:rPr>
                <w:noProof/>
                <w:webHidden/>
              </w:rPr>
              <w:fldChar w:fldCharType="end"/>
            </w:r>
          </w:hyperlink>
        </w:p>
        <w:p w14:paraId="33076E4B"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01" w:history="1">
            <w:r w:rsidR="00F84573" w:rsidRPr="00192B2E">
              <w:rPr>
                <w:rStyle w:val="Hyperlink"/>
                <w:noProof/>
              </w:rPr>
              <w:t>4.</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Kofax builds Smart Process Applications</w:t>
            </w:r>
            <w:r w:rsidR="00F84573">
              <w:rPr>
                <w:noProof/>
                <w:webHidden/>
              </w:rPr>
              <w:tab/>
            </w:r>
            <w:r w:rsidR="00F84573">
              <w:rPr>
                <w:noProof/>
                <w:webHidden/>
              </w:rPr>
              <w:fldChar w:fldCharType="begin"/>
            </w:r>
            <w:r w:rsidR="00F84573">
              <w:rPr>
                <w:noProof/>
                <w:webHidden/>
              </w:rPr>
              <w:instrText xml:space="preserve"> PAGEREF _Toc386812501 \h </w:instrText>
            </w:r>
            <w:r w:rsidR="00F84573">
              <w:rPr>
                <w:noProof/>
                <w:webHidden/>
              </w:rPr>
            </w:r>
            <w:r w:rsidR="00F84573">
              <w:rPr>
                <w:noProof/>
                <w:webHidden/>
              </w:rPr>
              <w:fldChar w:fldCharType="separate"/>
            </w:r>
            <w:r w:rsidR="005F780A">
              <w:rPr>
                <w:noProof/>
                <w:webHidden/>
              </w:rPr>
              <w:t>9</w:t>
            </w:r>
            <w:r w:rsidR="00F84573">
              <w:rPr>
                <w:noProof/>
                <w:webHidden/>
              </w:rPr>
              <w:fldChar w:fldCharType="end"/>
            </w:r>
          </w:hyperlink>
        </w:p>
        <w:p w14:paraId="3F1EFFF9"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02" w:history="1">
            <w:r w:rsidR="00F84573" w:rsidRPr="00192B2E">
              <w:rPr>
                <w:rStyle w:val="Hyperlink"/>
                <w:noProof/>
              </w:rPr>
              <w:t>Focus on Kofax Core Business – helping people communicate</w:t>
            </w:r>
            <w:r w:rsidR="00F84573">
              <w:rPr>
                <w:noProof/>
                <w:webHidden/>
              </w:rPr>
              <w:tab/>
            </w:r>
            <w:r w:rsidR="00F84573">
              <w:rPr>
                <w:noProof/>
                <w:webHidden/>
              </w:rPr>
              <w:fldChar w:fldCharType="begin"/>
            </w:r>
            <w:r w:rsidR="00F84573">
              <w:rPr>
                <w:noProof/>
                <w:webHidden/>
              </w:rPr>
              <w:instrText xml:space="preserve"> PAGEREF _Toc386812502 \h </w:instrText>
            </w:r>
            <w:r w:rsidR="00F84573">
              <w:rPr>
                <w:noProof/>
                <w:webHidden/>
              </w:rPr>
            </w:r>
            <w:r w:rsidR="00F84573">
              <w:rPr>
                <w:noProof/>
                <w:webHidden/>
              </w:rPr>
              <w:fldChar w:fldCharType="separate"/>
            </w:r>
            <w:r w:rsidR="005F780A">
              <w:rPr>
                <w:noProof/>
                <w:webHidden/>
              </w:rPr>
              <w:t>10</w:t>
            </w:r>
            <w:r w:rsidR="00F84573">
              <w:rPr>
                <w:noProof/>
                <w:webHidden/>
              </w:rPr>
              <w:fldChar w:fldCharType="end"/>
            </w:r>
          </w:hyperlink>
        </w:p>
        <w:p w14:paraId="234ECD4C"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03" w:history="1">
            <w:r w:rsidR="00F84573" w:rsidRPr="00192B2E">
              <w:rPr>
                <w:rStyle w:val="Hyperlink"/>
                <w:noProof/>
              </w:rPr>
              <w:t>KTM’s job is to understand data and make it actionable</w:t>
            </w:r>
            <w:r w:rsidR="00F84573">
              <w:rPr>
                <w:noProof/>
                <w:webHidden/>
              </w:rPr>
              <w:tab/>
            </w:r>
            <w:r w:rsidR="00F84573">
              <w:rPr>
                <w:noProof/>
                <w:webHidden/>
              </w:rPr>
              <w:fldChar w:fldCharType="begin"/>
            </w:r>
            <w:r w:rsidR="00F84573">
              <w:rPr>
                <w:noProof/>
                <w:webHidden/>
              </w:rPr>
              <w:instrText xml:space="preserve"> PAGEREF _Toc386812503 \h </w:instrText>
            </w:r>
            <w:r w:rsidR="00F84573">
              <w:rPr>
                <w:noProof/>
                <w:webHidden/>
              </w:rPr>
            </w:r>
            <w:r w:rsidR="00F84573">
              <w:rPr>
                <w:noProof/>
                <w:webHidden/>
              </w:rPr>
              <w:fldChar w:fldCharType="separate"/>
            </w:r>
            <w:r w:rsidR="005F780A">
              <w:rPr>
                <w:noProof/>
                <w:webHidden/>
              </w:rPr>
              <w:t>10</w:t>
            </w:r>
            <w:r w:rsidR="00F84573">
              <w:rPr>
                <w:noProof/>
                <w:webHidden/>
              </w:rPr>
              <w:fldChar w:fldCharType="end"/>
            </w:r>
          </w:hyperlink>
        </w:p>
        <w:p w14:paraId="2126AE49"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04" w:history="1">
            <w:r w:rsidR="00F84573" w:rsidRPr="00192B2E">
              <w:rPr>
                <w:rStyle w:val="Hyperlink"/>
                <w:noProof/>
              </w:rPr>
              <w:t>KTM is not like any software you know.</w:t>
            </w:r>
            <w:r w:rsidR="00F84573">
              <w:rPr>
                <w:noProof/>
                <w:webHidden/>
              </w:rPr>
              <w:tab/>
            </w:r>
            <w:r w:rsidR="00F84573">
              <w:rPr>
                <w:noProof/>
                <w:webHidden/>
              </w:rPr>
              <w:fldChar w:fldCharType="begin"/>
            </w:r>
            <w:r w:rsidR="00F84573">
              <w:rPr>
                <w:noProof/>
                <w:webHidden/>
              </w:rPr>
              <w:instrText xml:space="preserve"> PAGEREF _Toc386812504 \h </w:instrText>
            </w:r>
            <w:r w:rsidR="00F84573">
              <w:rPr>
                <w:noProof/>
                <w:webHidden/>
              </w:rPr>
            </w:r>
            <w:r w:rsidR="00F84573">
              <w:rPr>
                <w:noProof/>
                <w:webHidden/>
              </w:rPr>
              <w:fldChar w:fldCharType="separate"/>
            </w:r>
            <w:r w:rsidR="005F780A">
              <w:rPr>
                <w:noProof/>
                <w:webHidden/>
              </w:rPr>
              <w:t>11</w:t>
            </w:r>
            <w:r w:rsidR="00F84573">
              <w:rPr>
                <w:noProof/>
                <w:webHidden/>
              </w:rPr>
              <w:fldChar w:fldCharType="end"/>
            </w:r>
          </w:hyperlink>
        </w:p>
        <w:p w14:paraId="63F8D98B"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05" w:history="1">
            <w:r w:rsidR="00F84573" w:rsidRPr="00192B2E">
              <w:rPr>
                <w:rStyle w:val="Hyperlink"/>
                <w:noProof/>
              </w:rPr>
              <w:t>Business Analysis</w:t>
            </w:r>
            <w:r w:rsidR="00F84573">
              <w:rPr>
                <w:noProof/>
                <w:webHidden/>
              </w:rPr>
              <w:tab/>
            </w:r>
            <w:r w:rsidR="00F84573">
              <w:rPr>
                <w:noProof/>
                <w:webHidden/>
              </w:rPr>
              <w:fldChar w:fldCharType="begin"/>
            </w:r>
            <w:r w:rsidR="00F84573">
              <w:rPr>
                <w:noProof/>
                <w:webHidden/>
              </w:rPr>
              <w:instrText xml:space="preserve"> PAGEREF _Toc386812505 \h </w:instrText>
            </w:r>
            <w:r w:rsidR="00F84573">
              <w:rPr>
                <w:noProof/>
                <w:webHidden/>
              </w:rPr>
            </w:r>
            <w:r w:rsidR="00F84573">
              <w:rPr>
                <w:noProof/>
                <w:webHidden/>
              </w:rPr>
              <w:fldChar w:fldCharType="separate"/>
            </w:r>
            <w:r w:rsidR="005F780A">
              <w:rPr>
                <w:noProof/>
                <w:webHidden/>
              </w:rPr>
              <w:t>12</w:t>
            </w:r>
            <w:r w:rsidR="00F84573">
              <w:rPr>
                <w:noProof/>
                <w:webHidden/>
              </w:rPr>
              <w:fldChar w:fldCharType="end"/>
            </w:r>
          </w:hyperlink>
        </w:p>
        <w:p w14:paraId="5CBE9E15"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06" w:history="1">
            <w:r w:rsidR="00F84573" w:rsidRPr="00192B2E">
              <w:rPr>
                <w:rStyle w:val="Hyperlink"/>
                <w:noProof/>
              </w:rPr>
              <w:t>Customer Qualification</w:t>
            </w:r>
            <w:r w:rsidR="00F84573">
              <w:rPr>
                <w:noProof/>
                <w:webHidden/>
              </w:rPr>
              <w:tab/>
            </w:r>
            <w:r w:rsidR="00F84573">
              <w:rPr>
                <w:noProof/>
                <w:webHidden/>
              </w:rPr>
              <w:fldChar w:fldCharType="begin"/>
            </w:r>
            <w:r w:rsidR="00F84573">
              <w:rPr>
                <w:noProof/>
                <w:webHidden/>
              </w:rPr>
              <w:instrText xml:space="preserve"> PAGEREF _Toc386812506 \h </w:instrText>
            </w:r>
            <w:r w:rsidR="00F84573">
              <w:rPr>
                <w:noProof/>
                <w:webHidden/>
              </w:rPr>
            </w:r>
            <w:r w:rsidR="00F84573">
              <w:rPr>
                <w:noProof/>
                <w:webHidden/>
              </w:rPr>
              <w:fldChar w:fldCharType="separate"/>
            </w:r>
            <w:r w:rsidR="005F780A">
              <w:rPr>
                <w:noProof/>
                <w:webHidden/>
              </w:rPr>
              <w:t>12</w:t>
            </w:r>
            <w:r w:rsidR="00F84573">
              <w:rPr>
                <w:noProof/>
                <w:webHidden/>
              </w:rPr>
              <w:fldChar w:fldCharType="end"/>
            </w:r>
          </w:hyperlink>
        </w:p>
        <w:p w14:paraId="17C37DBF"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07" w:history="1">
            <w:r w:rsidR="00F84573" w:rsidRPr="00192B2E">
              <w:rPr>
                <w:rStyle w:val="Hyperlink"/>
                <w:noProof/>
              </w:rPr>
              <w:t>Some Examples</w:t>
            </w:r>
            <w:r w:rsidR="00F84573">
              <w:rPr>
                <w:noProof/>
                <w:webHidden/>
              </w:rPr>
              <w:tab/>
            </w:r>
            <w:r w:rsidR="00F84573">
              <w:rPr>
                <w:noProof/>
                <w:webHidden/>
              </w:rPr>
              <w:fldChar w:fldCharType="begin"/>
            </w:r>
            <w:r w:rsidR="00F84573">
              <w:rPr>
                <w:noProof/>
                <w:webHidden/>
              </w:rPr>
              <w:instrText xml:space="preserve"> PAGEREF _Toc386812507 \h </w:instrText>
            </w:r>
            <w:r w:rsidR="00F84573">
              <w:rPr>
                <w:noProof/>
                <w:webHidden/>
              </w:rPr>
            </w:r>
            <w:r w:rsidR="00F84573">
              <w:rPr>
                <w:noProof/>
                <w:webHidden/>
              </w:rPr>
              <w:fldChar w:fldCharType="separate"/>
            </w:r>
            <w:r w:rsidR="005F780A">
              <w:rPr>
                <w:noProof/>
                <w:webHidden/>
              </w:rPr>
              <w:t>14</w:t>
            </w:r>
            <w:r w:rsidR="00F84573">
              <w:rPr>
                <w:noProof/>
                <w:webHidden/>
              </w:rPr>
              <w:fldChar w:fldCharType="end"/>
            </w:r>
          </w:hyperlink>
        </w:p>
        <w:p w14:paraId="41BBD45D"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08" w:history="1">
            <w:r w:rsidR="00F84573" w:rsidRPr="00192B2E">
              <w:rPr>
                <w:rStyle w:val="Hyperlink"/>
                <w:noProof/>
              </w:rPr>
              <w:t>Customer Walkthrough</w:t>
            </w:r>
            <w:r w:rsidR="00F84573">
              <w:rPr>
                <w:noProof/>
                <w:webHidden/>
              </w:rPr>
              <w:tab/>
            </w:r>
            <w:r w:rsidR="00F84573">
              <w:rPr>
                <w:noProof/>
                <w:webHidden/>
              </w:rPr>
              <w:fldChar w:fldCharType="begin"/>
            </w:r>
            <w:r w:rsidR="00F84573">
              <w:rPr>
                <w:noProof/>
                <w:webHidden/>
              </w:rPr>
              <w:instrText xml:space="preserve"> PAGEREF _Toc386812508 \h </w:instrText>
            </w:r>
            <w:r w:rsidR="00F84573">
              <w:rPr>
                <w:noProof/>
                <w:webHidden/>
              </w:rPr>
            </w:r>
            <w:r w:rsidR="00F84573">
              <w:rPr>
                <w:noProof/>
                <w:webHidden/>
              </w:rPr>
              <w:fldChar w:fldCharType="separate"/>
            </w:r>
            <w:r w:rsidR="005F780A">
              <w:rPr>
                <w:noProof/>
                <w:webHidden/>
              </w:rPr>
              <w:t>15</w:t>
            </w:r>
            <w:r w:rsidR="00F84573">
              <w:rPr>
                <w:noProof/>
                <w:webHidden/>
              </w:rPr>
              <w:fldChar w:fldCharType="end"/>
            </w:r>
          </w:hyperlink>
        </w:p>
        <w:p w14:paraId="5DCED4AA"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09" w:history="1">
            <w:r w:rsidR="00F84573" w:rsidRPr="00192B2E">
              <w:rPr>
                <w:rStyle w:val="Hyperlink"/>
                <w:noProof/>
              </w:rPr>
              <w:t>Document Analysis</w:t>
            </w:r>
            <w:r w:rsidR="00F84573">
              <w:rPr>
                <w:noProof/>
                <w:webHidden/>
              </w:rPr>
              <w:tab/>
            </w:r>
            <w:r w:rsidR="00F84573">
              <w:rPr>
                <w:noProof/>
                <w:webHidden/>
              </w:rPr>
              <w:fldChar w:fldCharType="begin"/>
            </w:r>
            <w:r w:rsidR="00F84573">
              <w:rPr>
                <w:noProof/>
                <w:webHidden/>
              </w:rPr>
              <w:instrText xml:space="preserve"> PAGEREF _Toc386812509 \h </w:instrText>
            </w:r>
            <w:r w:rsidR="00F84573">
              <w:rPr>
                <w:noProof/>
                <w:webHidden/>
              </w:rPr>
            </w:r>
            <w:r w:rsidR="00F84573">
              <w:rPr>
                <w:noProof/>
                <w:webHidden/>
              </w:rPr>
              <w:fldChar w:fldCharType="separate"/>
            </w:r>
            <w:r w:rsidR="005F780A">
              <w:rPr>
                <w:noProof/>
                <w:webHidden/>
              </w:rPr>
              <w:t>15</w:t>
            </w:r>
            <w:r w:rsidR="00F84573">
              <w:rPr>
                <w:noProof/>
                <w:webHidden/>
              </w:rPr>
              <w:fldChar w:fldCharType="end"/>
            </w:r>
          </w:hyperlink>
        </w:p>
        <w:p w14:paraId="62C178A3"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10" w:history="1">
            <w:r w:rsidR="00F84573" w:rsidRPr="00192B2E">
              <w:rPr>
                <w:rStyle w:val="Hyperlink"/>
                <w:noProof/>
              </w:rPr>
              <w:t>Document Analysis Workshop</w:t>
            </w:r>
            <w:r w:rsidR="00F84573">
              <w:rPr>
                <w:noProof/>
                <w:webHidden/>
              </w:rPr>
              <w:tab/>
            </w:r>
            <w:r w:rsidR="00F84573">
              <w:rPr>
                <w:noProof/>
                <w:webHidden/>
              </w:rPr>
              <w:fldChar w:fldCharType="begin"/>
            </w:r>
            <w:r w:rsidR="00F84573">
              <w:rPr>
                <w:noProof/>
                <w:webHidden/>
              </w:rPr>
              <w:instrText xml:space="preserve"> PAGEREF _Toc386812510 \h </w:instrText>
            </w:r>
            <w:r w:rsidR="00F84573">
              <w:rPr>
                <w:noProof/>
                <w:webHidden/>
              </w:rPr>
            </w:r>
            <w:r w:rsidR="00F84573">
              <w:rPr>
                <w:noProof/>
                <w:webHidden/>
              </w:rPr>
              <w:fldChar w:fldCharType="separate"/>
            </w:r>
            <w:r w:rsidR="005F780A">
              <w:rPr>
                <w:noProof/>
                <w:webHidden/>
              </w:rPr>
              <w:t>15</w:t>
            </w:r>
            <w:r w:rsidR="00F84573">
              <w:rPr>
                <w:noProof/>
                <w:webHidden/>
              </w:rPr>
              <w:fldChar w:fldCharType="end"/>
            </w:r>
          </w:hyperlink>
        </w:p>
        <w:p w14:paraId="333E0139"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11" w:history="1">
            <w:r w:rsidR="00F84573" w:rsidRPr="00192B2E">
              <w:rPr>
                <w:rStyle w:val="Hyperlink"/>
                <w:noProof/>
              </w:rPr>
              <w:t>Representative Document Collection</w:t>
            </w:r>
            <w:r w:rsidR="00F84573">
              <w:rPr>
                <w:noProof/>
                <w:webHidden/>
              </w:rPr>
              <w:tab/>
            </w:r>
            <w:r w:rsidR="00F84573">
              <w:rPr>
                <w:noProof/>
                <w:webHidden/>
              </w:rPr>
              <w:fldChar w:fldCharType="begin"/>
            </w:r>
            <w:r w:rsidR="00F84573">
              <w:rPr>
                <w:noProof/>
                <w:webHidden/>
              </w:rPr>
              <w:instrText xml:space="preserve"> PAGEREF _Toc386812511 \h </w:instrText>
            </w:r>
            <w:r w:rsidR="00F84573">
              <w:rPr>
                <w:noProof/>
                <w:webHidden/>
              </w:rPr>
            </w:r>
            <w:r w:rsidR="00F84573">
              <w:rPr>
                <w:noProof/>
                <w:webHidden/>
              </w:rPr>
              <w:fldChar w:fldCharType="separate"/>
            </w:r>
            <w:r w:rsidR="005F780A">
              <w:rPr>
                <w:noProof/>
                <w:webHidden/>
              </w:rPr>
              <w:t>16</w:t>
            </w:r>
            <w:r w:rsidR="00F84573">
              <w:rPr>
                <w:noProof/>
                <w:webHidden/>
              </w:rPr>
              <w:fldChar w:fldCharType="end"/>
            </w:r>
          </w:hyperlink>
        </w:p>
        <w:p w14:paraId="6CC1B2C8"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12" w:history="1">
            <w:r w:rsidR="00F84573" w:rsidRPr="00192B2E">
              <w:rPr>
                <w:rStyle w:val="Hyperlink"/>
                <w:noProof/>
              </w:rPr>
              <w:t>Data Collection</w:t>
            </w:r>
            <w:r w:rsidR="00F84573">
              <w:rPr>
                <w:noProof/>
                <w:webHidden/>
              </w:rPr>
              <w:tab/>
            </w:r>
            <w:r w:rsidR="00F84573">
              <w:rPr>
                <w:noProof/>
                <w:webHidden/>
              </w:rPr>
              <w:fldChar w:fldCharType="begin"/>
            </w:r>
            <w:r w:rsidR="00F84573">
              <w:rPr>
                <w:noProof/>
                <w:webHidden/>
              </w:rPr>
              <w:instrText xml:space="preserve"> PAGEREF _Toc386812512 \h </w:instrText>
            </w:r>
            <w:r w:rsidR="00F84573">
              <w:rPr>
                <w:noProof/>
                <w:webHidden/>
              </w:rPr>
            </w:r>
            <w:r w:rsidR="00F84573">
              <w:rPr>
                <w:noProof/>
                <w:webHidden/>
              </w:rPr>
              <w:fldChar w:fldCharType="separate"/>
            </w:r>
            <w:r w:rsidR="005F780A">
              <w:rPr>
                <w:noProof/>
                <w:webHidden/>
              </w:rPr>
              <w:t>17</w:t>
            </w:r>
            <w:r w:rsidR="00F84573">
              <w:rPr>
                <w:noProof/>
                <w:webHidden/>
              </w:rPr>
              <w:fldChar w:fldCharType="end"/>
            </w:r>
          </w:hyperlink>
        </w:p>
        <w:p w14:paraId="5DF4A302"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13" w:history="1">
            <w:r w:rsidR="00F84573" w:rsidRPr="00192B2E">
              <w:rPr>
                <w:rStyle w:val="Hyperlink"/>
                <w:noProof/>
              </w:rPr>
              <w:t>Key Value Pairs</w:t>
            </w:r>
            <w:r w:rsidR="00F84573">
              <w:rPr>
                <w:noProof/>
                <w:webHidden/>
              </w:rPr>
              <w:tab/>
            </w:r>
            <w:r w:rsidR="00F84573">
              <w:rPr>
                <w:noProof/>
                <w:webHidden/>
              </w:rPr>
              <w:fldChar w:fldCharType="begin"/>
            </w:r>
            <w:r w:rsidR="00F84573">
              <w:rPr>
                <w:noProof/>
                <w:webHidden/>
              </w:rPr>
              <w:instrText xml:space="preserve"> PAGEREF _Toc386812513 \h </w:instrText>
            </w:r>
            <w:r w:rsidR="00F84573">
              <w:rPr>
                <w:noProof/>
                <w:webHidden/>
              </w:rPr>
            </w:r>
            <w:r w:rsidR="00F84573">
              <w:rPr>
                <w:noProof/>
                <w:webHidden/>
              </w:rPr>
              <w:fldChar w:fldCharType="separate"/>
            </w:r>
            <w:r w:rsidR="005F780A">
              <w:rPr>
                <w:noProof/>
                <w:webHidden/>
              </w:rPr>
              <w:t>18</w:t>
            </w:r>
            <w:r w:rsidR="00F84573">
              <w:rPr>
                <w:noProof/>
                <w:webHidden/>
              </w:rPr>
              <w:fldChar w:fldCharType="end"/>
            </w:r>
          </w:hyperlink>
        </w:p>
        <w:p w14:paraId="0D1E636A"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14" w:history="1">
            <w:r w:rsidR="00F84573" w:rsidRPr="00192B2E">
              <w:rPr>
                <w:rStyle w:val="Hyperlink"/>
                <w:noProof/>
              </w:rPr>
              <w:t>Field Analysis Workshop</w:t>
            </w:r>
            <w:r w:rsidR="00F84573">
              <w:rPr>
                <w:noProof/>
                <w:webHidden/>
              </w:rPr>
              <w:tab/>
            </w:r>
            <w:r w:rsidR="00F84573">
              <w:rPr>
                <w:noProof/>
                <w:webHidden/>
              </w:rPr>
              <w:fldChar w:fldCharType="begin"/>
            </w:r>
            <w:r w:rsidR="00F84573">
              <w:rPr>
                <w:noProof/>
                <w:webHidden/>
              </w:rPr>
              <w:instrText xml:space="preserve"> PAGEREF _Toc386812514 \h </w:instrText>
            </w:r>
            <w:r w:rsidR="00F84573">
              <w:rPr>
                <w:noProof/>
                <w:webHidden/>
              </w:rPr>
            </w:r>
            <w:r w:rsidR="00F84573">
              <w:rPr>
                <w:noProof/>
                <w:webHidden/>
              </w:rPr>
              <w:fldChar w:fldCharType="separate"/>
            </w:r>
            <w:r w:rsidR="005F780A">
              <w:rPr>
                <w:noProof/>
                <w:webHidden/>
              </w:rPr>
              <w:t>18</w:t>
            </w:r>
            <w:r w:rsidR="00F84573">
              <w:rPr>
                <w:noProof/>
                <w:webHidden/>
              </w:rPr>
              <w:fldChar w:fldCharType="end"/>
            </w:r>
          </w:hyperlink>
        </w:p>
        <w:p w14:paraId="61D88B42"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15" w:history="1">
            <w:r w:rsidR="00F84573" w:rsidRPr="00192B2E">
              <w:rPr>
                <w:rStyle w:val="Hyperlink"/>
                <w:noProof/>
              </w:rPr>
              <w:t>Goals of the Field Analysis Workshop</w:t>
            </w:r>
            <w:r w:rsidR="00F84573">
              <w:rPr>
                <w:noProof/>
                <w:webHidden/>
              </w:rPr>
              <w:tab/>
            </w:r>
            <w:r w:rsidR="00F84573">
              <w:rPr>
                <w:noProof/>
                <w:webHidden/>
              </w:rPr>
              <w:fldChar w:fldCharType="begin"/>
            </w:r>
            <w:r w:rsidR="00F84573">
              <w:rPr>
                <w:noProof/>
                <w:webHidden/>
              </w:rPr>
              <w:instrText xml:space="preserve"> PAGEREF _Toc386812515 \h </w:instrText>
            </w:r>
            <w:r w:rsidR="00F84573">
              <w:rPr>
                <w:noProof/>
                <w:webHidden/>
              </w:rPr>
            </w:r>
            <w:r w:rsidR="00F84573">
              <w:rPr>
                <w:noProof/>
                <w:webHidden/>
              </w:rPr>
              <w:fldChar w:fldCharType="separate"/>
            </w:r>
            <w:r w:rsidR="005F780A">
              <w:rPr>
                <w:noProof/>
                <w:webHidden/>
              </w:rPr>
              <w:t>18</w:t>
            </w:r>
            <w:r w:rsidR="00F84573">
              <w:rPr>
                <w:noProof/>
                <w:webHidden/>
              </w:rPr>
              <w:fldChar w:fldCharType="end"/>
            </w:r>
          </w:hyperlink>
        </w:p>
        <w:p w14:paraId="4B635431"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16" w:history="1">
            <w:r w:rsidR="00F84573" w:rsidRPr="00192B2E">
              <w:rPr>
                <w:rStyle w:val="Hyperlink"/>
                <w:noProof/>
              </w:rPr>
              <w:t>People you should invite to the Field Analysis Workshop</w:t>
            </w:r>
            <w:r w:rsidR="00F84573">
              <w:rPr>
                <w:noProof/>
                <w:webHidden/>
              </w:rPr>
              <w:tab/>
            </w:r>
            <w:r w:rsidR="00F84573">
              <w:rPr>
                <w:noProof/>
                <w:webHidden/>
              </w:rPr>
              <w:fldChar w:fldCharType="begin"/>
            </w:r>
            <w:r w:rsidR="00F84573">
              <w:rPr>
                <w:noProof/>
                <w:webHidden/>
              </w:rPr>
              <w:instrText xml:space="preserve"> PAGEREF _Toc386812516 \h </w:instrText>
            </w:r>
            <w:r w:rsidR="00F84573">
              <w:rPr>
                <w:noProof/>
                <w:webHidden/>
              </w:rPr>
            </w:r>
            <w:r w:rsidR="00F84573">
              <w:rPr>
                <w:noProof/>
                <w:webHidden/>
              </w:rPr>
              <w:fldChar w:fldCharType="separate"/>
            </w:r>
            <w:r w:rsidR="005F780A">
              <w:rPr>
                <w:noProof/>
                <w:webHidden/>
              </w:rPr>
              <w:t>18</w:t>
            </w:r>
            <w:r w:rsidR="00F84573">
              <w:rPr>
                <w:noProof/>
                <w:webHidden/>
              </w:rPr>
              <w:fldChar w:fldCharType="end"/>
            </w:r>
          </w:hyperlink>
        </w:p>
        <w:p w14:paraId="3CA1C740"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17" w:history="1">
            <w:r w:rsidR="00F84573" w:rsidRPr="00192B2E">
              <w:rPr>
                <w:rStyle w:val="Hyperlink"/>
                <w:noProof/>
              </w:rPr>
              <w:t>Which fields should KTM deliver?</w:t>
            </w:r>
            <w:r w:rsidR="00F84573">
              <w:rPr>
                <w:noProof/>
                <w:webHidden/>
              </w:rPr>
              <w:tab/>
            </w:r>
            <w:r w:rsidR="00F84573">
              <w:rPr>
                <w:noProof/>
                <w:webHidden/>
              </w:rPr>
              <w:fldChar w:fldCharType="begin"/>
            </w:r>
            <w:r w:rsidR="00F84573">
              <w:rPr>
                <w:noProof/>
                <w:webHidden/>
              </w:rPr>
              <w:instrText xml:space="preserve"> PAGEREF _Toc386812517 \h </w:instrText>
            </w:r>
            <w:r w:rsidR="00F84573">
              <w:rPr>
                <w:noProof/>
                <w:webHidden/>
              </w:rPr>
            </w:r>
            <w:r w:rsidR="00F84573">
              <w:rPr>
                <w:noProof/>
                <w:webHidden/>
              </w:rPr>
              <w:fldChar w:fldCharType="separate"/>
            </w:r>
            <w:r w:rsidR="005F780A">
              <w:rPr>
                <w:noProof/>
                <w:webHidden/>
              </w:rPr>
              <w:t>19</w:t>
            </w:r>
            <w:r w:rsidR="00F84573">
              <w:rPr>
                <w:noProof/>
                <w:webHidden/>
              </w:rPr>
              <w:fldChar w:fldCharType="end"/>
            </w:r>
          </w:hyperlink>
        </w:p>
        <w:p w14:paraId="2565A7DC"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18" w:history="1">
            <w:r w:rsidR="00F84573" w:rsidRPr="00192B2E">
              <w:rPr>
                <w:rStyle w:val="Hyperlink"/>
                <w:noProof/>
              </w:rPr>
              <w:t>Validation Fields</w:t>
            </w:r>
            <w:r w:rsidR="00F84573">
              <w:rPr>
                <w:noProof/>
                <w:webHidden/>
              </w:rPr>
              <w:tab/>
            </w:r>
            <w:r w:rsidR="00F84573">
              <w:rPr>
                <w:noProof/>
                <w:webHidden/>
              </w:rPr>
              <w:fldChar w:fldCharType="begin"/>
            </w:r>
            <w:r w:rsidR="00F84573">
              <w:rPr>
                <w:noProof/>
                <w:webHidden/>
              </w:rPr>
              <w:instrText xml:space="preserve"> PAGEREF _Toc386812518 \h </w:instrText>
            </w:r>
            <w:r w:rsidR="00F84573">
              <w:rPr>
                <w:noProof/>
                <w:webHidden/>
              </w:rPr>
            </w:r>
            <w:r w:rsidR="00F84573">
              <w:rPr>
                <w:noProof/>
                <w:webHidden/>
              </w:rPr>
              <w:fldChar w:fldCharType="separate"/>
            </w:r>
            <w:r w:rsidR="005F780A">
              <w:rPr>
                <w:noProof/>
                <w:webHidden/>
              </w:rPr>
              <w:t>20</w:t>
            </w:r>
            <w:r w:rsidR="00F84573">
              <w:rPr>
                <w:noProof/>
                <w:webHidden/>
              </w:rPr>
              <w:fldChar w:fldCharType="end"/>
            </w:r>
          </w:hyperlink>
        </w:p>
        <w:p w14:paraId="47E572F2"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19" w:history="1">
            <w:r w:rsidR="00F84573" w:rsidRPr="00192B2E">
              <w:rPr>
                <w:rStyle w:val="Hyperlink"/>
                <w:noProof/>
              </w:rPr>
              <w:t>Agreeing on your Data</w:t>
            </w:r>
            <w:r w:rsidR="00F84573">
              <w:rPr>
                <w:noProof/>
                <w:webHidden/>
              </w:rPr>
              <w:tab/>
            </w:r>
            <w:r w:rsidR="00F84573">
              <w:rPr>
                <w:noProof/>
                <w:webHidden/>
              </w:rPr>
              <w:fldChar w:fldCharType="begin"/>
            </w:r>
            <w:r w:rsidR="00F84573">
              <w:rPr>
                <w:noProof/>
                <w:webHidden/>
              </w:rPr>
              <w:instrText xml:space="preserve"> PAGEREF _Toc386812519 \h </w:instrText>
            </w:r>
            <w:r w:rsidR="00F84573">
              <w:rPr>
                <w:noProof/>
                <w:webHidden/>
              </w:rPr>
            </w:r>
            <w:r w:rsidR="00F84573">
              <w:rPr>
                <w:noProof/>
                <w:webHidden/>
              </w:rPr>
              <w:fldChar w:fldCharType="separate"/>
            </w:r>
            <w:r w:rsidR="005F780A">
              <w:rPr>
                <w:noProof/>
                <w:webHidden/>
              </w:rPr>
              <w:t>20</w:t>
            </w:r>
            <w:r w:rsidR="00F84573">
              <w:rPr>
                <w:noProof/>
                <w:webHidden/>
              </w:rPr>
              <w:fldChar w:fldCharType="end"/>
            </w:r>
          </w:hyperlink>
        </w:p>
        <w:p w14:paraId="48778774"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20" w:history="1">
            <w:r w:rsidR="00F84573" w:rsidRPr="00192B2E">
              <w:rPr>
                <w:rStyle w:val="Hyperlink"/>
                <w:noProof/>
              </w:rPr>
              <w:t>Writing your Statement of Work</w:t>
            </w:r>
            <w:r w:rsidR="00F84573">
              <w:rPr>
                <w:noProof/>
                <w:webHidden/>
              </w:rPr>
              <w:tab/>
            </w:r>
            <w:r w:rsidR="00F84573">
              <w:rPr>
                <w:noProof/>
                <w:webHidden/>
              </w:rPr>
              <w:fldChar w:fldCharType="begin"/>
            </w:r>
            <w:r w:rsidR="00F84573">
              <w:rPr>
                <w:noProof/>
                <w:webHidden/>
              </w:rPr>
              <w:instrText xml:space="preserve"> PAGEREF _Toc386812520 \h </w:instrText>
            </w:r>
            <w:r w:rsidR="00F84573">
              <w:rPr>
                <w:noProof/>
                <w:webHidden/>
              </w:rPr>
            </w:r>
            <w:r w:rsidR="00F84573">
              <w:rPr>
                <w:noProof/>
                <w:webHidden/>
              </w:rPr>
              <w:fldChar w:fldCharType="separate"/>
            </w:r>
            <w:r w:rsidR="005F780A">
              <w:rPr>
                <w:noProof/>
                <w:webHidden/>
              </w:rPr>
              <w:t>21</w:t>
            </w:r>
            <w:r w:rsidR="00F84573">
              <w:rPr>
                <w:noProof/>
                <w:webHidden/>
              </w:rPr>
              <w:fldChar w:fldCharType="end"/>
            </w:r>
          </w:hyperlink>
        </w:p>
        <w:p w14:paraId="2C94494E"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21" w:history="1">
            <w:r w:rsidR="00F84573" w:rsidRPr="00192B2E">
              <w:rPr>
                <w:rStyle w:val="Hyperlink"/>
                <w:noProof/>
              </w:rPr>
              <w:t>Metrics</w:t>
            </w:r>
            <w:r w:rsidR="00F84573">
              <w:rPr>
                <w:noProof/>
                <w:webHidden/>
              </w:rPr>
              <w:tab/>
            </w:r>
            <w:r w:rsidR="00F84573">
              <w:rPr>
                <w:noProof/>
                <w:webHidden/>
              </w:rPr>
              <w:fldChar w:fldCharType="begin"/>
            </w:r>
            <w:r w:rsidR="00F84573">
              <w:rPr>
                <w:noProof/>
                <w:webHidden/>
              </w:rPr>
              <w:instrText xml:space="preserve"> PAGEREF _Toc386812521 \h </w:instrText>
            </w:r>
            <w:r w:rsidR="00F84573">
              <w:rPr>
                <w:noProof/>
                <w:webHidden/>
              </w:rPr>
            </w:r>
            <w:r w:rsidR="00F84573">
              <w:rPr>
                <w:noProof/>
                <w:webHidden/>
              </w:rPr>
              <w:fldChar w:fldCharType="separate"/>
            </w:r>
            <w:r w:rsidR="005F780A">
              <w:rPr>
                <w:noProof/>
                <w:webHidden/>
              </w:rPr>
              <w:t>21</w:t>
            </w:r>
            <w:r w:rsidR="00F84573">
              <w:rPr>
                <w:noProof/>
                <w:webHidden/>
              </w:rPr>
              <w:fldChar w:fldCharType="end"/>
            </w:r>
          </w:hyperlink>
        </w:p>
        <w:p w14:paraId="4FCCF8D8"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22" w:history="1">
            <w:r w:rsidR="00F84573" w:rsidRPr="00192B2E">
              <w:rPr>
                <w:rStyle w:val="Hyperlink"/>
                <w:noProof/>
              </w:rPr>
              <w:t>Accuracy Metrics</w:t>
            </w:r>
            <w:r w:rsidR="00F84573">
              <w:rPr>
                <w:noProof/>
                <w:webHidden/>
              </w:rPr>
              <w:tab/>
            </w:r>
            <w:r w:rsidR="00F84573">
              <w:rPr>
                <w:noProof/>
                <w:webHidden/>
              </w:rPr>
              <w:fldChar w:fldCharType="begin"/>
            </w:r>
            <w:r w:rsidR="00F84573">
              <w:rPr>
                <w:noProof/>
                <w:webHidden/>
              </w:rPr>
              <w:instrText xml:space="preserve"> PAGEREF _Toc386812522 \h </w:instrText>
            </w:r>
            <w:r w:rsidR="00F84573">
              <w:rPr>
                <w:noProof/>
                <w:webHidden/>
              </w:rPr>
            </w:r>
            <w:r w:rsidR="00F84573">
              <w:rPr>
                <w:noProof/>
                <w:webHidden/>
              </w:rPr>
              <w:fldChar w:fldCharType="separate"/>
            </w:r>
            <w:r w:rsidR="005F780A">
              <w:rPr>
                <w:noProof/>
                <w:webHidden/>
              </w:rPr>
              <w:t>21</w:t>
            </w:r>
            <w:r w:rsidR="00F84573">
              <w:rPr>
                <w:noProof/>
                <w:webHidden/>
              </w:rPr>
              <w:fldChar w:fldCharType="end"/>
            </w:r>
          </w:hyperlink>
        </w:p>
        <w:p w14:paraId="05736990"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23" w:history="1">
            <w:r w:rsidR="00F84573" w:rsidRPr="00192B2E">
              <w:rPr>
                <w:rStyle w:val="Hyperlink"/>
                <w:noProof/>
              </w:rPr>
              <w:t>1.</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Character Level Confidence</w:t>
            </w:r>
            <w:r w:rsidR="00F84573">
              <w:rPr>
                <w:noProof/>
                <w:webHidden/>
              </w:rPr>
              <w:tab/>
            </w:r>
            <w:r w:rsidR="00F84573">
              <w:rPr>
                <w:noProof/>
                <w:webHidden/>
              </w:rPr>
              <w:fldChar w:fldCharType="begin"/>
            </w:r>
            <w:r w:rsidR="00F84573">
              <w:rPr>
                <w:noProof/>
                <w:webHidden/>
              </w:rPr>
              <w:instrText xml:space="preserve"> PAGEREF _Toc386812523 \h </w:instrText>
            </w:r>
            <w:r w:rsidR="00F84573">
              <w:rPr>
                <w:noProof/>
                <w:webHidden/>
              </w:rPr>
            </w:r>
            <w:r w:rsidR="00F84573">
              <w:rPr>
                <w:noProof/>
                <w:webHidden/>
              </w:rPr>
              <w:fldChar w:fldCharType="separate"/>
            </w:r>
            <w:r w:rsidR="005F780A">
              <w:rPr>
                <w:noProof/>
                <w:webHidden/>
              </w:rPr>
              <w:t>21</w:t>
            </w:r>
            <w:r w:rsidR="00F84573">
              <w:rPr>
                <w:noProof/>
                <w:webHidden/>
              </w:rPr>
              <w:fldChar w:fldCharType="end"/>
            </w:r>
          </w:hyperlink>
        </w:p>
        <w:p w14:paraId="37A56CCA"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24" w:history="1">
            <w:r w:rsidR="00F84573" w:rsidRPr="00192B2E">
              <w:rPr>
                <w:rStyle w:val="Hyperlink"/>
                <w:noProof/>
              </w:rPr>
              <w:t>2.</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Character Level Accuracy</w:t>
            </w:r>
            <w:r w:rsidR="00F84573">
              <w:rPr>
                <w:noProof/>
                <w:webHidden/>
              </w:rPr>
              <w:tab/>
            </w:r>
            <w:r w:rsidR="00F84573">
              <w:rPr>
                <w:noProof/>
                <w:webHidden/>
              </w:rPr>
              <w:fldChar w:fldCharType="begin"/>
            </w:r>
            <w:r w:rsidR="00F84573">
              <w:rPr>
                <w:noProof/>
                <w:webHidden/>
              </w:rPr>
              <w:instrText xml:space="preserve"> PAGEREF _Toc386812524 \h </w:instrText>
            </w:r>
            <w:r w:rsidR="00F84573">
              <w:rPr>
                <w:noProof/>
                <w:webHidden/>
              </w:rPr>
            </w:r>
            <w:r w:rsidR="00F84573">
              <w:rPr>
                <w:noProof/>
                <w:webHidden/>
              </w:rPr>
              <w:fldChar w:fldCharType="separate"/>
            </w:r>
            <w:r w:rsidR="005F780A">
              <w:rPr>
                <w:noProof/>
                <w:webHidden/>
              </w:rPr>
              <w:t>21</w:t>
            </w:r>
            <w:r w:rsidR="00F84573">
              <w:rPr>
                <w:noProof/>
                <w:webHidden/>
              </w:rPr>
              <w:fldChar w:fldCharType="end"/>
            </w:r>
          </w:hyperlink>
        </w:p>
        <w:p w14:paraId="604B530E"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25" w:history="1">
            <w:r w:rsidR="00F84573" w:rsidRPr="00192B2E">
              <w:rPr>
                <w:rStyle w:val="Hyperlink"/>
                <w:noProof/>
              </w:rPr>
              <w:t>3.</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Field Level Accuracy</w:t>
            </w:r>
            <w:r w:rsidR="00F84573">
              <w:rPr>
                <w:noProof/>
                <w:webHidden/>
              </w:rPr>
              <w:tab/>
            </w:r>
            <w:r w:rsidR="00F84573">
              <w:rPr>
                <w:noProof/>
                <w:webHidden/>
              </w:rPr>
              <w:fldChar w:fldCharType="begin"/>
            </w:r>
            <w:r w:rsidR="00F84573">
              <w:rPr>
                <w:noProof/>
                <w:webHidden/>
              </w:rPr>
              <w:instrText xml:space="preserve"> PAGEREF _Toc386812525 \h </w:instrText>
            </w:r>
            <w:r w:rsidR="00F84573">
              <w:rPr>
                <w:noProof/>
                <w:webHidden/>
              </w:rPr>
            </w:r>
            <w:r w:rsidR="00F84573">
              <w:rPr>
                <w:noProof/>
                <w:webHidden/>
              </w:rPr>
              <w:fldChar w:fldCharType="separate"/>
            </w:r>
            <w:r w:rsidR="005F780A">
              <w:rPr>
                <w:noProof/>
                <w:webHidden/>
              </w:rPr>
              <w:t>22</w:t>
            </w:r>
            <w:r w:rsidR="00F84573">
              <w:rPr>
                <w:noProof/>
                <w:webHidden/>
              </w:rPr>
              <w:fldChar w:fldCharType="end"/>
            </w:r>
          </w:hyperlink>
        </w:p>
        <w:p w14:paraId="44BE197A"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26" w:history="1">
            <w:r w:rsidR="00F84573" w:rsidRPr="00192B2E">
              <w:rPr>
                <w:rStyle w:val="Hyperlink"/>
                <w:noProof/>
              </w:rPr>
              <w:t>4.</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Precision/Recall</w:t>
            </w:r>
            <w:r w:rsidR="00F84573">
              <w:rPr>
                <w:noProof/>
                <w:webHidden/>
              </w:rPr>
              <w:tab/>
            </w:r>
            <w:r w:rsidR="00F84573">
              <w:rPr>
                <w:noProof/>
                <w:webHidden/>
              </w:rPr>
              <w:fldChar w:fldCharType="begin"/>
            </w:r>
            <w:r w:rsidR="00F84573">
              <w:rPr>
                <w:noProof/>
                <w:webHidden/>
              </w:rPr>
              <w:instrText xml:space="preserve"> PAGEREF _Toc386812526 \h </w:instrText>
            </w:r>
            <w:r w:rsidR="00F84573">
              <w:rPr>
                <w:noProof/>
                <w:webHidden/>
              </w:rPr>
            </w:r>
            <w:r w:rsidR="00F84573">
              <w:rPr>
                <w:noProof/>
                <w:webHidden/>
              </w:rPr>
              <w:fldChar w:fldCharType="separate"/>
            </w:r>
            <w:r w:rsidR="005F780A">
              <w:rPr>
                <w:noProof/>
                <w:webHidden/>
              </w:rPr>
              <w:t>22</w:t>
            </w:r>
            <w:r w:rsidR="00F84573">
              <w:rPr>
                <w:noProof/>
                <w:webHidden/>
              </w:rPr>
              <w:fldChar w:fldCharType="end"/>
            </w:r>
          </w:hyperlink>
        </w:p>
        <w:p w14:paraId="4BE42B8C"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27" w:history="1">
            <w:r w:rsidR="00F84573" w:rsidRPr="00192B2E">
              <w:rPr>
                <w:rStyle w:val="Hyperlink"/>
                <w:noProof/>
              </w:rPr>
              <w:t>5.</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True/False Positives/Negatives</w:t>
            </w:r>
            <w:r w:rsidR="00F84573">
              <w:rPr>
                <w:noProof/>
                <w:webHidden/>
              </w:rPr>
              <w:tab/>
            </w:r>
            <w:r w:rsidR="00F84573">
              <w:rPr>
                <w:noProof/>
                <w:webHidden/>
              </w:rPr>
              <w:fldChar w:fldCharType="begin"/>
            </w:r>
            <w:r w:rsidR="00F84573">
              <w:rPr>
                <w:noProof/>
                <w:webHidden/>
              </w:rPr>
              <w:instrText xml:space="preserve"> PAGEREF _Toc386812527 \h </w:instrText>
            </w:r>
            <w:r w:rsidR="00F84573">
              <w:rPr>
                <w:noProof/>
                <w:webHidden/>
              </w:rPr>
            </w:r>
            <w:r w:rsidR="00F84573">
              <w:rPr>
                <w:noProof/>
                <w:webHidden/>
              </w:rPr>
              <w:fldChar w:fldCharType="separate"/>
            </w:r>
            <w:r w:rsidR="005F780A">
              <w:rPr>
                <w:noProof/>
                <w:webHidden/>
              </w:rPr>
              <w:t>22</w:t>
            </w:r>
            <w:r w:rsidR="00F84573">
              <w:rPr>
                <w:noProof/>
                <w:webHidden/>
              </w:rPr>
              <w:fldChar w:fldCharType="end"/>
            </w:r>
          </w:hyperlink>
        </w:p>
        <w:p w14:paraId="0B67659E"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28" w:history="1">
            <w:r w:rsidR="00F84573" w:rsidRPr="00192B2E">
              <w:rPr>
                <w:rStyle w:val="Hyperlink"/>
                <w:noProof/>
              </w:rPr>
              <w:t>Performance Metrics</w:t>
            </w:r>
            <w:r w:rsidR="00F84573">
              <w:rPr>
                <w:noProof/>
                <w:webHidden/>
              </w:rPr>
              <w:tab/>
            </w:r>
            <w:r w:rsidR="00F84573">
              <w:rPr>
                <w:noProof/>
                <w:webHidden/>
              </w:rPr>
              <w:fldChar w:fldCharType="begin"/>
            </w:r>
            <w:r w:rsidR="00F84573">
              <w:rPr>
                <w:noProof/>
                <w:webHidden/>
              </w:rPr>
              <w:instrText xml:space="preserve"> PAGEREF _Toc386812528 \h </w:instrText>
            </w:r>
            <w:r w:rsidR="00F84573">
              <w:rPr>
                <w:noProof/>
                <w:webHidden/>
              </w:rPr>
            </w:r>
            <w:r w:rsidR="00F84573">
              <w:rPr>
                <w:noProof/>
                <w:webHidden/>
              </w:rPr>
              <w:fldChar w:fldCharType="separate"/>
            </w:r>
            <w:r w:rsidR="005F780A">
              <w:rPr>
                <w:noProof/>
                <w:webHidden/>
              </w:rPr>
              <w:t>23</w:t>
            </w:r>
            <w:r w:rsidR="00F84573">
              <w:rPr>
                <w:noProof/>
                <w:webHidden/>
              </w:rPr>
              <w:fldChar w:fldCharType="end"/>
            </w:r>
          </w:hyperlink>
        </w:p>
        <w:p w14:paraId="18B20404"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29" w:history="1">
            <w:r w:rsidR="00F84573" w:rsidRPr="00192B2E">
              <w:rPr>
                <w:rStyle w:val="Hyperlink"/>
                <w:noProof/>
              </w:rPr>
              <w:t>6.</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People per Project</w:t>
            </w:r>
            <w:r w:rsidR="00F84573">
              <w:rPr>
                <w:noProof/>
                <w:webHidden/>
              </w:rPr>
              <w:tab/>
            </w:r>
            <w:r w:rsidR="00F84573">
              <w:rPr>
                <w:noProof/>
                <w:webHidden/>
              </w:rPr>
              <w:fldChar w:fldCharType="begin"/>
            </w:r>
            <w:r w:rsidR="00F84573">
              <w:rPr>
                <w:noProof/>
                <w:webHidden/>
              </w:rPr>
              <w:instrText xml:space="preserve"> PAGEREF _Toc386812529 \h </w:instrText>
            </w:r>
            <w:r w:rsidR="00F84573">
              <w:rPr>
                <w:noProof/>
                <w:webHidden/>
              </w:rPr>
            </w:r>
            <w:r w:rsidR="00F84573">
              <w:rPr>
                <w:noProof/>
                <w:webHidden/>
              </w:rPr>
              <w:fldChar w:fldCharType="separate"/>
            </w:r>
            <w:r w:rsidR="005F780A">
              <w:rPr>
                <w:noProof/>
                <w:webHidden/>
              </w:rPr>
              <w:t>23</w:t>
            </w:r>
            <w:r w:rsidR="00F84573">
              <w:rPr>
                <w:noProof/>
                <w:webHidden/>
              </w:rPr>
              <w:fldChar w:fldCharType="end"/>
            </w:r>
          </w:hyperlink>
        </w:p>
        <w:p w14:paraId="0050C7FA"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30" w:history="1">
            <w:r w:rsidR="00F84573" w:rsidRPr="00192B2E">
              <w:rPr>
                <w:rStyle w:val="Hyperlink"/>
                <w:noProof/>
              </w:rPr>
              <w:t>7.</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This number is easily convertible to ROI.Documents per Person per Hour</w:t>
            </w:r>
            <w:r w:rsidR="00F84573">
              <w:rPr>
                <w:noProof/>
                <w:webHidden/>
              </w:rPr>
              <w:tab/>
            </w:r>
            <w:r w:rsidR="00F84573">
              <w:rPr>
                <w:noProof/>
                <w:webHidden/>
              </w:rPr>
              <w:fldChar w:fldCharType="begin"/>
            </w:r>
            <w:r w:rsidR="00F84573">
              <w:rPr>
                <w:noProof/>
                <w:webHidden/>
              </w:rPr>
              <w:instrText xml:space="preserve"> PAGEREF _Toc386812530 \h </w:instrText>
            </w:r>
            <w:r w:rsidR="00F84573">
              <w:rPr>
                <w:noProof/>
                <w:webHidden/>
              </w:rPr>
            </w:r>
            <w:r w:rsidR="00F84573">
              <w:rPr>
                <w:noProof/>
                <w:webHidden/>
              </w:rPr>
              <w:fldChar w:fldCharType="separate"/>
            </w:r>
            <w:r w:rsidR="005F780A">
              <w:rPr>
                <w:noProof/>
                <w:webHidden/>
              </w:rPr>
              <w:t>23</w:t>
            </w:r>
            <w:r w:rsidR="00F84573">
              <w:rPr>
                <w:noProof/>
                <w:webHidden/>
              </w:rPr>
              <w:fldChar w:fldCharType="end"/>
            </w:r>
          </w:hyperlink>
        </w:p>
        <w:p w14:paraId="36146FFA"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31" w:history="1">
            <w:r w:rsidR="00F84573" w:rsidRPr="00192B2E">
              <w:rPr>
                <w:rStyle w:val="Hyperlink"/>
                <w:noProof/>
              </w:rPr>
              <w:t>The Priorities of a Transformation Project</w:t>
            </w:r>
            <w:r w:rsidR="00F84573">
              <w:rPr>
                <w:noProof/>
                <w:webHidden/>
              </w:rPr>
              <w:tab/>
            </w:r>
            <w:r w:rsidR="00F84573">
              <w:rPr>
                <w:noProof/>
                <w:webHidden/>
              </w:rPr>
              <w:fldChar w:fldCharType="begin"/>
            </w:r>
            <w:r w:rsidR="00F84573">
              <w:rPr>
                <w:noProof/>
                <w:webHidden/>
              </w:rPr>
              <w:instrText xml:space="preserve"> PAGEREF _Toc386812531 \h </w:instrText>
            </w:r>
            <w:r w:rsidR="00F84573">
              <w:rPr>
                <w:noProof/>
                <w:webHidden/>
              </w:rPr>
            </w:r>
            <w:r w:rsidR="00F84573">
              <w:rPr>
                <w:noProof/>
                <w:webHidden/>
              </w:rPr>
              <w:fldChar w:fldCharType="separate"/>
            </w:r>
            <w:r w:rsidR="005F780A">
              <w:rPr>
                <w:noProof/>
                <w:webHidden/>
              </w:rPr>
              <w:t>23</w:t>
            </w:r>
            <w:r w:rsidR="00F84573">
              <w:rPr>
                <w:noProof/>
                <w:webHidden/>
              </w:rPr>
              <w:fldChar w:fldCharType="end"/>
            </w:r>
          </w:hyperlink>
        </w:p>
        <w:p w14:paraId="49189F77"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32" w:history="1">
            <w:r w:rsidR="00F84573" w:rsidRPr="00192B2E">
              <w:rPr>
                <w:rStyle w:val="Hyperlink"/>
                <w:noProof/>
              </w:rPr>
              <w:t>Benchmarking</w:t>
            </w:r>
            <w:r w:rsidR="00F84573">
              <w:rPr>
                <w:noProof/>
                <w:webHidden/>
              </w:rPr>
              <w:tab/>
            </w:r>
            <w:r w:rsidR="00F84573">
              <w:rPr>
                <w:noProof/>
                <w:webHidden/>
              </w:rPr>
              <w:fldChar w:fldCharType="begin"/>
            </w:r>
            <w:r w:rsidR="00F84573">
              <w:rPr>
                <w:noProof/>
                <w:webHidden/>
              </w:rPr>
              <w:instrText xml:space="preserve"> PAGEREF _Toc386812532 \h </w:instrText>
            </w:r>
            <w:r w:rsidR="00F84573">
              <w:rPr>
                <w:noProof/>
                <w:webHidden/>
              </w:rPr>
            </w:r>
            <w:r w:rsidR="00F84573">
              <w:rPr>
                <w:noProof/>
                <w:webHidden/>
              </w:rPr>
              <w:fldChar w:fldCharType="separate"/>
            </w:r>
            <w:r w:rsidR="005F780A">
              <w:rPr>
                <w:noProof/>
                <w:webHidden/>
              </w:rPr>
              <w:t>23</w:t>
            </w:r>
            <w:r w:rsidR="00F84573">
              <w:rPr>
                <w:noProof/>
                <w:webHidden/>
              </w:rPr>
              <w:fldChar w:fldCharType="end"/>
            </w:r>
          </w:hyperlink>
        </w:p>
        <w:p w14:paraId="50AA71B2"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33" w:history="1">
            <w:r w:rsidR="00F84573" w:rsidRPr="00192B2E">
              <w:rPr>
                <w:rStyle w:val="Hyperlink"/>
                <w:noProof/>
              </w:rPr>
              <w:t>Value of Benchmarking</w:t>
            </w:r>
            <w:r w:rsidR="00F84573">
              <w:rPr>
                <w:noProof/>
                <w:webHidden/>
              </w:rPr>
              <w:tab/>
            </w:r>
            <w:r w:rsidR="00F84573">
              <w:rPr>
                <w:noProof/>
                <w:webHidden/>
              </w:rPr>
              <w:fldChar w:fldCharType="begin"/>
            </w:r>
            <w:r w:rsidR="00F84573">
              <w:rPr>
                <w:noProof/>
                <w:webHidden/>
              </w:rPr>
              <w:instrText xml:space="preserve"> PAGEREF _Toc386812533 \h </w:instrText>
            </w:r>
            <w:r w:rsidR="00F84573">
              <w:rPr>
                <w:noProof/>
                <w:webHidden/>
              </w:rPr>
            </w:r>
            <w:r w:rsidR="00F84573">
              <w:rPr>
                <w:noProof/>
                <w:webHidden/>
              </w:rPr>
              <w:fldChar w:fldCharType="separate"/>
            </w:r>
            <w:r w:rsidR="005F780A">
              <w:rPr>
                <w:noProof/>
                <w:webHidden/>
              </w:rPr>
              <w:t>24</w:t>
            </w:r>
            <w:r w:rsidR="00F84573">
              <w:rPr>
                <w:noProof/>
                <w:webHidden/>
              </w:rPr>
              <w:fldChar w:fldCharType="end"/>
            </w:r>
          </w:hyperlink>
        </w:p>
        <w:p w14:paraId="35D88EDC"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34" w:history="1">
            <w:r w:rsidR="00F84573" w:rsidRPr="00192B2E">
              <w:rPr>
                <w:rStyle w:val="Hyperlink"/>
                <w:noProof/>
              </w:rPr>
              <w:t>Benchmarking Table Data</w:t>
            </w:r>
            <w:r w:rsidR="00F84573">
              <w:rPr>
                <w:noProof/>
                <w:webHidden/>
              </w:rPr>
              <w:tab/>
            </w:r>
            <w:r w:rsidR="00F84573">
              <w:rPr>
                <w:noProof/>
                <w:webHidden/>
              </w:rPr>
              <w:fldChar w:fldCharType="begin"/>
            </w:r>
            <w:r w:rsidR="00F84573">
              <w:rPr>
                <w:noProof/>
                <w:webHidden/>
              </w:rPr>
              <w:instrText xml:space="preserve"> PAGEREF _Toc386812534 \h </w:instrText>
            </w:r>
            <w:r w:rsidR="00F84573">
              <w:rPr>
                <w:noProof/>
                <w:webHidden/>
              </w:rPr>
            </w:r>
            <w:r w:rsidR="00F84573">
              <w:rPr>
                <w:noProof/>
                <w:webHidden/>
              </w:rPr>
              <w:fldChar w:fldCharType="separate"/>
            </w:r>
            <w:r w:rsidR="005F780A">
              <w:rPr>
                <w:noProof/>
                <w:webHidden/>
              </w:rPr>
              <w:t>25</w:t>
            </w:r>
            <w:r w:rsidR="00F84573">
              <w:rPr>
                <w:noProof/>
                <w:webHidden/>
              </w:rPr>
              <w:fldChar w:fldCharType="end"/>
            </w:r>
          </w:hyperlink>
        </w:p>
        <w:p w14:paraId="4FED558D"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35" w:history="1">
            <w:r w:rsidR="00F84573" w:rsidRPr="00192B2E">
              <w:rPr>
                <w:rStyle w:val="Hyperlink"/>
                <w:noProof/>
              </w:rPr>
              <w:t>Training Data and Test Data</w:t>
            </w:r>
            <w:r w:rsidR="00F84573">
              <w:rPr>
                <w:noProof/>
                <w:webHidden/>
              </w:rPr>
              <w:tab/>
            </w:r>
            <w:r w:rsidR="00F84573">
              <w:rPr>
                <w:noProof/>
                <w:webHidden/>
              </w:rPr>
              <w:fldChar w:fldCharType="begin"/>
            </w:r>
            <w:r w:rsidR="00F84573">
              <w:rPr>
                <w:noProof/>
                <w:webHidden/>
              </w:rPr>
              <w:instrText xml:space="preserve"> PAGEREF _Toc386812535 \h </w:instrText>
            </w:r>
            <w:r w:rsidR="00F84573">
              <w:rPr>
                <w:noProof/>
                <w:webHidden/>
              </w:rPr>
            </w:r>
            <w:r w:rsidR="00F84573">
              <w:rPr>
                <w:noProof/>
                <w:webHidden/>
              </w:rPr>
              <w:fldChar w:fldCharType="separate"/>
            </w:r>
            <w:r w:rsidR="005F780A">
              <w:rPr>
                <w:noProof/>
                <w:webHidden/>
              </w:rPr>
              <w:t>26</w:t>
            </w:r>
            <w:r w:rsidR="00F84573">
              <w:rPr>
                <w:noProof/>
                <w:webHidden/>
              </w:rPr>
              <w:fldChar w:fldCharType="end"/>
            </w:r>
          </w:hyperlink>
        </w:p>
        <w:p w14:paraId="5EF7F4F0"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36" w:history="1">
            <w:r w:rsidR="00F84573" w:rsidRPr="00192B2E">
              <w:rPr>
                <w:rStyle w:val="Hyperlink"/>
                <w:noProof/>
              </w:rPr>
              <w:t>How many Training Documents should I have?</w:t>
            </w:r>
            <w:r w:rsidR="00F84573">
              <w:rPr>
                <w:noProof/>
                <w:webHidden/>
              </w:rPr>
              <w:tab/>
            </w:r>
            <w:r w:rsidR="00F84573">
              <w:rPr>
                <w:noProof/>
                <w:webHidden/>
              </w:rPr>
              <w:fldChar w:fldCharType="begin"/>
            </w:r>
            <w:r w:rsidR="00F84573">
              <w:rPr>
                <w:noProof/>
                <w:webHidden/>
              </w:rPr>
              <w:instrText xml:space="preserve"> PAGEREF _Toc386812536 \h </w:instrText>
            </w:r>
            <w:r w:rsidR="00F84573">
              <w:rPr>
                <w:noProof/>
                <w:webHidden/>
              </w:rPr>
            </w:r>
            <w:r w:rsidR="00F84573">
              <w:rPr>
                <w:noProof/>
                <w:webHidden/>
              </w:rPr>
              <w:fldChar w:fldCharType="separate"/>
            </w:r>
            <w:r w:rsidR="005F780A">
              <w:rPr>
                <w:noProof/>
                <w:webHidden/>
              </w:rPr>
              <w:t>26</w:t>
            </w:r>
            <w:r w:rsidR="00F84573">
              <w:rPr>
                <w:noProof/>
                <w:webHidden/>
              </w:rPr>
              <w:fldChar w:fldCharType="end"/>
            </w:r>
          </w:hyperlink>
        </w:p>
        <w:p w14:paraId="697C788C"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37" w:history="1">
            <w:r w:rsidR="00F84573" w:rsidRPr="00192B2E">
              <w:rPr>
                <w:rStyle w:val="Hyperlink"/>
                <w:noProof/>
              </w:rPr>
              <w:t>How to fix mistakes found by a KTM Extraction Benchmark</w:t>
            </w:r>
            <w:r w:rsidR="00F84573">
              <w:rPr>
                <w:noProof/>
                <w:webHidden/>
              </w:rPr>
              <w:tab/>
            </w:r>
            <w:r w:rsidR="00F84573">
              <w:rPr>
                <w:noProof/>
                <w:webHidden/>
              </w:rPr>
              <w:fldChar w:fldCharType="begin"/>
            </w:r>
            <w:r w:rsidR="00F84573">
              <w:rPr>
                <w:noProof/>
                <w:webHidden/>
              </w:rPr>
              <w:instrText xml:space="preserve"> PAGEREF _Toc386812537 \h </w:instrText>
            </w:r>
            <w:r w:rsidR="00F84573">
              <w:rPr>
                <w:noProof/>
                <w:webHidden/>
              </w:rPr>
            </w:r>
            <w:r w:rsidR="00F84573">
              <w:rPr>
                <w:noProof/>
                <w:webHidden/>
              </w:rPr>
              <w:fldChar w:fldCharType="separate"/>
            </w:r>
            <w:r w:rsidR="005F780A">
              <w:rPr>
                <w:noProof/>
                <w:webHidden/>
              </w:rPr>
              <w:t>27</w:t>
            </w:r>
            <w:r w:rsidR="00F84573">
              <w:rPr>
                <w:noProof/>
                <w:webHidden/>
              </w:rPr>
              <w:fldChar w:fldCharType="end"/>
            </w:r>
          </w:hyperlink>
        </w:p>
        <w:p w14:paraId="67297922"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38" w:history="1">
            <w:r w:rsidR="00F84573" w:rsidRPr="00192B2E">
              <w:rPr>
                <w:rStyle w:val="Hyperlink"/>
                <w:noProof/>
              </w:rPr>
              <w:t>#1 Remove False Positives</w:t>
            </w:r>
            <w:r w:rsidR="00F84573">
              <w:rPr>
                <w:noProof/>
                <w:webHidden/>
              </w:rPr>
              <w:tab/>
            </w:r>
            <w:r w:rsidR="00F84573">
              <w:rPr>
                <w:noProof/>
                <w:webHidden/>
              </w:rPr>
              <w:fldChar w:fldCharType="begin"/>
            </w:r>
            <w:r w:rsidR="00F84573">
              <w:rPr>
                <w:noProof/>
                <w:webHidden/>
              </w:rPr>
              <w:instrText xml:space="preserve"> PAGEREF _Toc386812538 \h </w:instrText>
            </w:r>
            <w:r w:rsidR="00F84573">
              <w:rPr>
                <w:noProof/>
                <w:webHidden/>
              </w:rPr>
            </w:r>
            <w:r w:rsidR="00F84573">
              <w:rPr>
                <w:noProof/>
                <w:webHidden/>
              </w:rPr>
              <w:fldChar w:fldCharType="separate"/>
            </w:r>
            <w:r w:rsidR="005F780A">
              <w:rPr>
                <w:noProof/>
                <w:webHidden/>
              </w:rPr>
              <w:t>27</w:t>
            </w:r>
            <w:r w:rsidR="00F84573">
              <w:rPr>
                <w:noProof/>
                <w:webHidden/>
              </w:rPr>
              <w:fldChar w:fldCharType="end"/>
            </w:r>
          </w:hyperlink>
        </w:p>
        <w:p w14:paraId="3D190B3B"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39" w:history="1">
            <w:r w:rsidR="00F84573" w:rsidRPr="00192B2E">
              <w:rPr>
                <w:rStyle w:val="Hyperlink"/>
                <w:noProof/>
              </w:rPr>
              <w:t>#2 Reduce False Negatives</w:t>
            </w:r>
            <w:r w:rsidR="00F84573">
              <w:rPr>
                <w:noProof/>
                <w:webHidden/>
              </w:rPr>
              <w:tab/>
            </w:r>
            <w:r w:rsidR="00F84573">
              <w:rPr>
                <w:noProof/>
                <w:webHidden/>
              </w:rPr>
              <w:fldChar w:fldCharType="begin"/>
            </w:r>
            <w:r w:rsidR="00F84573">
              <w:rPr>
                <w:noProof/>
                <w:webHidden/>
              </w:rPr>
              <w:instrText xml:space="preserve"> PAGEREF _Toc386812539 \h </w:instrText>
            </w:r>
            <w:r w:rsidR="00F84573">
              <w:rPr>
                <w:noProof/>
                <w:webHidden/>
              </w:rPr>
            </w:r>
            <w:r w:rsidR="00F84573">
              <w:rPr>
                <w:noProof/>
                <w:webHidden/>
              </w:rPr>
              <w:fldChar w:fldCharType="separate"/>
            </w:r>
            <w:r w:rsidR="005F780A">
              <w:rPr>
                <w:noProof/>
                <w:webHidden/>
              </w:rPr>
              <w:t>28</w:t>
            </w:r>
            <w:r w:rsidR="00F84573">
              <w:rPr>
                <w:noProof/>
                <w:webHidden/>
              </w:rPr>
              <w:fldChar w:fldCharType="end"/>
            </w:r>
          </w:hyperlink>
        </w:p>
        <w:p w14:paraId="04D0B645"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40" w:history="1">
            <w:r w:rsidR="00F84573" w:rsidRPr="00192B2E">
              <w:rPr>
                <w:rStyle w:val="Hyperlink"/>
                <w:noProof/>
              </w:rPr>
              <w:t>#3 Minimize True Negatives</w:t>
            </w:r>
            <w:r w:rsidR="00F84573">
              <w:rPr>
                <w:noProof/>
                <w:webHidden/>
              </w:rPr>
              <w:tab/>
            </w:r>
            <w:r w:rsidR="00F84573">
              <w:rPr>
                <w:noProof/>
                <w:webHidden/>
              </w:rPr>
              <w:fldChar w:fldCharType="begin"/>
            </w:r>
            <w:r w:rsidR="00F84573">
              <w:rPr>
                <w:noProof/>
                <w:webHidden/>
              </w:rPr>
              <w:instrText xml:space="preserve"> PAGEREF _Toc386812540 \h </w:instrText>
            </w:r>
            <w:r w:rsidR="00F84573">
              <w:rPr>
                <w:noProof/>
                <w:webHidden/>
              </w:rPr>
            </w:r>
            <w:r w:rsidR="00F84573">
              <w:rPr>
                <w:noProof/>
                <w:webHidden/>
              </w:rPr>
              <w:fldChar w:fldCharType="separate"/>
            </w:r>
            <w:r w:rsidR="005F780A">
              <w:rPr>
                <w:noProof/>
                <w:webHidden/>
              </w:rPr>
              <w:t>29</w:t>
            </w:r>
            <w:r w:rsidR="00F84573">
              <w:rPr>
                <w:noProof/>
                <w:webHidden/>
              </w:rPr>
              <w:fldChar w:fldCharType="end"/>
            </w:r>
          </w:hyperlink>
        </w:p>
        <w:p w14:paraId="55ED34C1"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41" w:history="1">
            <w:r w:rsidR="00F84573" w:rsidRPr="00192B2E">
              <w:rPr>
                <w:rStyle w:val="Hyperlink"/>
                <w:noProof/>
                <w:lang w:val="en-AU"/>
              </w:rPr>
              <w:t>Further Interpretation of a Benchmark</w:t>
            </w:r>
            <w:r w:rsidR="00F84573">
              <w:rPr>
                <w:noProof/>
                <w:webHidden/>
              </w:rPr>
              <w:tab/>
            </w:r>
            <w:r w:rsidR="00F84573">
              <w:rPr>
                <w:noProof/>
                <w:webHidden/>
              </w:rPr>
              <w:fldChar w:fldCharType="begin"/>
            </w:r>
            <w:r w:rsidR="00F84573">
              <w:rPr>
                <w:noProof/>
                <w:webHidden/>
              </w:rPr>
              <w:instrText xml:space="preserve"> PAGEREF _Toc386812541 \h </w:instrText>
            </w:r>
            <w:r w:rsidR="00F84573">
              <w:rPr>
                <w:noProof/>
                <w:webHidden/>
              </w:rPr>
            </w:r>
            <w:r w:rsidR="00F84573">
              <w:rPr>
                <w:noProof/>
                <w:webHidden/>
              </w:rPr>
              <w:fldChar w:fldCharType="separate"/>
            </w:r>
            <w:r w:rsidR="005F780A">
              <w:rPr>
                <w:noProof/>
                <w:webHidden/>
              </w:rPr>
              <w:t>31</w:t>
            </w:r>
            <w:r w:rsidR="00F84573">
              <w:rPr>
                <w:noProof/>
                <w:webHidden/>
              </w:rPr>
              <w:fldChar w:fldCharType="end"/>
            </w:r>
          </w:hyperlink>
        </w:p>
        <w:p w14:paraId="080DB917"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42" w:history="1">
            <w:r w:rsidR="00F84573" w:rsidRPr="00192B2E">
              <w:rPr>
                <w:rStyle w:val="Hyperlink"/>
                <w:noProof/>
              </w:rPr>
              <w:t>Creating Golden XDocuments</w:t>
            </w:r>
            <w:r w:rsidR="00F84573">
              <w:rPr>
                <w:noProof/>
                <w:webHidden/>
              </w:rPr>
              <w:tab/>
            </w:r>
            <w:r w:rsidR="00F84573">
              <w:rPr>
                <w:noProof/>
                <w:webHidden/>
              </w:rPr>
              <w:fldChar w:fldCharType="begin"/>
            </w:r>
            <w:r w:rsidR="00F84573">
              <w:rPr>
                <w:noProof/>
                <w:webHidden/>
              </w:rPr>
              <w:instrText xml:space="preserve"> PAGEREF _Toc386812542 \h </w:instrText>
            </w:r>
            <w:r w:rsidR="00F84573">
              <w:rPr>
                <w:noProof/>
                <w:webHidden/>
              </w:rPr>
            </w:r>
            <w:r w:rsidR="00F84573">
              <w:rPr>
                <w:noProof/>
                <w:webHidden/>
              </w:rPr>
              <w:fldChar w:fldCharType="separate"/>
            </w:r>
            <w:r w:rsidR="005F780A">
              <w:rPr>
                <w:noProof/>
                <w:webHidden/>
              </w:rPr>
              <w:t>32</w:t>
            </w:r>
            <w:r w:rsidR="00F84573">
              <w:rPr>
                <w:noProof/>
                <w:webHidden/>
              </w:rPr>
              <w:fldChar w:fldCharType="end"/>
            </w:r>
          </w:hyperlink>
        </w:p>
        <w:p w14:paraId="11826D31"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43" w:history="1">
            <w:r w:rsidR="00F84573" w:rsidRPr="00192B2E">
              <w:rPr>
                <w:rStyle w:val="Hyperlink"/>
                <w:noProof/>
              </w:rPr>
              <w:t>Implementing a KTM Project</w:t>
            </w:r>
            <w:r w:rsidR="00F84573">
              <w:rPr>
                <w:noProof/>
                <w:webHidden/>
              </w:rPr>
              <w:tab/>
            </w:r>
            <w:r w:rsidR="00F84573">
              <w:rPr>
                <w:noProof/>
                <w:webHidden/>
              </w:rPr>
              <w:fldChar w:fldCharType="begin"/>
            </w:r>
            <w:r w:rsidR="00F84573">
              <w:rPr>
                <w:noProof/>
                <w:webHidden/>
              </w:rPr>
              <w:instrText xml:space="preserve"> PAGEREF _Toc386812543 \h </w:instrText>
            </w:r>
            <w:r w:rsidR="00F84573">
              <w:rPr>
                <w:noProof/>
                <w:webHidden/>
              </w:rPr>
            </w:r>
            <w:r w:rsidR="00F84573">
              <w:rPr>
                <w:noProof/>
                <w:webHidden/>
              </w:rPr>
              <w:fldChar w:fldCharType="separate"/>
            </w:r>
            <w:r w:rsidR="005F780A">
              <w:rPr>
                <w:noProof/>
                <w:webHidden/>
              </w:rPr>
              <w:t>33</w:t>
            </w:r>
            <w:r w:rsidR="00F84573">
              <w:rPr>
                <w:noProof/>
                <w:webHidden/>
              </w:rPr>
              <w:fldChar w:fldCharType="end"/>
            </w:r>
          </w:hyperlink>
        </w:p>
        <w:p w14:paraId="53A3AF5D"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44" w:history="1">
            <w:r w:rsidR="00F84573" w:rsidRPr="00192B2E">
              <w:rPr>
                <w:rStyle w:val="Hyperlink"/>
                <w:noProof/>
              </w:rPr>
              <w:t>Build a Project that learns</w:t>
            </w:r>
            <w:r w:rsidR="00F84573">
              <w:rPr>
                <w:noProof/>
                <w:webHidden/>
              </w:rPr>
              <w:tab/>
            </w:r>
            <w:r w:rsidR="00F84573">
              <w:rPr>
                <w:noProof/>
                <w:webHidden/>
              </w:rPr>
              <w:fldChar w:fldCharType="begin"/>
            </w:r>
            <w:r w:rsidR="00F84573">
              <w:rPr>
                <w:noProof/>
                <w:webHidden/>
              </w:rPr>
              <w:instrText xml:space="preserve"> PAGEREF _Toc386812544 \h </w:instrText>
            </w:r>
            <w:r w:rsidR="00F84573">
              <w:rPr>
                <w:noProof/>
                <w:webHidden/>
              </w:rPr>
            </w:r>
            <w:r w:rsidR="00F84573">
              <w:rPr>
                <w:noProof/>
                <w:webHidden/>
              </w:rPr>
              <w:fldChar w:fldCharType="separate"/>
            </w:r>
            <w:r w:rsidR="005F780A">
              <w:rPr>
                <w:noProof/>
                <w:webHidden/>
              </w:rPr>
              <w:t>33</w:t>
            </w:r>
            <w:r w:rsidR="00F84573">
              <w:rPr>
                <w:noProof/>
                <w:webHidden/>
              </w:rPr>
              <w:fldChar w:fldCharType="end"/>
            </w:r>
          </w:hyperlink>
        </w:p>
        <w:p w14:paraId="498B7653"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45" w:history="1">
            <w:r w:rsidR="00F84573" w:rsidRPr="00192B2E">
              <w:rPr>
                <w:rStyle w:val="Hyperlink"/>
                <w:noProof/>
              </w:rPr>
              <w:t>Steps in Building a KTM Project</w:t>
            </w:r>
            <w:r w:rsidR="00F84573">
              <w:rPr>
                <w:noProof/>
                <w:webHidden/>
              </w:rPr>
              <w:tab/>
            </w:r>
            <w:r w:rsidR="00F84573">
              <w:rPr>
                <w:noProof/>
                <w:webHidden/>
              </w:rPr>
              <w:fldChar w:fldCharType="begin"/>
            </w:r>
            <w:r w:rsidR="00F84573">
              <w:rPr>
                <w:noProof/>
                <w:webHidden/>
              </w:rPr>
              <w:instrText xml:space="preserve"> PAGEREF _Toc386812545 \h </w:instrText>
            </w:r>
            <w:r w:rsidR="00F84573">
              <w:rPr>
                <w:noProof/>
                <w:webHidden/>
              </w:rPr>
            </w:r>
            <w:r w:rsidR="00F84573">
              <w:rPr>
                <w:noProof/>
                <w:webHidden/>
              </w:rPr>
              <w:fldChar w:fldCharType="separate"/>
            </w:r>
            <w:r w:rsidR="005F780A">
              <w:rPr>
                <w:noProof/>
                <w:webHidden/>
              </w:rPr>
              <w:t>34</w:t>
            </w:r>
            <w:r w:rsidR="00F84573">
              <w:rPr>
                <w:noProof/>
                <w:webHidden/>
              </w:rPr>
              <w:fldChar w:fldCharType="end"/>
            </w:r>
          </w:hyperlink>
        </w:p>
        <w:p w14:paraId="06472B71"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46" w:history="1">
            <w:r w:rsidR="00F84573" w:rsidRPr="00192B2E">
              <w:rPr>
                <w:rStyle w:val="Hyperlink"/>
                <w:noProof/>
              </w:rPr>
              <w:t>Clear Separation of Logic and Data</w:t>
            </w:r>
            <w:r w:rsidR="00F84573">
              <w:rPr>
                <w:noProof/>
                <w:webHidden/>
              </w:rPr>
              <w:tab/>
            </w:r>
            <w:r w:rsidR="00F84573">
              <w:rPr>
                <w:noProof/>
                <w:webHidden/>
              </w:rPr>
              <w:fldChar w:fldCharType="begin"/>
            </w:r>
            <w:r w:rsidR="00F84573">
              <w:rPr>
                <w:noProof/>
                <w:webHidden/>
              </w:rPr>
              <w:instrText xml:space="preserve"> PAGEREF _Toc386812546 \h </w:instrText>
            </w:r>
            <w:r w:rsidR="00F84573">
              <w:rPr>
                <w:noProof/>
                <w:webHidden/>
              </w:rPr>
            </w:r>
            <w:r w:rsidR="00F84573">
              <w:rPr>
                <w:noProof/>
                <w:webHidden/>
              </w:rPr>
              <w:fldChar w:fldCharType="separate"/>
            </w:r>
            <w:r w:rsidR="005F780A">
              <w:rPr>
                <w:noProof/>
                <w:webHidden/>
              </w:rPr>
              <w:t>35</w:t>
            </w:r>
            <w:r w:rsidR="00F84573">
              <w:rPr>
                <w:noProof/>
                <w:webHidden/>
              </w:rPr>
              <w:fldChar w:fldCharType="end"/>
            </w:r>
          </w:hyperlink>
        </w:p>
        <w:p w14:paraId="735A46FE"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47" w:history="1">
            <w:r w:rsidR="00F84573" w:rsidRPr="00192B2E">
              <w:rPr>
                <w:rStyle w:val="Hyperlink"/>
                <w:noProof/>
              </w:rPr>
              <w:t>Why you should avoid the Format Locator as much as possible</w:t>
            </w:r>
            <w:r w:rsidR="00F84573">
              <w:rPr>
                <w:noProof/>
                <w:webHidden/>
              </w:rPr>
              <w:tab/>
            </w:r>
            <w:r w:rsidR="00F84573">
              <w:rPr>
                <w:noProof/>
                <w:webHidden/>
              </w:rPr>
              <w:fldChar w:fldCharType="begin"/>
            </w:r>
            <w:r w:rsidR="00F84573">
              <w:rPr>
                <w:noProof/>
                <w:webHidden/>
              </w:rPr>
              <w:instrText xml:space="preserve"> PAGEREF _Toc386812547 \h </w:instrText>
            </w:r>
            <w:r w:rsidR="00F84573">
              <w:rPr>
                <w:noProof/>
                <w:webHidden/>
              </w:rPr>
            </w:r>
            <w:r w:rsidR="00F84573">
              <w:rPr>
                <w:noProof/>
                <w:webHidden/>
              </w:rPr>
              <w:fldChar w:fldCharType="separate"/>
            </w:r>
            <w:r w:rsidR="005F780A">
              <w:rPr>
                <w:noProof/>
                <w:webHidden/>
              </w:rPr>
              <w:t>35</w:t>
            </w:r>
            <w:r w:rsidR="00F84573">
              <w:rPr>
                <w:noProof/>
                <w:webHidden/>
              </w:rPr>
              <w:fldChar w:fldCharType="end"/>
            </w:r>
          </w:hyperlink>
        </w:p>
        <w:p w14:paraId="69628046"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48" w:history="1">
            <w:r w:rsidR="00F84573" w:rsidRPr="00192B2E">
              <w:rPr>
                <w:rStyle w:val="Hyperlink"/>
                <w:noProof/>
              </w:rPr>
              <w:t>User Experience</w:t>
            </w:r>
            <w:r w:rsidR="00F84573">
              <w:rPr>
                <w:noProof/>
                <w:webHidden/>
              </w:rPr>
              <w:tab/>
            </w:r>
            <w:r w:rsidR="00F84573">
              <w:rPr>
                <w:noProof/>
                <w:webHidden/>
              </w:rPr>
              <w:fldChar w:fldCharType="begin"/>
            </w:r>
            <w:r w:rsidR="00F84573">
              <w:rPr>
                <w:noProof/>
                <w:webHidden/>
              </w:rPr>
              <w:instrText xml:space="preserve"> PAGEREF _Toc386812548 \h </w:instrText>
            </w:r>
            <w:r w:rsidR="00F84573">
              <w:rPr>
                <w:noProof/>
                <w:webHidden/>
              </w:rPr>
            </w:r>
            <w:r w:rsidR="00F84573">
              <w:rPr>
                <w:noProof/>
                <w:webHidden/>
              </w:rPr>
              <w:fldChar w:fldCharType="separate"/>
            </w:r>
            <w:r w:rsidR="005F780A">
              <w:rPr>
                <w:noProof/>
                <w:webHidden/>
              </w:rPr>
              <w:t>36</w:t>
            </w:r>
            <w:r w:rsidR="00F84573">
              <w:rPr>
                <w:noProof/>
                <w:webHidden/>
              </w:rPr>
              <w:fldChar w:fldCharType="end"/>
            </w:r>
          </w:hyperlink>
        </w:p>
        <w:p w14:paraId="02DFDCF8"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49" w:history="1">
            <w:r w:rsidR="00F84573" w:rsidRPr="00192B2E">
              <w:rPr>
                <w:rStyle w:val="Hyperlink"/>
                <w:noProof/>
                <w:lang w:val="en-GB"/>
              </w:rPr>
              <w:t>Steps to building a great User Experience – Fingers , Eyes &amp; Mind.</w:t>
            </w:r>
            <w:r w:rsidR="00F84573">
              <w:rPr>
                <w:noProof/>
                <w:webHidden/>
              </w:rPr>
              <w:tab/>
            </w:r>
            <w:r w:rsidR="00F84573">
              <w:rPr>
                <w:noProof/>
                <w:webHidden/>
              </w:rPr>
              <w:fldChar w:fldCharType="begin"/>
            </w:r>
            <w:r w:rsidR="00F84573">
              <w:rPr>
                <w:noProof/>
                <w:webHidden/>
              </w:rPr>
              <w:instrText xml:space="preserve"> PAGEREF _Toc386812549 \h </w:instrText>
            </w:r>
            <w:r w:rsidR="00F84573">
              <w:rPr>
                <w:noProof/>
                <w:webHidden/>
              </w:rPr>
            </w:r>
            <w:r w:rsidR="00F84573">
              <w:rPr>
                <w:noProof/>
                <w:webHidden/>
              </w:rPr>
              <w:fldChar w:fldCharType="separate"/>
            </w:r>
            <w:r w:rsidR="005F780A">
              <w:rPr>
                <w:noProof/>
                <w:webHidden/>
              </w:rPr>
              <w:t>36</w:t>
            </w:r>
            <w:r w:rsidR="00F84573">
              <w:rPr>
                <w:noProof/>
                <w:webHidden/>
              </w:rPr>
              <w:fldChar w:fldCharType="end"/>
            </w:r>
          </w:hyperlink>
        </w:p>
        <w:p w14:paraId="612CB9E8"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50" w:history="1">
            <w:r w:rsidR="00F84573" w:rsidRPr="00192B2E">
              <w:rPr>
                <w:rStyle w:val="Hyperlink"/>
                <w:noProof/>
              </w:rPr>
              <w:t>User Productivity</w:t>
            </w:r>
            <w:r w:rsidR="00F84573">
              <w:rPr>
                <w:noProof/>
                <w:webHidden/>
              </w:rPr>
              <w:tab/>
            </w:r>
            <w:r w:rsidR="00F84573">
              <w:rPr>
                <w:noProof/>
                <w:webHidden/>
              </w:rPr>
              <w:fldChar w:fldCharType="begin"/>
            </w:r>
            <w:r w:rsidR="00F84573">
              <w:rPr>
                <w:noProof/>
                <w:webHidden/>
              </w:rPr>
              <w:instrText xml:space="preserve"> PAGEREF _Toc386812550 \h </w:instrText>
            </w:r>
            <w:r w:rsidR="00F84573">
              <w:rPr>
                <w:noProof/>
                <w:webHidden/>
              </w:rPr>
            </w:r>
            <w:r w:rsidR="00F84573">
              <w:rPr>
                <w:noProof/>
                <w:webHidden/>
              </w:rPr>
              <w:fldChar w:fldCharType="separate"/>
            </w:r>
            <w:r w:rsidR="005F780A">
              <w:rPr>
                <w:noProof/>
                <w:webHidden/>
              </w:rPr>
              <w:t>36</w:t>
            </w:r>
            <w:r w:rsidR="00F84573">
              <w:rPr>
                <w:noProof/>
                <w:webHidden/>
              </w:rPr>
              <w:fldChar w:fldCharType="end"/>
            </w:r>
          </w:hyperlink>
        </w:p>
        <w:p w14:paraId="0BE4F2BF"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51" w:history="1">
            <w:r w:rsidR="00F84573" w:rsidRPr="00192B2E">
              <w:rPr>
                <w:rStyle w:val="Hyperlink"/>
                <w:noProof/>
              </w:rPr>
              <w:t>Fingers</w:t>
            </w:r>
            <w:r w:rsidR="00F84573">
              <w:rPr>
                <w:noProof/>
                <w:webHidden/>
              </w:rPr>
              <w:tab/>
            </w:r>
            <w:r w:rsidR="00F84573">
              <w:rPr>
                <w:noProof/>
                <w:webHidden/>
              </w:rPr>
              <w:fldChar w:fldCharType="begin"/>
            </w:r>
            <w:r w:rsidR="00F84573">
              <w:rPr>
                <w:noProof/>
                <w:webHidden/>
              </w:rPr>
              <w:instrText xml:space="preserve"> PAGEREF _Toc386812551 \h </w:instrText>
            </w:r>
            <w:r w:rsidR="00F84573">
              <w:rPr>
                <w:noProof/>
                <w:webHidden/>
              </w:rPr>
            </w:r>
            <w:r w:rsidR="00F84573">
              <w:rPr>
                <w:noProof/>
                <w:webHidden/>
              </w:rPr>
              <w:fldChar w:fldCharType="separate"/>
            </w:r>
            <w:r w:rsidR="005F780A">
              <w:rPr>
                <w:noProof/>
                <w:webHidden/>
              </w:rPr>
              <w:t>36</w:t>
            </w:r>
            <w:r w:rsidR="00F84573">
              <w:rPr>
                <w:noProof/>
                <w:webHidden/>
              </w:rPr>
              <w:fldChar w:fldCharType="end"/>
            </w:r>
          </w:hyperlink>
        </w:p>
        <w:p w14:paraId="69413E5C"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52" w:history="1">
            <w:r w:rsidR="00F84573" w:rsidRPr="00192B2E">
              <w:rPr>
                <w:rStyle w:val="Hyperlink"/>
                <w:noProof/>
              </w:rPr>
              <w:t>Eyes</w:t>
            </w:r>
            <w:r w:rsidR="00F84573">
              <w:rPr>
                <w:noProof/>
                <w:webHidden/>
              </w:rPr>
              <w:tab/>
            </w:r>
            <w:r w:rsidR="00F84573">
              <w:rPr>
                <w:noProof/>
                <w:webHidden/>
              </w:rPr>
              <w:fldChar w:fldCharType="begin"/>
            </w:r>
            <w:r w:rsidR="00F84573">
              <w:rPr>
                <w:noProof/>
                <w:webHidden/>
              </w:rPr>
              <w:instrText xml:space="preserve"> PAGEREF _Toc386812552 \h </w:instrText>
            </w:r>
            <w:r w:rsidR="00F84573">
              <w:rPr>
                <w:noProof/>
                <w:webHidden/>
              </w:rPr>
            </w:r>
            <w:r w:rsidR="00F84573">
              <w:rPr>
                <w:noProof/>
                <w:webHidden/>
              </w:rPr>
              <w:fldChar w:fldCharType="separate"/>
            </w:r>
            <w:r w:rsidR="005F780A">
              <w:rPr>
                <w:noProof/>
                <w:webHidden/>
              </w:rPr>
              <w:t>39</w:t>
            </w:r>
            <w:r w:rsidR="00F84573">
              <w:rPr>
                <w:noProof/>
                <w:webHidden/>
              </w:rPr>
              <w:fldChar w:fldCharType="end"/>
            </w:r>
          </w:hyperlink>
        </w:p>
        <w:p w14:paraId="07023960"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53" w:history="1">
            <w:r w:rsidR="00F84573" w:rsidRPr="00192B2E">
              <w:rPr>
                <w:rStyle w:val="Hyperlink"/>
                <w:noProof/>
              </w:rPr>
              <w:t>Mind</w:t>
            </w:r>
            <w:r w:rsidR="00F84573">
              <w:rPr>
                <w:noProof/>
                <w:webHidden/>
              </w:rPr>
              <w:tab/>
            </w:r>
            <w:r w:rsidR="00F84573">
              <w:rPr>
                <w:noProof/>
                <w:webHidden/>
              </w:rPr>
              <w:fldChar w:fldCharType="begin"/>
            </w:r>
            <w:r w:rsidR="00F84573">
              <w:rPr>
                <w:noProof/>
                <w:webHidden/>
              </w:rPr>
              <w:instrText xml:space="preserve"> PAGEREF _Toc386812553 \h </w:instrText>
            </w:r>
            <w:r w:rsidR="00F84573">
              <w:rPr>
                <w:noProof/>
                <w:webHidden/>
              </w:rPr>
            </w:r>
            <w:r w:rsidR="00F84573">
              <w:rPr>
                <w:noProof/>
                <w:webHidden/>
              </w:rPr>
              <w:fldChar w:fldCharType="separate"/>
            </w:r>
            <w:r w:rsidR="005F780A">
              <w:rPr>
                <w:noProof/>
                <w:webHidden/>
              </w:rPr>
              <w:t>41</w:t>
            </w:r>
            <w:r w:rsidR="00F84573">
              <w:rPr>
                <w:noProof/>
                <w:webHidden/>
              </w:rPr>
              <w:fldChar w:fldCharType="end"/>
            </w:r>
          </w:hyperlink>
        </w:p>
        <w:p w14:paraId="7B5FC534"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54" w:history="1">
            <w:r w:rsidR="00F84573" w:rsidRPr="00192B2E">
              <w:rPr>
                <w:rStyle w:val="Hyperlink"/>
                <w:noProof/>
                <w:lang w:val="en-AU"/>
              </w:rPr>
              <w:t>Classification</w:t>
            </w:r>
            <w:r w:rsidR="00F84573">
              <w:rPr>
                <w:noProof/>
                <w:webHidden/>
              </w:rPr>
              <w:tab/>
            </w:r>
            <w:r w:rsidR="00F84573">
              <w:rPr>
                <w:noProof/>
                <w:webHidden/>
              </w:rPr>
              <w:fldChar w:fldCharType="begin"/>
            </w:r>
            <w:r w:rsidR="00F84573">
              <w:rPr>
                <w:noProof/>
                <w:webHidden/>
              </w:rPr>
              <w:instrText xml:space="preserve"> PAGEREF _Toc386812554 \h </w:instrText>
            </w:r>
            <w:r w:rsidR="00F84573">
              <w:rPr>
                <w:noProof/>
                <w:webHidden/>
              </w:rPr>
            </w:r>
            <w:r w:rsidR="00F84573">
              <w:rPr>
                <w:noProof/>
                <w:webHidden/>
              </w:rPr>
              <w:fldChar w:fldCharType="separate"/>
            </w:r>
            <w:r w:rsidR="005F780A">
              <w:rPr>
                <w:noProof/>
                <w:webHidden/>
              </w:rPr>
              <w:t>43</w:t>
            </w:r>
            <w:r w:rsidR="00F84573">
              <w:rPr>
                <w:noProof/>
                <w:webHidden/>
              </w:rPr>
              <w:fldChar w:fldCharType="end"/>
            </w:r>
          </w:hyperlink>
        </w:p>
        <w:p w14:paraId="241D57F9"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55" w:history="1">
            <w:r w:rsidR="00F84573" w:rsidRPr="00192B2E">
              <w:rPr>
                <w:rStyle w:val="Hyperlink"/>
                <w:noProof/>
                <w:lang w:val="en-AU"/>
              </w:rPr>
              <w:t>Do you really need to classify documents?</w:t>
            </w:r>
            <w:r w:rsidR="00F84573">
              <w:rPr>
                <w:noProof/>
                <w:webHidden/>
              </w:rPr>
              <w:tab/>
            </w:r>
            <w:r w:rsidR="00F84573">
              <w:rPr>
                <w:noProof/>
                <w:webHidden/>
              </w:rPr>
              <w:fldChar w:fldCharType="begin"/>
            </w:r>
            <w:r w:rsidR="00F84573">
              <w:rPr>
                <w:noProof/>
                <w:webHidden/>
              </w:rPr>
              <w:instrText xml:space="preserve"> PAGEREF _Toc386812555 \h </w:instrText>
            </w:r>
            <w:r w:rsidR="00F84573">
              <w:rPr>
                <w:noProof/>
                <w:webHidden/>
              </w:rPr>
            </w:r>
            <w:r w:rsidR="00F84573">
              <w:rPr>
                <w:noProof/>
                <w:webHidden/>
              </w:rPr>
              <w:fldChar w:fldCharType="separate"/>
            </w:r>
            <w:r w:rsidR="005F780A">
              <w:rPr>
                <w:noProof/>
                <w:webHidden/>
              </w:rPr>
              <w:t>43</w:t>
            </w:r>
            <w:r w:rsidR="00F84573">
              <w:rPr>
                <w:noProof/>
                <w:webHidden/>
              </w:rPr>
              <w:fldChar w:fldCharType="end"/>
            </w:r>
          </w:hyperlink>
        </w:p>
        <w:p w14:paraId="14C4BD82"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56" w:history="1">
            <w:r w:rsidR="00F84573" w:rsidRPr="00192B2E">
              <w:rPr>
                <w:rStyle w:val="Hyperlink"/>
                <w:noProof/>
                <w:lang w:val="en-AU"/>
              </w:rPr>
              <w:t>Classification Trees and Field Inheritance</w:t>
            </w:r>
            <w:r w:rsidR="00F84573">
              <w:rPr>
                <w:noProof/>
                <w:webHidden/>
              </w:rPr>
              <w:tab/>
            </w:r>
            <w:r w:rsidR="00F84573">
              <w:rPr>
                <w:noProof/>
                <w:webHidden/>
              </w:rPr>
              <w:fldChar w:fldCharType="begin"/>
            </w:r>
            <w:r w:rsidR="00F84573">
              <w:rPr>
                <w:noProof/>
                <w:webHidden/>
              </w:rPr>
              <w:instrText xml:space="preserve"> PAGEREF _Toc386812556 \h </w:instrText>
            </w:r>
            <w:r w:rsidR="00F84573">
              <w:rPr>
                <w:noProof/>
                <w:webHidden/>
              </w:rPr>
            </w:r>
            <w:r w:rsidR="00F84573">
              <w:rPr>
                <w:noProof/>
                <w:webHidden/>
              </w:rPr>
              <w:fldChar w:fldCharType="separate"/>
            </w:r>
            <w:r w:rsidR="005F780A">
              <w:rPr>
                <w:noProof/>
                <w:webHidden/>
              </w:rPr>
              <w:t>44</w:t>
            </w:r>
            <w:r w:rsidR="00F84573">
              <w:rPr>
                <w:noProof/>
                <w:webHidden/>
              </w:rPr>
              <w:fldChar w:fldCharType="end"/>
            </w:r>
          </w:hyperlink>
        </w:p>
        <w:p w14:paraId="5AA6D3BB"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57" w:history="1">
            <w:r w:rsidR="00F84573" w:rsidRPr="00192B2E">
              <w:rPr>
                <w:rStyle w:val="Hyperlink"/>
                <w:noProof/>
                <w:lang w:val="en-AU"/>
              </w:rPr>
              <w:t>“Structural” Classes</w:t>
            </w:r>
            <w:r w:rsidR="00F84573">
              <w:rPr>
                <w:noProof/>
                <w:webHidden/>
              </w:rPr>
              <w:tab/>
            </w:r>
            <w:r w:rsidR="00F84573">
              <w:rPr>
                <w:noProof/>
                <w:webHidden/>
              </w:rPr>
              <w:fldChar w:fldCharType="begin"/>
            </w:r>
            <w:r w:rsidR="00F84573">
              <w:rPr>
                <w:noProof/>
                <w:webHidden/>
              </w:rPr>
              <w:instrText xml:space="preserve"> PAGEREF _Toc386812557 \h </w:instrText>
            </w:r>
            <w:r w:rsidR="00F84573">
              <w:rPr>
                <w:noProof/>
                <w:webHidden/>
              </w:rPr>
            </w:r>
            <w:r w:rsidR="00F84573">
              <w:rPr>
                <w:noProof/>
                <w:webHidden/>
              </w:rPr>
              <w:fldChar w:fldCharType="separate"/>
            </w:r>
            <w:r w:rsidR="005F780A">
              <w:rPr>
                <w:noProof/>
                <w:webHidden/>
              </w:rPr>
              <w:t>45</w:t>
            </w:r>
            <w:r w:rsidR="00F84573">
              <w:rPr>
                <w:noProof/>
                <w:webHidden/>
              </w:rPr>
              <w:fldChar w:fldCharType="end"/>
            </w:r>
          </w:hyperlink>
        </w:p>
        <w:p w14:paraId="4D158CEB"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58" w:history="1">
            <w:r w:rsidR="00F84573" w:rsidRPr="00192B2E">
              <w:rPr>
                <w:rStyle w:val="Hyperlink"/>
                <w:noProof/>
                <w:lang w:val="en-AU"/>
              </w:rPr>
              <w:t>Building Training Sets</w:t>
            </w:r>
            <w:r w:rsidR="00F84573">
              <w:rPr>
                <w:noProof/>
                <w:webHidden/>
              </w:rPr>
              <w:tab/>
            </w:r>
            <w:r w:rsidR="00F84573">
              <w:rPr>
                <w:noProof/>
                <w:webHidden/>
              </w:rPr>
              <w:fldChar w:fldCharType="begin"/>
            </w:r>
            <w:r w:rsidR="00F84573">
              <w:rPr>
                <w:noProof/>
                <w:webHidden/>
              </w:rPr>
              <w:instrText xml:space="preserve"> PAGEREF _Toc386812558 \h </w:instrText>
            </w:r>
            <w:r w:rsidR="00F84573">
              <w:rPr>
                <w:noProof/>
                <w:webHidden/>
              </w:rPr>
            </w:r>
            <w:r w:rsidR="00F84573">
              <w:rPr>
                <w:noProof/>
                <w:webHidden/>
              </w:rPr>
              <w:fldChar w:fldCharType="separate"/>
            </w:r>
            <w:r w:rsidR="005F780A">
              <w:rPr>
                <w:noProof/>
                <w:webHidden/>
              </w:rPr>
              <w:t>46</w:t>
            </w:r>
            <w:r w:rsidR="00F84573">
              <w:rPr>
                <w:noProof/>
                <w:webHidden/>
              </w:rPr>
              <w:fldChar w:fldCharType="end"/>
            </w:r>
          </w:hyperlink>
        </w:p>
        <w:p w14:paraId="4ECBE0FF"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59" w:history="1">
            <w:r w:rsidR="00F84573" w:rsidRPr="00192B2E">
              <w:rPr>
                <w:rStyle w:val="Hyperlink"/>
                <w:noProof/>
                <w:lang w:val="en-AU"/>
              </w:rPr>
              <w:t>Classification Tools</w:t>
            </w:r>
            <w:r w:rsidR="00F84573">
              <w:rPr>
                <w:noProof/>
                <w:webHidden/>
              </w:rPr>
              <w:tab/>
            </w:r>
            <w:r w:rsidR="00F84573">
              <w:rPr>
                <w:noProof/>
                <w:webHidden/>
              </w:rPr>
              <w:fldChar w:fldCharType="begin"/>
            </w:r>
            <w:r w:rsidR="00F84573">
              <w:rPr>
                <w:noProof/>
                <w:webHidden/>
              </w:rPr>
              <w:instrText xml:space="preserve"> PAGEREF _Toc386812559 \h </w:instrText>
            </w:r>
            <w:r w:rsidR="00F84573">
              <w:rPr>
                <w:noProof/>
                <w:webHidden/>
              </w:rPr>
            </w:r>
            <w:r w:rsidR="00F84573">
              <w:rPr>
                <w:noProof/>
                <w:webHidden/>
              </w:rPr>
              <w:fldChar w:fldCharType="separate"/>
            </w:r>
            <w:r w:rsidR="005F780A">
              <w:rPr>
                <w:noProof/>
                <w:webHidden/>
              </w:rPr>
              <w:t>46</w:t>
            </w:r>
            <w:r w:rsidR="00F84573">
              <w:rPr>
                <w:noProof/>
                <w:webHidden/>
              </w:rPr>
              <w:fldChar w:fldCharType="end"/>
            </w:r>
          </w:hyperlink>
        </w:p>
        <w:p w14:paraId="7E83775E"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60" w:history="1">
            <w:r w:rsidR="00F84573" w:rsidRPr="00192B2E">
              <w:rPr>
                <w:rStyle w:val="Hyperlink"/>
                <w:noProof/>
              </w:rPr>
              <w:t>1.</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Extracting automatically from a Document Management System.</w:t>
            </w:r>
            <w:r w:rsidR="00F84573">
              <w:rPr>
                <w:noProof/>
                <w:webHidden/>
              </w:rPr>
              <w:tab/>
            </w:r>
            <w:r w:rsidR="00F84573">
              <w:rPr>
                <w:noProof/>
                <w:webHidden/>
              </w:rPr>
              <w:fldChar w:fldCharType="begin"/>
            </w:r>
            <w:r w:rsidR="00F84573">
              <w:rPr>
                <w:noProof/>
                <w:webHidden/>
              </w:rPr>
              <w:instrText xml:space="preserve"> PAGEREF _Toc386812560 \h </w:instrText>
            </w:r>
            <w:r w:rsidR="00F84573">
              <w:rPr>
                <w:noProof/>
                <w:webHidden/>
              </w:rPr>
            </w:r>
            <w:r w:rsidR="00F84573">
              <w:rPr>
                <w:noProof/>
                <w:webHidden/>
              </w:rPr>
              <w:fldChar w:fldCharType="separate"/>
            </w:r>
            <w:r w:rsidR="005F780A">
              <w:rPr>
                <w:noProof/>
                <w:webHidden/>
              </w:rPr>
              <w:t>46</w:t>
            </w:r>
            <w:r w:rsidR="00F84573">
              <w:rPr>
                <w:noProof/>
                <w:webHidden/>
              </w:rPr>
              <w:fldChar w:fldCharType="end"/>
            </w:r>
          </w:hyperlink>
        </w:p>
        <w:p w14:paraId="14873E19"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61" w:history="1">
            <w:r w:rsidR="00F84573" w:rsidRPr="00192B2E">
              <w:rPr>
                <w:rStyle w:val="Hyperlink"/>
                <w:noProof/>
              </w:rPr>
              <w:t>2.</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Windows Explorer</w:t>
            </w:r>
            <w:r w:rsidR="00F84573">
              <w:rPr>
                <w:noProof/>
                <w:webHidden/>
              </w:rPr>
              <w:tab/>
            </w:r>
            <w:r w:rsidR="00F84573">
              <w:rPr>
                <w:noProof/>
                <w:webHidden/>
              </w:rPr>
              <w:fldChar w:fldCharType="begin"/>
            </w:r>
            <w:r w:rsidR="00F84573">
              <w:rPr>
                <w:noProof/>
                <w:webHidden/>
              </w:rPr>
              <w:instrText xml:space="preserve"> PAGEREF _Toc386812561 \h </w:instrText>
            </w:r>
            <w:r w:rsidR="00F84573">
              <w:rPr>
                <w:noProof/>
                <w:webHidden/>
              </w:rPr>
            </w:r>
            <w:r w:rsidR="00F84573">
              <w:rPr>
                <w:noProof/>
                <w:webHidden/>
              </w:rPr>
              <w:fldChar w:fldCharType="separate"/>
            </w:r>
            <w:r w:rsidR="005F780A">
              <w:rPr>
                <w:noProof/>
                <w:webHidden/>
              </w:rPr>
              <w:t>46</w:t>
            </w:r>
            <w:r w:rsidR="00F84573">
              <w:rPr>
                <w:noProof/>
                <w:webHidden/>
              </w:rPr>
              <w:fldChar w:fldCharType="end"/>
            </w:r>
          </w:hyperlink>
        </w:p>
        <w:p w14:paraId="2365FCC1"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62" w:history="1">
            <w:r w:rsidR="00F84573" w:rsidRPr="00192B2E">
              <w:rPr>
                <w:rStyle w:val="Hyperlink"/>
                <w:noProof/>
              </w:rPr>
              <w:t>3.</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Build a KTM project simply for Classification</w:t>
            </w:r>
            <w:r w:rsidR="00F84573">
              <w:rPr>
                <w:noProof/>
                <w:webHidden/>
              </w:rPr>
              <w:tab/>
            </w:r>
            <w:r w:rsidR="00F84573">
              <w:rPr>
                <w:noProof/>
                <w:webHidden/>
              </w:rPr>
              <w:fldChar w:fldCharType="begin"/>
            </w:r>
            <w:r w:rsidR="00F84573">
              <w:rPr>
                <w:noProof/>
                <w:webHidden/>
              </w:rPr>
              <w:instrText xml:space="preserve"> PAGEREF _Toc386812562 \h </w:instrText>
            </w:r>
            <w:r w:rsidR="00F84573">
              <w:rPr>
                <w:noProof/>
                <w:webHidden/>
              </w:rPr>
            </w:r>
            <w:r w:rsidR="00F84573">
              <w:rPr>
                <w:noProof/>
                <w:webHidden/>
              </w:rPr>
              <w:fldChar w:fldCharType="separate"/>
            </w:r>
            <w:r w:rsidR="005F780A">
              <w:rPr>
                <w:noProof/>
                <w:webHidden/>
              </w:rPr>
              <w:t>47</w:t>
            </w:r>
            <w:r w:rsidR="00F84573">
              <w:rPr>
                <w:noProof/>
                <w:webHidden/>
              </w:rPr>
              <w:fldChar w:fldCharType="end"/>
            </w:r>
          </w:hyperlink>
        </w:p>
        <w:p w14:paraId="1A9E5062"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63" w:history="1">
            <w:r w:rsidR="00F84573" w:rsidRPr="00192B2E">
              <w:rPr>
                <w:rStyle w:val="Hyperlink"/>
                <w:noProof/>
              </w:rPr>
              <w:t>4.</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Document Clustering</w:t>
            </w:r>
            <w:r w:rsidR="00F84573">
              <w:rPr>
                <w:noProof/>
                <w:webHidden/>
              </w:rPr>
              <w:tab/>
            </w:r>
            <w:r w:rsidR="00F84573">
              <w:rPr>
                <w:noProof/>
                <w:webHidden/>
              </w:rPr>
              <w:fldChar w:fldCharType="begin"/>
            </w:r>
            <w:r w:rsidR="00F84573">
              <w:rPr>
                <w:noProof/>
                <w:webHidden/>
              </w:rPr>
              <w:instrText xml:space="preserve"> PAGEREF _Toc386812563 \h </w:instrText>
            </w:r>
            <w:r w:rsidR="00F84573">
              <w:rPr>
                <w:noProof/>
                <w:webHidden/>
              </w:rPr>
            </w:r>
            <w:r w:rsidR="00F84573">
              <w:rPr>
                <w:noProof/>
                <w:webHidden/>
              </w:rPr>
              <w:fldChar w:fldCharType="separate"/>
            </w:r>
            <w:r w:rsidR="005F780A">
              <w:rPr>
                <w:noProof/>
                <w:webHidden/>
              </w:rPr>
              <w:t>47</w:t>
            </w:r>
            <w:r w:rsidR="00F84573">
              <w:rPr>
                <w:noProof/>
                <w:webHidden/>
              </w:rPr>
              <w:fldChar w:fldCharType="end"/>
            </w:r>
          </w:hyperlink>
        </w:p>
        <w:p w14:paraId="467E7207"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64" w:history="1">
            <w:r w:rsidR="00F84573" w:rsidRPr="00192B2E">
              <w:rPr>
                <w:rStyle w:val="Hyperlink"/>
                <w:noProof/>
              </w:rPr>
              <w:t>5.</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Trainable Document Separation (TDS)</w:t>
            </w:r>
            <w:r w:rsidR="00F84573">
              <w:rPr>
                <w:noProof/>
                <w:webHidden/>
              </w:rPr>
              <w:tab/>
            </w:r>
            <w:r w:rsidR="00F84573">
              <w:rPr>
                <w:noProof/>
                <w:webHidden/>
              </w:rPr>
              <w:fldChar w:fldCharType="begin"/>
            </w:r>
            <w:r w:rsidR="00F84573">
              <w:rPr>
                <w:noProof/>
                <w:webHidden/>
              </w:rPr>
              <w:instrText xml:space="preserve"> PAGEREF _Toc386812564 \h </w:instrText>
            </w:r>
            <w:r w:rsidR="00F84573">
              <w:rPr>
                <w:noProof/>
                <w:webHidden/>
              </w:rPr>
            </w:r>
            <w:r w:rsidR="00F84573">
              <w:rPr>
                <w:noProof/>
                <w:webHidden/>
              </w:rPr>
              <w:fldChar w:fldCharType="separate"/>
            </w:r>
            <w:r w:rsidR="005F780A">
              <w:rPr>
                <w:noProof/>
                <w:webHidden/>
              </w:rPr>
              <w:t>48</w:t>
            </w:r>
            <w:r w:rsidR="00F84573">
              <w:rPr>
                <w:noProof/>
                <w:webHidden/>
              </w:rPr>
              <w:fldChar w:fldCharType="end"/>
            </w:r>
          </w:hyperlink>
        </w:p>
        <w:p w14:paraId="7BE959BF"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65" w:history="1">
            <w:r w:rsidR="00F84573" w:rsidRPr="00192B2E">
              <w:rPr>
                <w:rStyle w:val="Hyperlink"/>
                <w:noProof/>
              </w:rPr>
              <w:t>6.</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Project Builder</w:t>
            </w:r>
            <w:r w:rsidR="00F84573">
              <w:rPr>
                <w:noProof/>
                <w:webHidden/>
              </w:rPr>
              <w:tab/>
            </w:r>
            <w:r w:rsidR="00F84573">
              <w:rPr>
                <w:noProof/>
                <w:webHidden/>
              </w:rPr>
              <w:fldChar w:fldCharType="begin"/>
            </w:r>
            <w:r w:rsidR="00F84573">
              <w:rPr>
                <w:noProof/>
                <w:webHidden/>
              </w:rPr>
              <w:instrText xml:space="preserve"> PAGEREF _Toc386812565 \h </w:instrText>
            </w:r>
            <w:r w:rsidR="00F84573">
              <w:rPr>
                <w:noProof/>
                <w:webHidden/>
              </w:rPr>
            </w:r>
            <w:r w:rsidR="00F84573">
              <w:rPr>
                <w:noProof/>
                <w:webHidden/>
              </w:rPr>
              <w:fldChar w:fldCharType="separate"/>
            </w:r>
            <w:r w:rsidR="005F780A">
              <w:rPr>
                <w:noProof/>
                <w:webHidden/>
              </w:rPr>
              <w:t>48</w:t>
            </w:r>
            <w:r w:rsidR="00F84573">
              <w:rPr>
                <w:noProof/>
                <w:webHidden/>
              </w:rPr>
              <w:fldChar w:fldCharType="end"/>
            </w:r>
          </w:hyperlink>
        </w:p>
        <w:p w14:paraId="4224E11C"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66" w:history="1">
            <w:r w:rsidR="00F84573" w:rsidRPr="00192B2E">
              <w:rPr>
                <w:rStyle w:val="Hyperlink"/>
                <w:noProof/>
                <w:lang w:val="en-AU"/>
              </w:rPr>
              <w:t>Classification Methods</w:t>
            </w:r>
            <w:r w:rsidR="00F84573">
              <w:rPr>
                <w:noProof/>
                <w:webHidden/>
              </w:rPr>
              <w:tab/>
            </w:r>
            <w:r w:rsidR="00F84573">
              <w:rPr>
                <w:noProof/>
                <w:webHidden/>
              </w:rPr>
              <w:fldChar w:fldCharType="begin"/>
            </w:r>
            <w:r w:rsidR="00F84573">
              <w:rPr>
                <w:noProof/>
                <w:webHidden/>
              </w:rPr>
              <w:instrText xml:space="preserve"> PAGEREF _Toc386812566 \h </w:instrText>
            </w:r>
            <w:r w:rsidR="00F84573">
              <w:rPr>
                <w:noProof/>
                <w:webHidden/>
              </w:rPr>
            </w:r>
            <w:r w:rsidR="00F84573">
              <w:rPr>
                <w:noProof/>
                <w:webHidden/>
              </w:rPr>
              <w:fldChar w:fldCharType="separate"/>
            </w:r>
            <w:r w:rsidR="005F780A">
              <w:rPr>
                <w:noProof/>
                <w:webHidden/>
              </w:rPr>
              <w:t>48</w:t>
            </w:r>
            <w:r w:rsidR="00F84573">
              <w:rPr>
                <w:noProof/>
                <w:webHidden/>
              </w:rPr>
              <w:fldChar w:fldCharType="end"/>
            </w:r>
          </w:hyperlink>
        </w:p>
        <w:p w14:paraId="1BDCB83B"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67" w:history="1">
            <w:r w:rsidR="00F84573" w:rsidRPr="00192B2E">
              <w:rPr>
                <w:rStyle w:val="Hyperlink"/>
                <w:noProof/>
              </w:rPr>
              <w:t>1.</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Layout Classification</w:t>
            </w:r>
            <w:r w:rsidR="00F84573">
              <w:rPr>
                <w:noProof/>
                <w:webHidden/>
              </w:rPr>
              <w:tab/>
            </w:r>
            <w:r w:rsidR="00F84573">
              <w:rPr>
                <w:noProof/>
                <w:webHidden/>
              </w:rPr>
              <w:fldChar w:fldCharType="begin"/>
            </w:r>
            <w:r w:rsidR="00F84573">
              <w:rPr>
                <w:noProof/>
                <w:webHidden/>
              </w:rPr>
              <w:instrText xml:space="preserve"> PAGEREF _Toc386812567 \h </w:instrText>
            </w:r>
            <w:r w:rsidR="00F84573">
              <w:rPr>
                <w:noProof/>
                <w:webHidden/>
              </w:rPr>
            </w:r>
            <w:r w:rsidR="00F84573">
              <w:rPr>
                <w:noProof/>
                <w:webHidden/>
              </w:rPr>
              <w:fldChar w:fldCharType="separate"/>
            </w:r>
            <w:r w:rsidR="005F780A">
              <w:rPr>
                <w:noProof/>
                <w:webHidden/>
              </w:rPr>
              <w:t>48</w:t>
            </w:r>
            <w:r w:rsidR="00F84573">
              <w:rPr>
                <w:noProof/>
                <w:webHidden/>
              </w:rPr>
              <w:fldChar w:fldCharType="end"/>
            </w:r>
          </w:hyperlink>
        </w:p>
        <w:p w14:paraId="7D9466BA"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68" w:history="1">
            <w:r w:rsidR="00F84573" w:rsidRPr="00192B2E">
              <w:rPr>
                <w:rStyle w:val="Hyperlink"/>
                <w:noProof/>
              </w:rPr>
              <w:t>2.</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Text Classification</w:t>
            </w:r>
            <w:r w:rsidR="00F84573">
              <w:rPr>
                <w:noProof/>
                <w:webHidden/>
              </w:rPr>
              <w:tab/>
            </w:r>
            <w:r w:rsidR="00F84573">
              <w:rPr>
                <w:noProof/>
                <w:webHidden/>
              </w:rPr>
              <w:fldChar w:fldCharType="begin"/>
            </w:r>
            <w:r w:rsidR="00F84573">
              <w:rPr>
                <w:noProof/>
                <w:webHidden/>
              </w:rPr>
              <w:instrText xml:space="preserve"> PAGEREF _Toc386812568 \h </w:instrText>
            </w:r>
            <w:r w:rsidR="00F84573">
              <w:rPr>
                <w:noProof/>
                <w:webHidden/>
              </w:rPr>
            </w:r>
            <w:r w:rsidR="00F84573">
              <w:rPr>
                <w:noProof/>
                <w:webHidden/>
              </w:rPr>
              <w:fldChar w:fldCharType="separate"/>
            </w:r>
            <w:r w:rsidR="005F780A">
              <w:rPr>
                <w:noProof/>
                <w:webHidden/>
              </w:rPr>
              <w:t>48</w:t>
            </w:r>
            <w:r w:rsidR="00F84573">
              <w:rPr>
                <w:noProof/>
                <w:webHidden/>
              </w:rPr>
              <w:fldChar w:fldCharType="end"/>
            </w:r>
          </w:hyperlink>
        </w:p>
        <w:p w14:paraId="4135EFB9"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69" w:history="1">
            <w:r w:rsidR="00F84573" w:rsidRPr="00192B2E">
              <w:rPr>
                <w:rStyle w:val="Hyperlink"/>
                <w:noProof/>
              </w:rPr>
              <w:t>3.</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Instructional Classification</w:t>
            </w:r>
            <w:r w:rsidR="00F84573">
              <w:rPr>
                <w:noProof/>
                <w:webHidden/>
              </w:rPr>
              <w:tab/>
            </w:r>
            <w:r w:rsidR="00F84573">
              <w:rPr>
                <w:noProof/>
                <w:webHidden/>
              </w:rPr>
              <w:fldChar w:fldCharType="begin"/>
            </w:r>
            <w:r w:rsidR="00F84573">
              <w:rPr>
                <w:noProof/>
                <w:webHidden/>
              </w:rPr>
              <w:instrText xml:space="preserve"> PAGEREF _Toc386812569 \h </w:instrText>
            </w:r>
            <w:r w:rsidR="00F84573">
              <w:rPr>
                <w:noProof/>
                <w:webHidden/>
              </w:rPr>
            </w:r>
            <w:r w:rsidR="00F84573">
              <w:rPr>
                <w:noProof/>
                <w:webHidden/>
              </w:rPr>
              <w:fldChar w:fldCharType="separate"/>
            </w:r>
            <w:r w:rsidR="005F780A">
              <w:rPr>
                <w:noProof/>
                <w:webHidden/>
              </w:rPr>
              <w:t>48</w:t>
            </w:r>
            <w:r w:rsidR="00F84573">
              <w:rPr>
                <w:noProof/>
                <w:webHidden/>
              </w:rPr>
              <w:fldChar w:fldCharType="end"/>
            </w:r>
          </w:hyperlink>
        </w:p>
        <w:p w14:paraId="4D3A5350"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70" w:history="1">
            <w:r w:rsidR="00F84573" w:rsidRPr="00192B2E">
              <w:rPr>
                <w:rStyle w:val="Hyperlink"/>
                <w:noProof/>
              </w:rPr>
              <w:t>4.</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Script Classification</w:t>
            </w:r>
            <w:r w:rsidR="00F84573">
              <w:rPr>
                <w:noProof/>
                <w:webHidden/>
              </w:rPr>
              <w:tab/>
            </w:r>
            <w:r w:rsidR="00F84573">
              <w:rPr>
                <w:noProof/>
                <w:webHidden/>
              </w:rPr>
              <w:fldChar w:fldCharType="begin"/>
            </w:r>
            <w:r w:rsidR="00F84573">
              <w:rPr>
                <w:noProof/>
                <w:webHidden/>
              </w:rPr>
              <w:instrText xml:space="preserve"> PAGEREF _Toc386812570 \h </w:instrText>
            </w:r>
            <w:r w:rsidR="00F84573">
              <w:rPr>
                <w:noProof/>
                <w:webHidden/>
              </w:rPr>
            </w:r>
            <w:r w:rsidR="00F84573">
              <w:rPr>
                <w:noProof/>
                <w:webHidden/>
              </w:rPr>
              <w:fldChar w:fldCharType="separate"/>
            </w:r>
            <w:r w:rsidR="005F780A">
              <w:rPr>
                <w:noProof/>
                <w:webHidden/>
              </w:rPr>
              <w:t>49</w:t>
            </w:r>
            <w:r w:rsidR="00F84573">
              <w:rPr>
                <w:noProof/>
                <w:webHidden/>
              </w:rPr>
              <w:fldChar w:fldCharType="end"/>
            </w:r>
          </w:hyperlink>
        </w:p>
        <w:p w14:paraId="519B0C5D"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571" w:history="1">
            <w:r w:rsidR="00F84573" w:rsidRPr="00192B2E">
              <w:rPr>
                <w:rStyle w:val="Hyperlink"/>
                <w:noProof/>
              </w:rPr>
              <w:t>1.</w:t>
            </w:r>
            <w:r w:rsidR="00F84573">
              <w:rPr>
                <w:rFonts w:asciiTheme="minorHAnsi" w:eastAsiaTheme="minorEastAsia" w:hAnsiTheme="minorHAnsi" w:cstheme="minorBidi"/>
                <w:noProof/>
                <w:sz w:val="22"/>
                <w:lang w:val="en-GB" w:eastAsia="en-GB" w:bidi="ar-SA"/>
              </w:rPr>
              <w:tab/>
            </w:r>
            <w:r w:rsidR="00F84573" w:rsidRPr="00192B2E">
              <w:rPr>
                <w:rStyle w:val="Hyperlink"/>
                <w:noProof/>
              </w:rPr>
              <w:t>Fuzzy Database Queries from Script</w:t>
            </w:r>
            <w:r w:rsidR="00F84573">
              <w:rPr>
                <w:noProof/>
                <w:webHidden/>
              </w:rPr>
              <w:tab/>
            </w:r>
            <w:r w:rsidR="00F84573">
              <w:rPr>
                <w:noProof/>
                <w:webHidden/>
              </w:rPr>
              <w:fldChar w:fldCharType="begin"/>
            </w:r>
            <w:r w:rsidR="00F84573">
              <w:rPr>
                <w:noProof/>
                <w:webHidden/>
              </w:rPr>
              <w:instrText xml:space="preserve"> PAGEREF _Toc386812571 \h </w:instrText>
            </w:r>
            <w:r w:rsidR="00F84573">
              <w:rPr>
                <w:noProof/>
                <w:webHidden/>
              </w:rPr>
            </w:r>
            <w:r w:rsidR="00F84573">
              <w:rPr>
                <w:noProof/>
                <w:webHidden/>
              </w:rPr>
              <w:fldChar w:fldCharType="separate"/>
            </w:r>
            <w:r w:rsidR="005F780A">
              <w:rPr>
                <w:noProof/>
                <w:webHidden/>
              </w:rPr>
              <w:t>50</w:t>
            </w:r>
            <w:r w:rsidR="00F84573">
              <w:rPr>
                <w:noProof/>
                <w:webHidden/>
              </w:rPr>
              <w:fldChar w:fldCharType="end"/>
            </w:r>
          </w:hyperlink>
        </w:p>
        <w:p w14:paraId="44361FA1"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72" w:history="1">
            <w:r w:rsidR="00F84573" w:rsidRPr="00192B2E">
              <w:rPr>
                <w:rStyle w:val="Hyperlink"/>
                <w:noProof/>
              </w:rPr>
              <w:t>5.</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Classification Locator</w:t>
            </w:r>
            <w:r w:rsidR="00F84573">
              <w:rPr>
                <w:noProof/>
                <w:webHidden/>
              </w:rPr>
              <w:tab/>
            </w:r>
            <w:r w:rsidR="00F84573">
              <w:rPr>
                <w:noProof/>
                <w:webHidden/>
              </w:rPr>
              <w:fldChar w:fldCharType="begin"/>
            </w:r>
            <w:r w:rsidR="00F84573">
              <w:rPr>
                <w:noProof/>
                <w:webHidden/>
              </w:rPr>
              <w:instrText xml:space="preserve"> PAGEREF _Toc386812572 \h </w:instrText>
            </w:r>
            <w:r w:rsidR="00F84573">
              <w:rPr>
                <w:noProof/>
                <w:webHidden/>
              </w:rPr>
            </w:r>
            <w:r w:rsidR="00F84573">
              <w:rPr>
                <w:noProof/>
                <w:webHidden/>
              </w:rPr>
              <w:fldChar w:fldCharType="separate"/>
            </w:r>
            <w:r w:rsidR="005F780A">
              <w:rPr>
                <w:noProof/>
                <w:webHidden/>
              </w:rPr>
              <w:t>51</w:t>
            </w:r>
            <w:r w:rsidR="00F84573">
              <w:rPr>
                <w:noProof/>
                <w:webHidden/>
              </w:rPr>
              <w:fldChar w:fldCharType="end"/>
            </w:r>
          </w:hyperlink>
        </w:p>
        <w:p w14:paraId="6B684724"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73" w:history="1">
            <w:r w:rsidR="00F84573" w:rsidRPr="00192B2E">
              <w:rPr>
                <w:rStyle w:val="Hyperlink"/>
                <w:noProof/>
              </w:rPr>
              <w:t>6.</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Manual Classification (Document Review &amp; Validation)</w:t>
            </w:r>
            <w:r w:rsidR="00F84573">
              <w:rPr>
                <w:noProof/>
                <w:webHidden/>
              </w:rPr>
              <w:tab/>
            </w:r>
            <w:r w:rsidR="00F84573">
              <w:rPr>
                <w:noProof/>
                <w:webHidden/>
              </w:rPr>
              <w:fldChar w:fldCharType="begin"/>
            </w:r>
            <w:r w:rsidR="00F84573">
              <w:rPr>
                <w:noProof/>
                <w:webHidden/>
              </w:rPr>
              <w:instrText xml:space="preserve"> PAGEREF _Toc386812573 \h </w:instrText>
            </w:r>
            <w:r w:rsidR="00F84573">
              <w:rPr>
                <w:noProof/>
                <w:webHidden/>
              </w:rPr>
            </w:r>
            <w:r w:rsidR="00F84573">
              <w:rPr>
                <w:noProof/>
                <w:webHidden/>
              </w:rPr>
              <w:fldChar w:fldCharType="separate"/>
            </w:r>
            <w:r w:rsidR="005F780A">
              <w:rPr>
                <w:noProof/>
                <w:webHidden/>
              </w:rPr>
              <w:t>51</w:t>
            </w:r>
            <w:r w:rsidR="00F84573">
              <w:rPr>
                <w:noProof/>
                <w:webHidden/>
              </w:rPr>
              <w:fldChar w:fldCharType="end"/>
            </w:r>
          </w:hyperlink>
        </w:p>
        <w:p w14:paraId="1A7E2040" w14:textId="77777777" w:rsidR="00F84573" w:rsidRDefault="00B34A67" w:rsidP="00F84573">
          <w:pPr>
            <w:pStyle w:val="TOC3"/>
            <w:tabs>
              <w:tab w:val="left" w:pos="1100"/>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74" w:history="1">
            <w:r w:rsidR="00F84573" w:rsidRPr="00192B2E">
              <w:rPr>
                <w:rStyle w:val="Hyperlink"/>
                <w:noProof/>
              </w:rPr>
              <w:t>7.</w:t>
            </w:r>
            <w:r w:rsidR="00F84573">
              <w:rPr>
                <w:rFonts w:asciiTheme="minorHAnsi" w:eastAsiaTheme="minorEastAsia" w:hAnsiTheme="minorHAnsi" w:cstheme="minorBidi"/>
                <w:iCs w:val="0"/>
                <w:noProof/>
                <w:sz w:val="22"/>
                <w:lang w:val="en-GB" w:eastAsia="en-GB" w:bidi="ar-SA"/>
              </w:rPr>
              <w:tab/>
            </w:r>
            <w:r w:rsidR="00F84573" w:rsidRPr="00192B2E">
              <w:rPr>
                <w:rStyle w:val="Hyperlink"/>
                <w:noProof/>
              </w:rPr>
              <w:t>Trainable Document Separation</w:t>
            </w:r>
            <w:r w:rsidR="00F84573">
              <w:rPr>
                <w:noProof/>
                <w:webHidden/>
              </w:rPr>
              <w:tab/>
            </w:r>
            <w:r w:rsidR="00F84573">
              <w:rPr>
                <w:noProof/>
                <w:webHidden/>
              </w:rPr>
              <w:fldChar w:fldCharType="begin"/>
            </w:r>
            <w:r w:rsidR="00F84573">
              <w:rPr>
                <w:noProof/>
                <w:webHidden/>
              </w:rPr>
              <w:instrText xml:space="preserve"> PAGEREF _Toc386812574 \h </w:instrText>
            </w:r>
            <w:r w:rsidR="00F84573">
              <w:rPr>
                <w:noProof/>
                <w:webHidden/>
              </w:rPr>
            </w:r>
            <w:r w:rsidR="00F84573">
              <w:rPr>
                <w:noProof/>
                <w:webHidden/>
              </w:rPr>
              <w:fldChar w:fldCharType="separate"/>
            </w:r>
            <w:r w:rsidR="005F780A">
              <w:rPr>
                <w:noProof/>
                <w:webHidden/>
              </w:rPr>
              <w:t>51</w:t>
            </w:r>
            <w:r w:rsidR="00F84573">
              <w:rPr>
                <w:noProof/>
                <w:webHidden/>
              </w:rPr>
              <w:fldChar w:fldCharType="end"/>
            </w:r>
          </w:hyperlink>
        </w:p>
        <w:p w14:paraId="73A7E793"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75" w:history="1">
            <w:r w:rsidR="00F84573" w:rsidRPr="00192B2E">
              <w:rPr>
                <w:rStyle w:val="Hyperlink"/>
                <w:noProof/>
                <w:lang w:val="en-AU"/>
              </w:rPr>
              <w:t>Classification Tips</w:t>
            </w:r>
            <w:r w:rsidR="00F84573">
              <w:rPr>
                <w:noProof/>
                <w:webHidden/>
              </w:rPr>
              <w:tab/>
            </w:r>
            <w:r w:rsidR="00F84573">
              <w:rPr>
                <w:noProof/>
                <w:webHidden/>
              </w:rPr>
              <w:fldChar w:fldCharType="begin"/>
            </w:r>
            <w:r w:rsidR="00F84573">
              <w:rPr>
                <w:noProof/>
                <w:webHidden/>
              </w:rPr>
              <w:instrText xml:space="preserve"> PAGEREF _Toc386812575 \h </w:instrText>
            </w:r>
            <w:r w:rsidR="00F84573">
              <w:rPr>
                <w:noProof/>
                <w:webHidden/>
              </w:rPr>
            </w:r>
            <w:r w:rsidR="00F84573">
              <w:rPr>
                <w:noProof/>
                <w:webHidden/>
              </w:rPr>
              <w:fldChar w:fldCharType="separate"/>
            </w:r>
            <w:r w:rsidR="005F780A">
              <w:rPr>
                <w:noProof/>
                <w:webHidden/>
              </w:rPr>
              <w:t>51</w:t>
            </w:r>
            <w:r w:rsidR="00F84573">
              <w:rPr>
                <w:noProof/>
                <w:webHidden/>
              </w:rPr>
              <w:fldChar w:fldCharType="end"/>
            </w:r>
          </w:hyperlink>
        </w:p>
        <w:p w14:paraId="0B6BF8AD"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76" w:history="1">
            <w:r w:rsidR="00F84573" w:rsidRPr="00192B2E">
              <w:rPr>
                <w:rStyle w:val="Hyperlink"/>
                <w:noProof/>
              </w:rPr>
              <w:t>How many documents should I train for Classification?</w:t>
            </w:r>
            <w:r w:rsidR="00F84573">
              <w:rPr>
                <w:noProof/>
                <w:webHidden/>
              </w:rPr>
              <w:tab/>
            </w:r>
            <w:r w:rsidR="00F84573">
              <w:rPr>
                <w:noProof/>
                <w:webHidden/>
              </w:rPr>
              <w:fldChar w:fldCharType="begin"/>
            </w:r>
            <w:r w:rsidR="00F84573">
              <w:rPr>
                <w:noProof/>
                <w:webHidden/>
              </w:rPr>
              <w:instrText xml:space="preserve"> PAGEREF _Toc386812576 \h </w:instrText>
            </w:r>
            <w:r w:rsidR="00F84573">
              <w:rPr>
                <w:noProof/>
                <w:webHidden/>
              </w:rPr>
            </w:r>
            <w:r w:rsidR="00F84573">
              <w:rPr>
                <w:noProof/>
                <w:webHidden/>
              </w:rPr>
              <w:fldChar w:fldCharType="separate"/>
            </w:r>
            <w:r w:rsidR="005F780A">
              <w:rPr>
                <w:noProof/>
                <w:webHidden/>
              </w:rPr>
              <w:t>51</w:t>
            </w:r>
            <w:r w:rsidR="00F84573">
              <w:rPr>
                <w:noProof/>
                <w:webHidden/>
              </w:rPr>
              <w:fldChar w:fldCharType="end"/>
            </w:r>
          </w:hyperlink>
        </w:p>
        <w:p w14:paraId="482FCB81"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77" w:history="1">
            <w:r w:rsidR="00F84573" w:rsidRPr="00192B2E">
              <w:rPr>
                <w:rStyle w:val="Hyperlink"/>
                <w:noProof/>
              </w:rPr>
              <w:t>Customer Classification is not always KTM Classification</w:t>
            </w:r>
            <w:r w:rsidR="00F84573">
              <w:rPr>
                <w:noProof/>
                <w:webHidden/>
              </w:rPr>
              <w:tab/>
            </w:r>
            <w:r w:rsidR="00F84573">
              <w:rPr>
                <w:noProof/>
                <w:webHidden/>
              </w:rPr>
              <w:fldChar w:fldCharType="begin"/>
            </w:r>
            <w:r w:rsidR="00F84573">
              <w:rPr>
                <w:noProof/>
                <w:webHidden/>
              </w:rPr>
              <w:instrText xml:space="preserve"> PAGEREF _Toc386812577 \h </w:instrText>
            </w:r>
            <w:r w:rsidR="00F84573">
              <w:rPr>
                <w:noProof/>
                <w:webHidden/>
              </w:rPr>
            </w:r>
            <w:r w:rsidR="00F84573">
              <w:rPr>
                <w:noProof/>
                <w:webHidden/>
              </w:rPr>
              <w:fldChar w:fldCharType="separate"/>
            </w:r>
            <w:r w:rsidR="005F780A">
              <w:rPr>
                <w:noProof/>
                <w:webHidden/>
              </w:rPr>
              <w:t>52</w:t>
            </w:r>
            <w:r w:rsidR="00F84573">
              <w:rPr>
                <w:noProof/>
                <w:webHidden/>
              </w:rPr>
              <w:fldChar w:fldCharType="end"/>
            </w:r>
          </w:hyperlink>
        </w:p>
        <w:p w14:paraId="6C9EF8B7"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78" w:history="1">
            <w:r w:rsidR="00F84573" w:rsidRPr="00192B2E">
              <w:rPr>
                <w:rStyle w:val="Hyperlink"/>
                <w:noProof/>
              </w:rPr>
              <w:t>Divide and Conquer</w:t>
            </w:r>
            <w:r w:rsidR="00F84573">
              <w:rPr>
                <w:noProof/>
                <w:webHidden/>
              </w:rPr>
              <w:tab/>
            </w:r>
            <w:r w:rsidR="00F84573">
              <w:rPr>
                <w:noProof/>
                <w:webHidden/>
              </w:rPr>
              <w:fldChar w:fldCharType="begin"/>
            </w:r>
            <w:r w:rsidR="00F84573">
              <w:rPr>
                <w:noProof/>
                <w:webHidden/>
              </w:rPr>
              <w:instrText xml:space="preserve"> PAGEREF _Toc386812578 \h </w:instrText>
            </w:r>
            <w:r w:rsidR="00F84573">
              <w:rPr>
                <w:noProof/>
                <w:webHidden/>
              </w:rPr>
            </w:r>
            <w:r w:rsidR="00F84573">
              <w:rPr>
                <w:noProof/>
                <w:webHidden/>
              </w:rPr>
              <w:fldChar w:fldCharType="separate"/>
            </w:r>
            <w:r w:rsidR="005F780A">
              <w:rPr>
                <w:noProof/>
                <w:webHidden/>
              </w:rPr>
              <w:t>52</w:t>
            </w:r>
            <w:r w:rsidR="00F84573">
              <w:rPr>
                <w:noProof/>
                <w:webHidden/>
              </w:rPr>
              <w:fldChar w:fldCharType="end"/>
            </w:r>
          </w:hyperlink>
        </w:p>
        <w:p w14:paraId="29B8710E"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79" w:history="1">
            <w:r w:rsidR="00F84573" w:rsidRPr="00192B2E">
              <w:rPr>
                <w:rStyle w:val="Hyperlink"/>
                <w:noProof/>
              </w:rPr>
              <w:t>Find and Filter</w:t>
            </w:r>
            <w:r w:rsidR="00F84573">
              <w:rPr>
                <w:noProof/>
                <w:webHidden/>
              </w:rPr>
              <w:tab/>
            </w:r>
            <w:r w:rsidR="00F84573">
              <w:rPr>
                <w:noProof/>
                <w:webHidden/>
              </w:rPr>
              <w:fldChar w:fldCharType="begin"/>
            </w:r>
            <w:r w:rsidR="00F84573">
              <w:rPr>
                <w:noProof/>
                <w:webHidden/>
              </w:rPr>
              <w:instrText xml:space="preserve"> PAGEREF _Toc386812579 \h </w:instrText>
            </w:r>
            <w:r w:rsidR="00F84573">
              <w:rPr>
                <w:noProof/>
                <w:webHidden/>
              </w:rPr>
            </w:r>
            <w:r w:rsidR="00F84573">
              <w:rPr>
                <w:noProof/>
                <w:webHidden/>
              </w:rPr>
              <w:fldChar w:fldCharType="separate"/>
            </w:r>
            <w:r w:rsidR="005F780A">
              <w:rPr>
                <w:noProof/>
                <w:webHidden/>
              </w:rPr>
              <w:t>52</w:t>
            </w:r>
            <w:r w:rsidR="00F84573">
              <w:rPr>
                <w:noProof/>
                <w:webHidden/>
              </w:rPr>
              <w:fldChar w:fldCharType="end"/>
            </w:r>
          </w:hyperlink>
        </w:p>
        <w:p w14:paraId="23D5E135"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80" w:history="1">
            <w:r w:rsidR="00F84573" w:rsidRPr="00192B2E">
              <w:rPr>
                <w:rStyle w:val="Hyperlink"/>
                <w:noProof/>
                <w:lang w:val="en-AU"/>
              </w:rPr>
              <w:t>Document Separation</w:t>
            </w:r>
            <w:r w:rsidR="00F84573">
              <w:rPr>
                <w:noProof/>
                <w:webHidden/>
              </w:rPr>
              <w:tab/>
            </w:r>
            <w:r w:rsidR="00F84573">
              <w:rPr>
                <w:noProof/>
                <w:webHidden/>
              </w:rPr>
              <w:fldChar w:fldCharType="begin"/>
            </w:r>
            <w:r w:rsidR="00F84573">
              <w:rPr>
                <w:noProof/>
                <w:webHidden/>
              </w:rPr>
              <w:instrText xml:space="preserve"> PAGEREF _Toc386812580 \h </w:instrText>
            </w:r>
            <w:r w:rsidR="00F84573">
              <w:rPr>
                <w:noProof/>
                <w:webHidden/>
              </w:rPr>
            </w:r>
            <w:r w:rsidR="00F84573">
              <w:rPr>
                <w:noProof/>
                <w:webHidden/>
              </w:rPr>
              <w:fldChar w:fldCharType="separate"/>
            </w:r>
            <w:r w:rsidR="005F780A">
              <w:rPr>
                <w:noProof/>
                <w:webHidden/>
              </w:rPr>
              <w:t>52</w:t>
            </w:r>
            <w:r w:rsidR="00F84573">
              <w:rPr>
                <w:noProof/>
                <w:webHidden/>
              </w:rPr>
              <w:fldChar w:fldCharType="end"/>
            </w:r>
          </w:hyperlink>
        </w:p>
        <w:p w14:paraId="5F2D6DCB"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581" w:history="1">
            <w:r w:rsidR="00F84573" w:rsidRPr="00192B2E">
              <w:rPr>
                <w:rStyle w:val="Hyperlink"/>
                <w:noProof/>
                <w:lang w:val="en-AU"/>
              </w:rPr>
              <w:t>1.</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Use Barcode Stickers</w:t>
            </w:r>
            <w:r w:rsidR="00F84573">
              <w:rPr>
                <w:noProof/>
                <w:webHidden/>
              </w:rPr>
              <w:tab/>
            </w:r>
            <w:r w:rsidR="00F84573">
              <w:rPr>
                <w:noProof/>
                <w:webHidden/>
              </w:rPr>
              <w:fldChar w:fldCharType="begin"/>
            </w:r>
            <w:r w:rsidR="00F84573">
              <w:rPr>
                <w:noProof/>
                <w:webHidden/>
              </w:rPr>
              <w:instrText xml:space="preserve"> PAGEREF _Toc386812581 \h </w:instrText>
            </w:r>
            <w:r w:rsidR="00F84573">
              <w:rPr>
                <w:noProof/>
                <w:webHidden/>
              </w:rPr>
            </w:r>
            <w:r w:rsidR="00F84573">
              <w:rPr>
                <w:noProof/>
                <w:webHidden/>
              </w:rPr>
              <w:fldChar w:fldCharType="separate"/>
            </w:r>
            <w:r w:rsidR="005F780A">
              <w:rPr>
                <w:noProof/>
                <w:webHidden/>
              </w:rPr>
              <w:t>52</w:t>
            </w:r>
            <w:r w:rsidR="00F84573">
              <w:rPr>
                <w:noProof/>
                <w:webHidden/>
              </w:rPr>
              <w:fldChar w:fldCharType="end"/>
            </w:r>
          </w:hyperlink>
        </w:p>
        <w:p w14:paraId="6CD9DFC8"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582" w:history="1">
            <w:r w:rsidR="00F84573" w:rsidRPr="00192B2E">
              <w:rPr>
                <w:rStyle w:val="Hyperlink"/>
                <w:noProof/>
                <w:lang w:val="en-AU"/>
              </w:rPr>
              <w:t>2.</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Scan documents individually</w:t>
            </w:r>
            <w:r w:rsidR="00F84573">
              <w:rPr>
                <w:noProof/>
                <w:webHidden/>
              </w:rPr>
              <w:tab/>
            </w:r>
            <w:r w:rsidR="00F84573">
              <w:rPr>
                <w:noProof/>
                <w:webHidden/>
              </w:rPr>
              <w:fldChar w:fldCharType="begin"/>
            </w:r>
            <w:r w:rsidR="00F84573">
              <w:rPr>
                <w:noProof/>
                <w:webHidden/>
              </w:rPr>
              <w:instrText xml:space="preserve"> PAGEREF _Toc386812582 \h </w:instrText>
            </w:r>
            <w:r w:rsidR="00F84573">
              <w:rPr>
                <w:noProof/>
                <w:webHidden/>
              </w:rPr>
            </w:r>
            <w:r w:rsidR="00F84573">
              <w:rPr>
                <w:noProof/>
                <w:webHidden/>
              </w:rPr>
              <w:fldChar w:fldCharType="separate"/>
            </w:r>
            <w:r w:rsidR="005F780A">
              <w:rPr>
                <w:noProof/>
                <w:webHidden/>
              </w:rPr>
              <w:t>53</w:t>
            </w:r>
            <w:r w:rsidR="00F84573">
              <w:rPr>
                <w:noProof/>
                <w:webHidden/>
              </w:rPr>
              <w:fldChar w:fldCharType="end"/>
            </w:r>
          </w:hyperlink>
        </w:p>
        <w:p w14:paraId="7D6AF017"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583" w:history="1">
            <w:r w:rsidR="00F84573" w:rsidRPr="00192B2E">
              <w:rPr>
                <w:rStyle w:val="Hyperlink"/>
                <w:noProof/>
                <w:lang w:val="en-AU"/>
              </w:rPr>
              <w:t>3.</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Use Separator Sheets</w:t>
            </w:r>
            <w:r w:rsidR="00F84573">
              <w:rPr>
                <w:noProof/>
                <w:webHidden/>
              </w:rPr>
              <w:tab/>
            </w:r>
            <w:r w:rsidR="00F84573">
              <w:rPr>
                <w:noProof/>
                <w:webHidden/>
              </w:rPr>
              <w:fldChar w:fldCharType="begin"/>
            </w:r>
            <w:r w:rsidR="00F84573">
              <w:rPr>
                <w:noProof/>
                <w:webHidden/>
              </w:rPr>
              <w:instrText xml:space="preserve"> PAGEREF _Toc386812583 \h </w:instrText>
            </w:r>
            <w:r w:rsidR="00F84573">
              <w:rPr>
                <w:noProof/>
                <w:webHidden/>
              </w:rPr>
            </w:r>
            <w:r w:rsidR="00F84573">
              <w:rPr>
                <w:noProof/>
                <w:webHidden/>
              </w:rPr>
              <w:fldChar w:fldCharType="separate"/>
            </w:r>
            <w:r w:rsidR="005F780A">
              <w:rPr>
                <w:noProof/>
                <w:webHidden/>
              </w:rPr>
              <w:t>53</w:t>
            </w:r>
            <w:r w:rsidR="00F84573">
              <w:rPr>
                <w:noProof/>
                <w:webHidden/>
              </w:rPr>
              <w:fldChar w:fldCharType="end"/>
            </w:r>
          </w:hyperlink>
        </w:p>
        <w:p w14:paraId="0A89AD0D"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584" w:history="1">
            <w:r w:rsidR="00F84573" w:rsidRPr="00192B2E">
              <w:rPr>
                <w:rStyle w:val="Hyperlink"/>
                <w:noProof/>
                <w:lang w:val="en-AU"/>
              </w:rPr>
              <w:t>4.</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Combine all three methods</w:t>
            </w:r>
            <w:r w:rsidR="00F84573">
              <w:rPr>
                <w:noProof/>
                <w:webHidden/>
              </w:rPr>
              <w:tab/>
            </w:r>
            <w:r w:rsidR="00F84573">
              <w:rPr>
                <w:noProof/>
                <w:webHidden/>
              </w:rPr>
              <w:fldChar w:fldCharType="begin"/>
            </w:r>
            <w:r w:rsidR="00F84573">
              <w:rPr>
                <w:noProof/>
                <w:webHidden/>
              </w:rPr>
              <w:instrText xml:space="preserve"> PAGEREF _Toc386812584 \h </w:instrText>
            </w:r>
            <w:r w:rsidR="00F84573">
              <w:rPr>
                <w:noProof/>
                <w:webHidden/>
              </w:rPr>
            </w:r>
            <w:r w:rsidR="00F84573">
              <w:rPr>
                <w:noProof/>
                <w:webHidden/>
              </w:rPr>
              <w:fldChar w:fldCharType="separate"/>
            </w:r>
            <w:r w:rsidR="005F780A">
              <w:rPr>
                <w:noProof/>
                <w:webHidden/>
              </w:rPr>
              <w:t>53</w:t>
            </w:r>
            <w:r w:rsidR="00F84573">
              <w:rPr>
                <w:noProof/>
                <w:webHidden/>
              </w:rPr>
              <w:fldChar w:fldCharType="end"/>
            </w:r>
          </w:hyperlink>
        </w:p>
        <w:p w14:paraId="5EC08797"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585" w:history="1">
            <w:r w:rsidR="00F84573" w:rsidRPr="00192B2E">
              <w:rPr>
                <w:rStyle w:val="Hyperlink"/>
                <w:noProof/>
                <w:lang w:val="en-AU"/>
              </w:rPr>
              <w:t>5.</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Rubber Stamp with Datamatrix barcodes.</w:t>
            </w:r>
            <w:r w:rsidR="00F84573">
              <w:rPr>
                <w:noProof/>
                <w:webHidden/>
              </w:rPr>
              <w:tab/>
            </w:r>
            <w:r w:rsidR="00F84573">
              <w:rPr>
                <w:noProof/>
                <w:webHidden/>
              </w:rPr>
              <w:fldChar w:fldCharType="begin"/>
            </w:r>
            <w:r w:rsidR="00F84573">
              <w:rPr>
                <w:noProof/>
                <w:webHidden/>
              </w:rPr>
              <w:instrText xml:space="preserve"> PAGEREF _Toc386812585 \h </w:instrText>
            </w:r>
            <w:r w:rsidR="00F84573">
              <w:rPr>
                <w:noProof/>
                <w:webHidden/>
              </w:rPr>
            </w:r>
            <w:r w:rsidR="00F84573">
              <w:rPr>
                <w:noProof/>
                <w:webHidden/>
              </w:rPr>
              <w:fldChar w:fldCharType="separate"/>
            </w:r>
            <w:r w:rsidR="005F780A">
              <w:rPr>
                <w:noProof/>
                <w:webHidden/>
              </w:rPr>
              <w:t>53</w:t>
            </w:r>
            <w:r w:rsidR="00F84573">
              <w:rPr>
                <w:noProof/>
                <w:webHidden/>
              </w:rPr>
              <w:fldChar w:fldCharType="end"/>
            </w:r>
          </w:hyperlink>
        </w:p>
        <w:p w14:paraId="1B1E8AB8"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586" w:history="1">
            <w:r w:rsidR="00F84573" w:rsidRPr="00192B2E">
              <w:rPr>
                <w:rStyle w:val="Hyperlink"/>
                <w:noProof/>
                <w:lang w:val="en-AU"/>
              </w:rPr>
              <w:t>6.</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Trainable Document Separation (TDS)</w:t>
            </w:r>
            <w:r w:rsidR="00F84573">
              <w:rPr>
                <w:noProof/>
                <w:webHidden/>
              </w:rPr>
              <w:tab/>
            </w:r>
            <w:r w:rsidR="00F84573">
              <w:rPr>
                <w:noProof/>
                <w:webHidden/>
              </w:rPr>
              <w:fldChar w:fldCharType="begin"/>
            </w:r>
            <w:r w:rsidR="00F84573">
              <w:rPr>
                <w:noProof/>
                <w:webHidden/>
              </w:rPr>
              <w:instrText xml:space="preserve"> PAGEREF _Toc386812586 \h </w:instrText>
            </w:r>
            <w:r w:rsidR="00F84573">
              <w:rPr>
                <w:noProof/>
                <w:webHidden/>
              </w:rPr>
            </w:r>
            <w:r w:rsidR="00F84573">
              <w:rPr>
                <w:noProof/>
                <w:webHidden/>
              </w:rPr>
              <w:fldChar w:fldCharType="separate"/>
            </w:r>
            <w:r w:rsidR="005F780A">
              <w:rPr>
                <w:noProof/>
                <w:webHidden/>
              </w:rPr>
              <w:t>53</w:t>
            </w:r>
            <w:r w:rsidR="00F84573">
              <w:rPr>
                <w:noProof/>
                <w:webHidden/>
              </w:rPr>
              <w:fldChar w:fldCharType="end"/>
            </w:r>
          </w:hyperlink>
        </w:p>
        <w:p w14:paraId="7DBC66AB"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587" w:history="1">
            <w:r w:rsidR="00F84573" w:rsidRPr="00192B2E">
              <w:rPr>
                <w:rStyle w:val="Hyperlink"/>
                <w:noProof/>
                <w:lang w:val="en-AU"/>
              </w:rPr>
              <w:t>7.</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Automatic Document Separation for Invoices</w:t>
            </w:r>
            <w:r w:rsidR="00F84573">
              <w:rPr>
                <w:noProof/>
                <w:webHidden/>
              </w:rPr>
              <w:tab/>
            </w:r>
            <w:r w:rsidR="00F84573">
              <w:rPr>
                <w:noProof/>
                <w:webHidden/>
              </w:rPr>
              <w:fldChar w:fldCharType="begin"/>
            </w:r>
            <w:r w:rsidR="00F84573">
              <w:rPr>
                <w:noProof/>
                <w:webHidden/>
              </w:rPr>
              <w:instrText xml:space="preserve"> PAGEREF _Toc386812587 \h </w:instrText>
            </w:r>
            <w:r w:rsidR="00F84573">
              <w:rPr>
                <w:noProof/>
                <w:webHidden/>
              </w:rPr>
            </w:r>
            <w:r w:rsidR="00F84573">
              <w:rPr>
                <w:noProof/>
                <w:webHidden/>
              </w:rPr>
              <w:fldChar w:fldCharType="separate"/>
            </w:r>
            <w:r w:rsidR="005F780A">
              <w:rPr>
                <w:noProof/>
                <w:webHidden/>
              </w:rPr>
              <w:t>53</w:t>
            </w:r>
            <w:r w:rsidR="00F84573">
              <w:rPr>
                <w:noProof/>
                <w:webHidden/>
              </w:rPr>
              <w:fldChar w:fldCharType="end"/>
            </w:r>
          </w:hyperlink>
        </w:p>
        <w:p w14:paraId="3FBBA64E"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88" w:history="1">
            <w:r w:rsidR="00F84573" w:rsidRPr="00192B2E">
              <w:rPr>
                <w:rStyle w:val="Hyperlink"/>
                <w:noProof/>
              </w:rPr>
              <w:t>Locators</w:t>
            </w:r>
            <w:r w:rsidR="00F84573">
              <w:rPr>
                <w:noProof/>
                <w:webHidden/>
              </w:rPr>
              <w:tab/>
            </w:r>
            <w:r w:rsidR="00F84573">
              <w:rPr>
                <w:noProof/>
                <w:webHidden/>
              </w:rPr>
              <w:fldChar w:fldCharType="begin"/>
            </w:r>
            <w:r w:rsidR="00F84573">
              <w:rPr>
                <w:noProof/>
                <w:webHidden/>
              </w:rPr>
              <w:instrText xml:space="preserve"> PAGEREF _Toc386812588 \h </w:instrText>
            </w:r>
            <w:r w:rsidR="00F84573">
              <w:rPr>
                <w:noProof/>
                <w:webHidden/>
              </w:rPr>
            </w:r>
            <w:r w:rsidR="00F84573">
              <w:rPr>
                <w:noProof/>
                <w:webHidden/>
              </w:rPr>
              <w:fldChar w:fldCharType="separate"/>
            </w:r>
            <w:r w:rsidR="005F780A">
              <w:rPr>
                <w:noProof/>
                <w:webHidden/>
              </w:rPr>
              <w:t>54</w:t>
            </w:r>
            <w:r w:rsidR="00F84573">
              <w:rPr>
                <w:noProof/>
                <w:webHidden/>
              </w:rPr>
              <w:fldChar w:fldCharType="end"/>
            </w:r>
          </w:hyperlink>
        </w:p>
        <w:p w14:paraId="1CE7E5AA"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89" w:history="1">
            <w:r w:rsidR="00F84573" w:rsidRPr="00192B2E">
              <w:rPr>
                <w:rStyle w:val="Hyperlink"/>
                <w:noProof/>
              </w:rPr>
              <w:t>Training</w:t>
            </w:r>
            <w:r w:rsidR="00F84573">
              <w:rPr>
                <w:noProof/>
                <w:webHidden/>
              </w:rPr>
              <w:tab/>
            </w:r>
            <w:r w:rsidR="00F84573">
              <w:rPr>
                <w:noProof/>
                <w:webHidden/>
              </w:rPr>
              <w:fldChar w:fldCharType="begin"/>
            </w:r>
            <w:r w:rsidR="00F84573">
              <w:rPr>
                <w:noProof/>
                <w:webHidden/>
              </w:rPr>
              <w:instrText xml:space="preserve"> PAGEREF _Toc386812589 \h </w:instrText>
            </w:r>
            <w:r w:rsidR="00F84573">
              <w:rPr>
                <w:noProof/>
                <w:webHidden/>
              </w:rPr>
            </w:r>
            <w:r w:rsidR="00F84573">
              <w:rPr>
                <w:noProof/>
                <w:webHidden/>
              </w:rPr>
              <w:fldChar w:fldCharType="separate"/>
            </w:r>
            <w:r w:rsidR="005F780A">
              <w:rPr>
                <w:noProof/>
                <w:webHidden/>
              </w:rPr>
              <w:t>57</w:t>
            </w:r>
            <w:r w:rsidR="00F84573">
              <w:rPr>
                <w:noProof/>
                <w:webHidden/>
              </w:rPr>
              <w:fldChar w:fldCharType="end"/>
            </w:r>
          </w:hyperlink>
        </w:p>
        <w:p w14:paraId="076270BF"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90" w:history="1">
            <w:r w:rsidR="00F84573" w:rsidRPr="00192B2E">
              <w:rPr>
                <w:rStyle w:val="Hyperlink"/>
                <w:noProof/>
                <w:lang w:val="en-GB"/>
              </w:rPr>
              <w:t>How to Train Documents in Project Builder</w:t>
            </w:r>
            <w:r w:rsidR="00F84573">
              <w:rPr>
                <w:noProof/>
                <w:webHidden/>
              </w:rPr>
              <w:tab/>
            </w:r>
            <w:r w:rsidR="00F84573">
              <w:rPr>
                <w:noProof/>
                <w:webHidden/>
              </w:rPr>
              <w:fldChar w:fldCharType="begin"/>
            </w:r>
            <w:r w:rsidR="00F84573">
              <w:rPr>
                <w:noProof/>
                <w:webHidden/>
              </w:rPr>
              <w:instrText xml:space="preserve"> PAGEREF _Toc386812590 \h </w:instrText>
            </w:r>
            <w:r w:rsidR="00F84573">
              <w:rPr>
                <w:noProof/>
                <w:webHidden/>
              </w:rPr>
            </w:r>
            <w:r w:rsidR="00F84573">
              <w:rPr>
                <w:noProof/>
                <w:webHidden/>
              </w:rPr>
              <w:fldChar w:fldCharType="separate"/>
            </w:r>
            <w:r w:rsidR="005F780A">
              <w:rPr>
                <w:noProof/>
                <w:webHidden/>
              </w:rPr>
              <w:t>57</w:t>
            </w:r>
            <w:r w:rsidR="00F84573">
              <w:rPr>
                <w:noProof/>
                <w:webHidden/>
              </w:rPr>
              <w:fldChar w:fldCharType="end"/>
            </w:r>
          </w:hyperlink>
        </w:p>
        <w:p w14:paraId="668BF586"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91" w:history="1">
            <w:r w:rsidR="00F84573" w:rsidRPr="00192B2E">
              <w:rPr>
                <w:rStyle w:val="Hyperlink"/>
                <w:noProof/>
              </w:rPr>
              <w:t>Selecting Anchors</w:t>
            </w:r>
            <w:r w:rsidR="00F84573">
              <w:rPr>
                <w:noProof/>
                <w:webHidden/>
              </w:rPr>
              <w:tab/>
            </w:r>
            <w:r w:rsidR="00F84573">
              <w:rPr>
                <w:noProof/>
                <w:webHidden/>
              </w:rPr>
              <w:fldChar w:fldCharType="begin"/>
            </w:r>
            <w:r w:rsidR="00F84573">
              <w:rPr>
                <w:noProof/>
                <w:webHidden/>
              </w:rPr>
              <w:instrText xml:space="preserve"> PAGEREF _Toc386812591 \h </w:instrText>
            </w:r>
            <w:r w:rsidR="00F84573">
              <w:rPr>
                <w:noProof/>
                <w:webHidden/>
              </w:rPr>
            </w:r>
            <w:r w:rsidR="00F84573">
              <w:rPr>
                <w:noProof/>
                <w:webHidden/>
              </w:rPr>
              <w:fldChar w:fldCharType="separate"/>
            </w:r>
            <w:r w:rsidR="005F780A">
              <w:rPr>
                <w:noProof/>
                <w:webHidden/>
              </w:rPr>
              <w:t>58</w:t>
            </w:r>
            <w:r w:rsidR="00F84573">
              <w:rPr>
                <w:noProof/>
                <w:webHidden/>
              </w:rPr>
              <w:fldChar w:fldCharType="end"/>
            </w:r>
          </w:hyperlink>
        </w:p>
        <w:p w14:paraId="225700FB"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92" w:history="1">
            <w:r w:rsidR="00F84573" w:rsidRPr="00192B2E">
              <w:rPr>
                <w:rStyle w:val="Hyperlink"/>
                <w:noProof/>
                <w:lang w:val="en-GB"/>
              </w:rPr>
              <w:t>How to Select Anchors</w:t>
            </w:r>
            <w:r w:rsidR="00F84573">
              <w:rPr>
                <w:noProof/>
                <w:webHidden/>
              </w:rPr>
              <w:tab/>
            </w:r>
            <w:r w:rsidR="00F84573">
              <w:rPr>
                <w:noProof/>
                <w:webHidden/>
              </w:rPr>
              <w:fldChar w:fldCharType="begin"/>
            </w:r>
            <w:r w:rsidR="00F84573">
              <w:rPr>
                <w:noProof/>
                <w:webHidden/>
              </w:rPr>
              <w:instrText xml:space="preserve"> PAGEREF _Toc386812592 \h </w:instrText>
            </w:r>
            <w:r w:rsidR="00F84573">
              <w:rPr>
                <w:noProof/>
                <w:webHidden/>
              </w:rPr>
            </w:r>
            <w:r w:rsidR="00F84573">
              <w:rPr>
                <w:noProof/>
                <w:webHidden/>
              </w:rPr>
              <w:fldChar w:fldCharType="separate"/>
            </w:r>
            <w:r w:rsidR="005F780A">
              <w:rPr>
                <w:noProof/>
                <w:webHidden/>
              </w:rPr>
              <w:t>58</w:t>
            </w:r>
            <w:r w:rsidR="00F84573">
              <w:rPr>
                <w:noProof/>
                <w:webHidden/>
              </w:rPr>
              <w:fldChar w:fldCharType="end"/>
            </w:r>
          </w:hyperlink>
        </w:p>
        <w:p w14:paraId="7ECD54DA"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93" w:history="1">
            <w:r w:rsidR="00F84573" w:rsidRPr="00192B2E">
              <w:rPr>
                <w:rStyle w:val="Hyperlink"/>
                <w:noProof/>
                <w:lang w:val="en-GB"/>
              </w:rPr>
              <w:t>Trainable Locator Subfield Confidences</w:t>
            </w:r>
            <w:r w:rsidR="00F84573">
              <w:rPr>
                <w:noProof/>
                <w:webHidden/>
              </w:rPr>
              <w:tab/>
            </w:r>
            <w:r w:rsidR="00F84573">
              <w:rPr>
                <w:noProof/>
                <w:webHidden/>
              </w:rPr>
              <w:fldChar w:fldCharType="begin"/>
            </w:r>
            <w:r w:rsidR="00F84573">
              <w:rPr>
                <w:noProof/>
                <w:webHidden/>
              </w:rPr>
              <w:instrText xml:space="preserve"> PAGEREF _Toc386812593 \h </w:instrText>
            </w:r>
            <w:r w:rsidR="00F84573">
              <w:rPr>
                <w:noProof/>
                <w:webHidden/>
              </w:rPr>
            </w:r>
            <w:r w:rsidR="00F84573">
              <w:rPr>
                <w:noProof/>
                <w:webHidden/>
              </w:rPr>
              <w:fldChar w:fldCharType="separate"/>
            </w:r>
            <w:r w:rsidR="005F780A">
              <w:rPr>
                <w:noProof/>
                <w:webHidden/>
              </w:rPr>
              <w:t>59</w:t>
            </w:r>
            <w:r w:rsidR="00F84573">
              <w:rPr>
                <w:noProof/>
                <w:webHidden/>
              </w:rPr>
              <w:fldChar w:fldCharType="end"/>
            </w:r>
          </w:hyperlink>
        </w:p>
        <w:p w14:paraId="263D2DD3"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94" w:history="1">
            <w:r w:rsidR="00F84573" w:rsidRPr="00192B2E">
              <w:rPr>
                <w:rStyle w:val="Hyperlink"/>
                <w:noProof/>
              </w:rPr>
              <w:t>Online Training Scoring and automatic conflict cleaning</w:t>
            </w:r>
            <w:r w:rsidR="00F84573">
              <w:rPr>
                <w:noProof/>
                <w:webHidden/>
              </w:rPr>
              <w:tab/>
            </w:r>
            <w:r w:rsidR="00F84573">
              <w:rPr>
                <w:noProof/>
                <w:webHidden/>
              </w:rPr>
              <w:fldChar w:fldCharType="begin"/>
            </w:r>
            <w:r w:rsidR="00F84573">
              <w:rPr>
                <w:noProof/>
                <w:webHidden/>
              </w:rPr>
              <w:instrText xml:space="preserve"> PAGEREF _Toc386812594 \h </w:instrText>
            </w:r>
            <w:r w:rsidR="00F84573">
              <w:rPr>
                <w:noProof/>
                <w:webHidden/>
              </w:rPr>
            </w:r>
            <w:r w:rsidR="00F84573">
              <w:rPr>
                <w:noProof/>
                <w:webHidden/>
              </w:rPr>
              <w:fldChar w:fldCharType="separate"/>
            </w:r>
            <w:r w:rsidR="005F780A">
              <w:rPr>
                <w:noProof/>
                <w:webHidden/>
              </w:rPr>
              <w:t>59</w:t>
            </w:r>
            <w:r w:rsidR="00F84573">
              <w:rPr>
                <w:noProof/>
                <w:webHidden/>
              </w:rPr>
              <w:fldChar w:fldCharType="end"/>
            </w:r>
          </w:hyperlink>
        </w:p>
        <w:p w14:paraId="1413D098"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95" w:history="1">
            <w:r w:rsidR="00F84573" w:rsidRPr="00192B2E">
              <w:rPr>
                <w:rStyle w:val="Hyperlink"/>
                <w:noProof/>
              </w:rPr>
              <w:t>Resolving Conflicts</w:t>
            </w:r>
            <w:r w:rsidR="00F84573">
              <w:rPr>
                <w:noProof/>
                <w:webHidden/>
              </w:rPr>
              <w:tab/>
            </w:r>
            <w:r w:rsidR="00F84573">
              <w:rPr>
                <w:noProof/>
                <w:webHidden/>
              </w:rPr>
              <w:fldChar w:fldCharType="begin"/>
            </w:r>
            <w:r w:rsidR="00F84573">
              <w:rPr>
                <w:noProof/>
                <w:webHidden/>
              </w:rPr>
              <w:instrText xml:space="preserve"> PAGEREF _Toc386812595 \h </w:instrText>
            </w:r>
            <w:r w:rsidR="00F84573">
              <w:rPr>
                <w:noProof/>
                <w:webHidden/>
              </w:rPr>
            </w:r>
            <w:r w:rsidR="00F84573">
              <w:rPr>
                <w:noProof/>
                <w:webHidden/>
              </w:rPr>
              <w:fldChar w:fldCharType="separate"/>
            </w:r>
            <w:r w:rsidR="005F780A">
              <w:rPr>
                <w:noProof/>
                <w:webHidden/>
              </w:rPr>
              <w:t>60</w:t>
            </w:r>
            <w:r w:rsidR="00F84573">
              <w:rPr>
                <w:noProof/>
                <w:webHidden/>
              </w:rPr>
              <w:fldChar w:fldCharType="end"/>
            </w:r>
          </w:hyperlink>
        </w:p>
        <w:p w14:paraId="573621FF"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96" w:history="1">
            <w:r w:rsidR="00F84573" w:rsidRPr="00192B2E">
              <w:rPr>
                <w:rStyle w:val="Hyperlink"/>
                <w:noProof/>
              </w:rPr>
              <w:t>Invoice Evaluator/Advanced Evaluator</w:t>
            </w:r>
            <w:r w:rsidR="00F84573">
              <w:rPr>
                <w:noProof/>
                <w:webHidden/>
              </w:rPr>
              <w:tab/>
            </w:r>
            <w:r w:rsidR="00F84573">
              <w:rPr>
                <w:noProof/>
                <w:webHidden/>
              </w:rPr>
              <w:fldChar w:fldCharType="begin"/>
            </w:r>
            <w:r w:rsidR="00F84573">
              <w:rPr>
                <w:noProof/>
                <w:webHidden/>
              </w:rPr>
              <w:instrText xml:space="preserve"> PAGEREF _Toc386812596 \h </w:instrText>
            </w:r>
            <w:r w:rsidR="00F84573">
              <w:rPr>
                <w:noProof/>
                <w:webHidden/>
              </w:rPr>
            </w:r>
            <w:r w:rsidR="00F84573">
              <w:rPr>
                <w:noProof/>
                <w:webHidden/>
              </w:rPr>
              <w:fldChar w:fldCharType="separate"/>
            </w:r>
            <w:r w:rsidR="005F780A">
              <w:rPr>
                <w:noProof/>
                <w:webHidden/>
              </w:rPr>
              <w:t>60</w:t>
            </w:r>
            <w:r w:rsidR="00F84573">
              <w:rPr>
                <w:noProof/>
                <w:webHidden/>
              </w:rPr>
              <w:fldChar w:fldCharType="end"/>
            </w:r>
          </w:hyperlink>
        </w:p>
        <w:p w14:paraId="52C3181D"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597" w:history="1">
            <w:r w:rsidR="00F84573" w:rsidRPr="00192B2E">
              <w:rPr>
                <w:rStyle w:val="Hyperlink"/>
                <w:noProof/>
              </w:rPr>
              <w:t>Create a strong Learning Feedback Mechanism for the User</w:t>
            </w:r>
            <w:r w:rsidR="00F84573">
              <w:rPr>
                <w:noProof/>
                <w:webHidden/>
              </w:rPr>
              <w:tab/>
            </w:r>
            <w:r w:rsidR="00F84573">
              <w:rPr>
                <w:noProof/>
                <w:webHidden/>
              </w:rPr>
              <w:fldChar w:fldCharType="begin"/>
            </w:r>
            <w:r w:rsidR="00F84573">
              <w:rPr>
                <w:noProof/>
                <w:webHidden/>
              </w:rPr>
              <w:instrText xml:space="preserve"> PAGEREF _Toc386812597 \h </w:instrText>
            </w:r>
            <w:r w:rsidR="00F84573">
              <w:rPr>
                <w:noProof/>
                <w:webHidden/>
              </w:rPr>
            </w:r>
            <w:r w:rsidR="00F84573">
              <w:rPr>
                <w:noProof/>
                <w:webHidden/>
              </w:rPr>
              <w:fldChar w:fldCharType="separate"/>
            </w:r>
            <w:r w:rsidR="005F780A">
              <w:rPr>
                <w:noProof/>
                <w:webHidden/>
              </w:rPr>
              <w:t>60</w:t>
            </w:r>
            <w:r w:rsidR="00F84573">
              <w:rPr>
                <w:noProof/>
                <w:webHidden/>
              </w:rPr>
              <w:fldChar w:fldCharType="end"/>
            </w:r>
          </w:hyperlink>
        </w:p>
        <w:p w14:paraId="218100A1"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598" w:history="1">
            <w:r w:rsidR="00F84573" w:rsidRPr="00192B2E">
              <w:rPr>
                <w:rStyle w:val="Hyperlink"/>
                <w:noProof/>
                <w:lang w:val="en-AU"/>
              </w:rPr>
              <w:t>Databases</w:t>
            </w:r>
            <w:r w:rsidR="00F84573">
              <w:rPr>
                <w:noProof/>
                <w:webHidden/>
              </w:rPr>
              <w:tab/>
            </w:r>
            <w:r w:rsidR="00F84573">
              <w:rPr>
                <w:noProof/>
                <w:webHidden/>
              </w:rPr>
              <w:fldChar w:fldCharType="begin"/>
            </w:r>
            <w:r w:rsidR="00F84573">
              <w:rPr>
                <w:noProof/>
                <w:webHidden/>
              </w:rPr>
              <w:instrText xml:space="preserve"> PAGEREF _Toc386812598 \h </w:instrText>
            </w:r>
            <w:r w:rsidR="00F84573">
              <w:rPr>
                <w:noProof/>
                <w:webHidden/>
              </w:rPr>
            </w:r>
            <w:r w:rsidR="00F84573">
              <w:rPr>
                <w:noProof/>
                <w:webHidden/>
              </w:rPr>
              <w:fldChar w:fldCharType="separate"/>
            </w:r>
            <w:r w:rsidR="005F780A">
              <w:rPr>
                <w:noProof/>
                <w:webHidden/>
              </w:rPr>
              <w:t>62</w:t>
            </w:r>
            <w:r w:rsidR="00F84573">
              <w:rPr>
                <w:noProof/>
                <w:webHidden/>
              </w:rPr>
              <w:fldChar w:fldCharType="end"/>
            </w:r>
          </w:hyperlink>
        </w:p>
        <w:p w14:paraId="6D01F022"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599" w:history="1">
            <w:r w:rsidR="00F84573" w:rsidRPr="00192B2E">
              <w:rPr>
                <w:rStyle w:val="Hyperlink"/>
                <w:noProof/>
                <w:lang w:val="en-AU"/>
              </w:rPr>
              <w:t>Database Locator</w:t>
            </w:r>
            <w:r w:rsidR="00F84573">
              <w:rPr>
                <w:noProof/>
                <w:webHidden/>
              </w:rPr>
              <w:tab/>
            </w:r>
            <w:r w:rsidR="00F84573">
              <w:rPr>
                <w:noProof/>
                <w:webHidden/>
              </w:rPr>
              <w:fldChar w:fldCharType="begin"/>
            </w:r>
            <w:r w:rsidR="00F84573">
              <w:rPr>
                <w:noProof/>
                <w:webHidden/>
              </w:rPr>
              <w:instrText xml:space="preserve"> PAGEREF _Toc386812599 \h </w:instrText>
            </w:r>
            <w:r w:rsidR="00F84573">
              <w:rPr>
                <w:noProof/>
                <w:webHidden/>
              </w:rPr>
            </w:r>
            <w:r w:rsidR="00F84573">
              <w:rPr>
                <w:noProof/>
                <w:webHidden/>
              </w:rPr>
              <w:fldChar w:fldCharType="separate"/>
            </w:r>
            <w:r w:rsidR="005F780A">
              <w:rPr>
                <w:noProof/>
                <w:webHidden/>
              </w:rPr>
              <w:t>62</w:t>
            </w:r>
            <w:r w:rsidR="00F84573">
              <w:rPr>
                <w:noProof/>
                <w:webHidden/>
              </w:rPr>
              <w:fldChar w:fldCharType="end"/>
            </w:r>
          </w:hyperlink>
        </w:p>
        <w:p w14:paraId="7E664BC6"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00" w:history="1">
            <w:r w:rsidR="00F84573" w:rsidRPr="00192B2E">
              <w:rPr>
                <w:rStyle w:val="Hyperlink"/>
                <w:noProof/>
                <w:lang w:val="en-AU"/>
              </w:rPr>
              <w:t>Vendor Locator</w:t>
            </w:r>
            <w:r w:rsidR="00F84573">
              <w:rPr>
                <w:noProof/>
                <w:webHidden/>
              </w:rPr>
              <w:tab/>
            </w:r>
            <w:r w:rsidR="00F84573">
              <w:rPr>
                <w:noProof/>
                <w:webHidden/>
              </w:rPr>
              <w:fldChar w:fldCharType="begin"/>
            </w:r>
            <w:r w:rsidR="00F84573">
              <w:rPr>
                <w:noProof/>
                <w:webHidden/>
              </w:rPr>
              <w:instrText xml:space="preserve"> PAGEREF _Toc386812600 \h </w:instrText>
            </w:r>
            <w:r w:rsidR="00F84573">
              <w:rPr>
                <w:noProof/>
                <w:webHidden/>
              </w:rPr>
            </w:r>
            <w:r w:rsidR="00F84573">
              <w:rPr>
                <w:noProof/>
                <w:webHidden/>
              </w:rPr>
              <w:fldChar w:fldCharType="separate"/>
            </w:r>
            <w:r w:rsidR="005F780A">
              <w:rPr>
                <w:noProof/>
                <w:webHidden/>
              </w:rPr>
              <w:t>62</w:t>
            </w:r>
            <w:r w:rsidR="00F84573">
              <w:rPr>
                <w:noProof/>
                <w:webHidden/>
              </w:rPr>
              <w:fldChar w:fldCharType="end"/>
            </w:r>
          </w:hyperlink>
        </w:p>
        <w:p w14:paraId="3575DBD9"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01" w:history="1">
            <w:r w:rsidR="00F84573" w:rsidRPr="00192B2E">
              <w:rPr>
                <w:rStyle w:val="Hyperlink"/>
                <w:noProof/>
                <w:lang w:val="en-AU"/>
              </w:rPr>
              <w:t>Database Evaluator</w:t>
            </w:r>
            <w:r w:rsidR="00F84573">
              <w:rPr>
                <w:noProof/>
                <w:webHidden/>
              </w:rPr>
              <w:tab/>
            </w:r>
            <w:r w:rsidR="00F84573">
              <w:rPr>
                <w:noProof/>
                <w:webHidden/>
              </w:rPr>
              <w:fldChar w:fldCharType="begin"/>
            </w:r>
            <w:r w:rsidR="00F84573">
              <w:rPr>
                <w:noProof/>
                <w:webHidden/>
              </w:rPr>
              <w:instrText xml:space="preserve"> PAGEREF _Toc386812601 \h </w:instrText>
            </w:r>
            <w:r w:rsidR="00F84573">
              <w:rPr>
                <w:noProof/>
                <w:webHidden/>
              </w:rPr>
            </w:r>
            <w:r w:rsidR="00F84573">
              <w:rPr>
                <w:noProof/>
                <w:webHidden/>
              </w:rPr>
              <w:fldChar w:fldCharType="separate"/>
            </w:r>
            <w:r w:rsidR="005F780A">
              <w:rPr>
                <w:noProof/>
                <w:webHidden/>
              </w:rPr>
              <w:t>63</w:t>
            </w:r>
            <w:r w:rsidR="00F84573">
              <w:rPr>
                <w:noProof/>
                <w:webHidden/>
              </w:rPr>
              <w:fldChar w:fldCharType="end"/>
            </w:r>
          </w:hyperlink>
        </w:p>
        <w:p w14:paraId="057FE37C"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02" w:history="1">
            <w:r w:rsidR="00F84573" w:rsidRPr="00192B2E">
              <w:rPr>
                <w:rStyle w:val="Hyperlink"/>
                <w:noProof/>
              </w:rPr>
              <w:t>Spell Checking with Database Evaluator</w:t>
            </w:r>
            <w:r w:rsidR="00F84573">
              <w:rPr>
                <w:noProof/>
                <w:webHidden/>
              </w:rPr>
              <w:tab/>
            </w:r>
            <w:r w:rsidR="00F84573">
              <w:rPr>
                <w:noProof/>
                <w:webHidden/>
              </w:rPr>
              <w:fldChar w:fldCharType="begin"/>
            </w:r>
            <w:r w:rsidR="00F84573">
              <w:rPr>
                <w:noProof/>
                <w:webHidden/>
              </w:rPr>
              <w:instrText xml:space="preserve"> PAGEREF _Toc386812602 \h </w:instrText>
            </w:r>
            <w:r w:rsidR="00F84573">
              <w:rPr>
                <w:noProof/>
                <w:webHidden/>
              </w:rPr>
            </w:r>
            <w:r w:rsidR="00F84573">
              <w:rPr>
                <w:noProof/>
                <w:webHidden/>
              </w:rPr>
              <w:fldChar w:fldCharType="separate"/>
            </w:r>
            <w:r w:rsidR="005F780A">
              <w:rPr>
                <w:noProof/>
                <w:webHidden/>
              </w:rPr>
              <w:t>63</w:t>
            </w:r>
            <w:r w:rsidR="00F84573">
              <w:rPr>
                <w:noProof/>
                <w:webHidden/>
              </w:rPr>
              <w:fldChar w:fldCharType="end"/>
            </w:r>
          </w:hyperlink>
        </w:p>
        <w:p w14:paraId="1646C2BF"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03" w:history="1">
            <w:r w:rsidR="00F84573" w:rsidRPr="00192B2E">
              <w:rPr>
                <w:rStyle w:val="Hyperlink"/>
                <w:noProof/>
              </w:rPr>
              <w:t>“Webservice” or “SQL” query with Database Evaluator</w:t>
            </w:r>
            <w:r w:rsidR="00F84573">
              <w:rPr>
                <w:noProof/>
                <w:webHidden/>
              </w:rPr>
              <w:tab/>
            </w:r>
            <w:r w:rsidR="00F84573">
              <w:rPr>
                <w:noProof/>
                <w:webHidden/>
              </w:rPr>
              <w:fldChar w:fldCharType="begin"/>
            </w:r>
            <w:r w:rsidR="00F84573">
              <w:rPr>
                <w:noProof/>
                <w:webHidden/>
              </w:rPr>
              <w:instrText xml:space="preserve"> PAGEREF _Toc386812603 \h </w:instrText>
            </w:r>
            <w:r w:rsidR="00F84573">
              <w:rPr>
                <w:noProof/>
                <w:webHidden/>
              </w:rPr>
            </w:r>
            <w:r w:rsidR="00F84573">
              <w:rPr>
                <w:noProof/>
                <w:webHidden/>
              </w:rPr>
              <w:fldChar w:fldCharType="separate"/>
            </w:r>
            <w:r w:rsidR="005F780A">
              <w:rPr>
                <w:noProof/>
                <w:webHidden/>
              </w:rPr>
              <w:t>64</w:t>
            </w:r>
            <w:r w:rsidR="00F84573">
              <w:rPr>
                <w:noProof/>
                <w:webHidden/>
              </w:rPr>
              <w:fldChar w:fldCharType="end"/>
            </w:r>
          </w:hyperlink>
        </w:p>
        <w:p w14:paraId="33A9E3CB"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04" w:history="1">
            <w:r w:rsidR="00F84573" w:rsidRPr="00192B2E">
              <w:rPr>
                <w:rStyle w:val="Hyperlink"/>
                <w:noProof/>
                <w:lang w:val="en-AU"/>
              </w:rPr>
              <w:t>Validation Form Search</w:t>
            </w:r>
            <w:r w:rsidR="00F84573">
              <w:rPr>
                <w:noProof/>
                <w:webHidden/>
              </w:rPr>
              <w:tab/>
            </w:r>
            <w:r w:rsidR="00F84573">
              <w:rPr>
                <w:noProof/>
                <w:webHidden/>
              </w:rPr>
              <w:fldChar w:fldCharType="begin"/>
            </w:r>
            <w:r w:rsidR="00F84573">
              <w:rPr>
                <w:noProof/>
                <w:webHidden/>
              </w:rPr>
              <w:instrText xml:space="preserve"> PAGEREF _Toc386812604 \h </w:instrText>
            </w:r>
            <w:r w:rsidR="00F84573">
              <w:rPr>
                <w:noProof/>
                <w:webHidden/>
              </w:rPr>
            </w:r>
            <w:r w:rsidR="00F84573">
              <w:rPr>
                <w:noProof/>
                <w:webHidden/>
              </w:rPr>
              <w:fldChar w:fldCharType="separate"/>
            </w:r>
            <w:r w:rsidR="005F780A">
              <w:rPr>
                <w:noProof/>
                <w:webHidden/>
              </w:rPr>
              <w:t>64</w:t>
            </w:r>
            <w:r w:rsidR="00F84573">
              <w:rPr>
                <w:noProof/>
                <w:webHidden/>
              </w:rPr>
              <w:fldChar w:fldCharType="end"/>
            </w:r>
          </w:hyperlink>
        </w:p>
        <w:p w14:paraId="1794A463"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05" w:history="1">
            <w:r w:rsidR="00F84573" w:rsidRPr="00192B2E">
              <w:rPr>
                <w:rStyle w:val="Hyperlink"/>
                <w:noProof/>
                <w:lang w:val="en-AU"/>
              </w:rPr>
              <w:t>Search And Matching Server</w:t>
            </w:r>
            <w:r w:rsidR="00F84573">
              <w:rPr>
                <w:noProof/>
                <w:webHidden/>
              </w:rPr>
              <w:tab/>
            </w:r>
            <w:r w:rsidR="00F84573">
              <w:rPr>
                <w:noProof/>
                <w:webHidden/>
              </w:rPr>
              <w:fldChar w:fldCharType="begin"/>
            </w:r>
            <w:r w:rsidR="00F84573">
              <w:rPr>
                <w:noProof/>
                <w:webHidden/>
              </w:rPr>
              <w:instrText xml:space="preserve"> PAGEREF _Toc386812605 \h </w:instrText>
            </w:r>
            <w:r w:rsidR="00F84573">
              <w:rPr>
                <w:noProof/>
                <w:webHidden/>
              </w:rPr>
            </w:r>
            <w:r w:rsidR="00F84573">
              <w:rPr>
                <w:noProof/>
                <w:webHidden/>
              </w:rPr>
              <w:fldChar w:fldCharType="separate"/>
            </w:r>
            <w:r w:rsidR="005F780A">
              <w:rPr>
                <w:noProof/>
                <w:webHidden/>
              </w:rPr>
              <w:t>65</w:t>
            </w:r>
            <w:r w:rsidR="00F84573">
              <w:rPr>
                <w:noProof/>
                <w:webHidden/>
              </w:rPr>
              <w:fldChar w:fldCharType="end"/>
            </w:r>
          </w:hyperlink>
        </w:p>
        <w:p w14:paraId="3C7321F0"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06" w:history="1">
            <w:r w:rsidR="00F84573" w:rsidRPr="00192B2E">
              <w:rPr>
                <w:rStyle w:val="Hyperlink"/>
                <w:noProof/>
                <w:lang w:val="en-AU"/>
              </w:rPr>
              <w:t>Kofax Search &amp; Matching Server KSMS has the following value</w:t>
            </w:r>
            <w:r w:rsidR="00F84573">
              <w:rPr>
                <w:noProof/>
                <w:webHidden/>
              </w:rPr>
              <w:tab/>
            </w:r>
            <w:r w:rsidR="00F84573">
              <w:rPr>
                <w:noProof/>
                <w:webHidden/>
              </w:rPr>
              <w:fldChar w:fldCharType="begin"/>
            </w:r>
            <w:r w:rsidR="00F84573">
              <w:rPr>
                <w:noProof/>
                <w:webHidden/>
              </w:rPr>
              <w:instrText xml:space="preserve"> PAGEREF _Toc386812606 \h </w:instrText>
            </w:r>
            <w:r w:rsidR="00F84573">
              <w:rPr>
                <w:noProof/>
                <w:webHidden/>
              </w:rPr>
            </w:r>
            <w:r w:rsidR="00F84573">
              <w:rPr>
                <w:noProof/>
                <w:webHidden/>
              </w:rPr>
              <w:fldChar w:fldCharType="separate"/>
            </w:r>
            <w:r w:rsidR="005F780A">
              <w:rPr>
                <w:noProof/>
                <w:webHidden/>
              </w:rPr>
              <w:t>65</w:t>
            </w:r>
            <w:r w:rsidR="00F84573">
              <w:rPr>
                <w:noProof/>
                <w:webHidden/>
              </w:rPr>
              <w:fldChar w:fldCharType="end"/>
            </w:r>
          </w:hyperlink>
        </w:p>
        <w:p w14:paraId="27E9C1F7"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07" w:history="1">
            <w:r w:rsidR="00F84573" w:rsidRPr="00192B2E">
              <w:rPr>
                <w:rStyle w:val="Hyperlink"/>
                <w:noProof/>
              </w:rPr>
              <w:t>Comparison between different Database Types</w:t>
            </w:r>
            <w:r w:rsidR="00F84573">
              <w:rPr>
                <w:noProof/>
                <w:webHidden/>
              </w:rPr>
              <w:tab/>
            </w:r>
            <w:r w:rsidR="00F84573">
              <w:rPr>
                <w:noProof/>
                <w:webHidden/>
              </w:rPr>
              <w:fldChar w:fldCharType="begin"/>
            </w:r>
            <w:r w:rsidR="00F84573">
              <w:rPr>
                <w:noProof/>
                <w:webHidden/>
              </w:rPr>
              <w:instrText xml:space="preserve"> PAGEREF _Toc386812607 \h </w:instrText>
            </w:r>
            <w:r w:rsidR="00F84573">
              <w:rPr>
                <w:noProof/>
                <w:webHidden/>
              </w:rPr>
            </w:r>
            <w:r w:rsidR="00F84573">
              <w:rPr>
                <w:noProof/>
                <w:webHidden/>
              </w:rPr>
              <w:fldChar w:fldCharType="separate"/>
            </w:r>
            <w:r w:rsidR="005F780A">
              <w:rPr>
                <w:noProof/>
                <w:webHidden/>
              </w:rPr>
              <w:t>65</w:t>
            </w:r>
            <w:r w:rsidR="00F84573">
              <w:rPr>
                <w:noProof/>
                <w:webHidden/>
              </w:rPr>
              <w:fldChar w:fldCharType="end"/>
            </w:r>
          </w:hyperlink>
        </w:p>
        <w:p w14:paraId="4DC2E909"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08" w:history="1">
            <w:r w:rsidR="00F84573" w:rsidRPr="00192B2E">
              <w:rPr>
                <w:rStyle w:val="Hyperlink"/>
                <w:noProof/>
              </w:rPr>
              <w:t>Tables</w:t>
            </w:r>
            <w:r w:rsidR="00F84573">
              <w:rPr>
                <w:noProof/>
                <w:webHidden/>
              </w:rPr>
              <w:tab/>
            </w:r>
            <w:r w:rsidR="00F84573">
              <w:rPr>
                <w:noProof/>
                <w:webHidden/>
              </w:rPr>
              <w:fldChar w:fldCharType="begin"/>
            </w:r>
            <w:r w:rsidR="00F84573">
              <w:rPr>
                <w:noProof/>
                <w:webHidden/>
              </w:rPr>
              <w:instrText xml:space="preserve"> PAGEREF _Toc386812608 \h </w:instrText>
            </w:r>
            <w:r w:rsidR="00F84573">
              <w:rPr>
                <w:noProof/>
                <w:webHidden/>
              </w:rPr>
            </w:r>
            <w:r w:rsidR="00F84573">
              <w:rPr>
                <w:noProof/>
                <w:webHidden/>
              </w:rPr>
              <w:fldChar w:fldCharType="separate"/>
            </w:r>
            <w:r w:rsidR="005F780A">
              <w:rPr>
                <w:noProof/>
                <w:webHidden/>
              </w:rPr>
              <w:t>67</w:t>
            </w:r>
            <w:r w:rsidR="00F84573">
              <w:rPr>
                <w:noProof/>
                <w:webHidden/>
              </w:rPr>
              <w:fldChar w:fldCharType="end"/>
            </w:r>
          </w:hyperlink>
        </w:p>
        <w:p w14:paraId="4972E2F9"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09" w:history="1">
            <w:r w:rsidR="00F84573" w:rsidRPr="00192B2E">
              <w:rPr>
                <w:rStyle w:val="Hyperlink"/>
                <w:noProof/>
              </w:rPr>
              <w:t>Automatic Table Locators</w:t>
            </w:r>
            <w:r w:rsidR="00F84573">
              <w:rPr>
                <w:noProof/>
                <w:webHidden/>
              </w:rPr>
              <w:tab/>
            </w:r>
            <w:r w:rsidR="00F84573">
              <w:rPr>
                <w:noProof/>
                <w:webHidden/>
              </w:rPr>
              <w:fldChar w:fldCharType="begin"/>
            </w:r>
            <w:r w:rsidR="00F84573">
              <w:rPr>
                <w:noProof/>
                <w:webHidden/>
              </w:rPr>
              <w:instrText xml:space="preserve"> PAGEREF _Toc386812609 \h </w:instrText>
            </w:r>
            <w:r w:rsidR="00F84573">
              <w:rPr>
                <w:noProof/>
                <w:webHidden/>
              </w:rPr>
            </w:r>
            <w:r w:rsidR="00F84573">
              <w:rPr>
                <w:noProof/>
                <w:webHidden/>
              </w:rPr>
              <w:fldChar w:fldCharType="separate"/>
            </w:r>
            <w:r w:rsidR="005F780A">
              <w:rPr>
                <w:noProof/>
                <w:webHidden/>
              </w:rPr>
              <w:t>67</w:t>
            </w:r>
            <w:r w:rsidR="00F84573">
              <w:rPr>
                <w:noProof/>
                <w:webHidden/>
              </w:rPr>
              <w:fldChar w:fldCharType="end"/>
            </w:r>
          </w:hyperlink>
        </w:p>
        <w:p w14:paraId="577A4917"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10" w:history="1">
            <w:r w:rsidR="00F84573" w:rsidRPr="00192B2E">
              <w:rPr>
                <w:rStyle w:val="Hyperlink"/>
                <w:noProof/>
              </w:rPr>
              <w:t>Table Model</w:t>
            </w:r>
            <w:r w:rsidR="00F84573">
              <w:rPr>
                <w:noProof/>
                <w:webHidden/>
              </w:rPr>
              <w:tab/>
            </w:r>
            <w:r w:rsidR="00F84573">
              <w:rPr>
                <w:noProof/>
                <w:webHidden/>
              </w:rPr>
              <w:fldChar w:fldCharType="begin"/>
            </w:r>
            <w:r w:rsidR="00F84573">
              <w:rPr>
                <w:noProof/>
                <w:webHidden/>
              </w:rPr>
              <w:instrText xml:space="preserve"> PAGEREF _Toc386812610 \h </w:instrText>
            </w:r>
            <w:r w:rsidR="00F84573">
              <w:rPr>
                <w:noProof/>
                <w:webHidden/>
              </w:rPr>
            </w:r>
            <w:r w:rsidR="00F84573">
              <w:rPr>
                <w:noProof/>
                <w:webHidden/>
              </w:rPr>
              <w:fldChar w:fldCharType="separate"/>
            </w:r>
            <w:r w:rsidR="005F780A">
              <w:rPr>
                <w:noProof/>
                <w:webHidden/>
              </w:rPr>
              <w:t>68</w:t>
            </w:r>
            <w:r w:rsidR="00F84573">
              <w:rPr>
                <w:noProof/>
                <w:webHidden/>
              </w:rPr>
              <w:fldChar w:fldCharType="end"/>
            </w:r>
          </w:hyperlink>
        </w:p>
        <w:p w14:paraId="0952E102"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11" w:history="1">
            <w:r w:rsidR="00F84573" w:rsidRPr="00192B2E">
              <w:rPr>
                <w:rStyle w:val="Hyperlink"/>
                <w:noProof/>
              </w:rPr>
              <w:t>Table Header Pack</w:t>
            </w:r>
            <w:r w:rsidR="00F84573">
              <w:rPr>
                <w:noProof/>
                <w:webHidden/>
              </w:rPr>
              <w:tab/>
            </w:r>
            <w:r w:rsidR="00F84573">
              <w:rPr>
                <w:noProof/>
                <w:webHidden/>
              </w:rPr>
              <w:fldChar w:fldCharType="begin"/>
            </w:r>
            <w:r w:rsidR="00F84573">
              <w:rPr>
                <w:noProof/>
                <w:webHidden/>
              </w:rPr>
              <w:instrText xml:space="preserve"> PAGEREF _Toc386812611 \h </w:instrText>
            </w:r>
            <w:r w:rsidR="00F84573">
              <w:rPr>
                <w:noProof/>
                <w:webHidden/>
              </w:rPr>
            </w:r>
            <w:r w:rsidR="00F84573">
              <w:rPr>
                <w:noProof/>
                <w:webHidden/>
              </w:rPr>
              <w:fldChar w:fldCharType="separate"/>
            </w:r>
            <w:r w:rsidR="005F780A">
              <w:rPr>
                <w:noProof/>
                <w:webHidden/>
              </w:rPr>
              <w:t>69</w:t>
            </w:r>
            <w:r w:rsidR="00F84573">
              <w:rPr>
                <w:noProof/>
                <w:webHidden/>
              </w:rPr>
              <w:fldChar w:fldCharType="end"/>
            </w:r>
          </w:hyperlink>
        </w:p>
        <w:p w14:paraId="4B8EC18C"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12" w:history="1">
            <w:r w:rsidR="00F84573" w:rsidRPr="00192B2E">
              <w:rPr>
                <w:rStyle w:val="Hyperlink"/>
                <w:noProof/>
              </w:rPr>
              <w:t>Row and Column Detection</w:t>
            </w:r>
            <w:r w:rsidR="00F84573">
              <w:rPr>
                <w:noProof/>
                <w:webHidden/>
              </w:rPr>
              <w:tab/>
            </w:r>
            <w:r w:rsidR="00F84573">
              <w:rPr>
                <w:noProof/>
                <w:webHidden/>
              </w:rPr>
              <w:fldChar w:fldCharType="begin"/>
            </w:r>
            <w:r w:rsidR="00F84573">
              <w:rPr>
                <w:noProof/>
                <w:webHidden/>
              </w:rPr>
              <w:instrText xml:space="preserve"> PAGEREF _Toc386812612 \h </w:instrText>
            </w:r>
            <w:r w:rsidR="00F84573">
              <w:rPr>
                <w:noProof/>
                <w:webHidden/>
              </w:rPr>
            </w:r>
            <w:r w:rsidR="00F84573">
              <w:rPr>
                <w:noProof/>
                <w:webHidden/>
              </w:rPr>
              <w:fldChar w:fldCharType="separate"/>
            </w:r>
            <w:r w:rsidR="005F780A">
              <w:rPr>
                <w:noProof/>
                <w:webHidden/>
              </w:rPr>
              <w:t>69</w:t>
            </w:r>
            <w:r w:rsidR="00F84573">
              <w:rPr>
                <w:noProof/>
                <w:webHidden/>
              </w:rPr>
              <w:fldChar w:fldCharType="end"/>
            </w:r>
          </w:hyperlink>
        </w:p>
        <w:p w14:paraId="3EA3FE10"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13" w:history="1">
            <w:r w:rsidR="00F84573" w:rsidRPr="00192B2E">
              <w:rPr>
                <w:rStyle w:val="Hyperlink"/>
                <w:noProof/>
              </w:rPr>
              <w:t>Amount-based Algorithm</w:t>
            </w:r>
            <w:r w:rsidR="00F84573">
              <w:rPr>
                <w:noProof/>
                <w:webHidden/>
              </w:rPr>
              <w:tab/>
            </w:r>
            <w:r w:rsidR="00F84573">
              <w:rPr>
                <w:noProof/>
                <w:webHidden/>
              </w:rPr>
              <w:fldChar w:fldCharType="begin"/>
            </w:r>
            <w:r w:rsidR="00F84573">
              <w:rPr>
                <w:noProof/>
                <w:webHidden/>
              </w:rPr>
              <w:instrText xml:space="preserve"> PAGEREF _Toc386812613 \h </w:instrText>
            </w:r>
            <w:r w:rsidR="00F84573">
              <w:rPr>
                <w:noProof/>
                <w:webHidden/>
              </w:rPr>
            </w:r>
            <w:r w:rsidR="00F84573">
              <w:rPr>
                <w:noProof/>
                <w:webHidden/>
              </w:rPr>
              <w:fldChar w:fldCharType="separate"/>
            </w:r>
            <w:r w:rsidR="005F780A">
              <w:rPr>
                <w:noProof/>
                <w:webHidden/>
              </w:rPr>
              <w:t>69</w:t>
            </w:r>
            <w:r w:rsidR="00F84573">
              <w:rPr>
                <w:noProof/>
                <w:webHidden/>
              </w:rPr>
              <w:fldChar w:fldCharType="end"/>
            </w:r>
          </w:hyperlink>
        </w:p>
        <w:p w14:paraId="34567C5D"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14" w:history="1">
            <w:r w:rsidR="00F84573" w:rsidRPr="00192B2E">
              <w:rPr>
                <w:rStyle w:val="Hyperlink"/>
                <w:noProof/>
              </w:rPr>
              <w:t>Position-based Algorithm</w:t>
            </w:r>
            <w:r w:rsidR="00F84573">
              <w:rPr>
                <w:noProof/>
                <w:webHidden/>
              </w:rPr>
              <w:tab/>
            </w:r>
            <w:r w:rsidR="00F84573">
              <w:rPr>
                <w:noProof/>
                <w:webHidden/>
              </w:rPr>
              <w:fldChar w:fldCharType="begin"/>
            </w:r>
            <w:r w:rsidR="00F84573">
              <w:rPr>
                <w:noProof/>
                <w:webHidden/>
              </w:rPr>
              <w:instrText xml:space="preserve"> PAGEREF _Toc386812614 \h </w:instrText>
            </w:r>
            <w:r w:rsidR="00F84573">
              <w:rPr>
                <w:noProof/>
                <w:webHidden/>
              </w:rPr>
            </w:r>
            <w:r w:rsidR="00F84573">
              <w:rPr>
                <w:noProof/>
                <w:webHidden/>
              </w:rPr>
              <w:fldChar w:fldCharType="separate"/>
            </w:r>
            <w:r w:rsidR="005F780A">
              <w:rPr>
                <w:noProof/>
                <w:webHidden/>
              </w:rPr>
              <w:t>70</w:t>
            </w:r>
            <w:r w:rsidR="00F84573">
              <w:rPr>
                <w:noProof/>
                <w:webHidden/>
              </w:rPr>
              <w:fldChar w:fldCharType="end"/>
            </w:r>
          </w:hyperlink>
        </w:p>
        <w:p w14:paraId="74EDB960"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15" w:history="1">
            <w:r w:rsidR="00F84573" w:rsidRPr="00192B2E">
              <w:rPr>
                <w:rStyle w:val="Hyperlink"/>
                <w:noProof/>
              </w:rPr>
              <w:t>Header-based Algorithm</w:t>
            </w:r>
            <w:r w:rsidR="00F84573">
              <w:rPr>
                <w:noProof/>
                <w:webHidden/>
              </w:rPr>
              <w:tab/>
            </w:r>
            <w:r w:rsidR="00F84573">
              <w:rPr>
                <w:noProof/>
                <w:webHidden/>
              </w:rPr>
              <w:fldChar w:fldCharType="begin"/>
            </w:r>
            <w:r w:rsidR="00F84573">
              <w:rPr>
                <w:noProof/>
                <w:webHidden/>
              </w:rPr>
              <w:instrText xml:space="preserve"> PAGEREF _Toc386812615 \h </w:instrText>
            </w:r>
            <w:r w:rsidR="00F84573">
              <w:rPr>
                <w:noProof/>
                <w:webHidden/>
              </w:rPr>
            </w:r>
            <w:r w:rsidR="00F84573">
              <w:rPr>
                <w:noProof/>
                <w:webHidden/>
              </w:rPr>
              <w:fldChar w:fldCharType="separate"/>
            </w:r>
            <w:r w:rsidR="005F780A">
              <w:rPr>
                <w:noProof/>
                <w:webHidden/>
              </w:rPr>
              <w:t>70</w:t>
            </w:r>
            <w:r w:rsidR="00F84573">
              <w:rPr>
                <w:noProof/>
                <w:webHidden/>
              </w:rPr>
              <w:fldChar w:fldCharType="end"/>
            </w:r>
          </w:hyperlink>
        </w:p>
        <w:p w14:paraId="5EED7D8D"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16" w:history="1">
            <w:r w:rsidR="00F84573" w:rsidRPr="00192B2E">
              <w:rPr>
                <w:rStyle w:val="Hyperlink"/>
                <w:noProof/>
              </w:rPr>
              <w:t>Line-based Algorithm</w:t>
            </w:r>
            <w:r w:rsidR="00F84573">
              <w:rPr>
                <w:noProof/>
                <w:webHidden/>
              </w:rPr>
              <w:tab/>
            </w:r>
            <w:r w:rsidR="00F84573">
              <w:rPr>
                <w:noProof/>
                <w:webHidden/>
              </w:rPr>
              <w:fldChar w:fldCharType="begin"/>
            </w:r>
            <w:r w:rsidR="00F84573">
              <w:rPr>
                <w:noProof/>
                <w:webHidden/>
              </w:rPr>
              <w:instrText xml:space="preserve"> PAGEREF _Toc386812616 \h </w:instrText>
            </w:r>
            <w:r w:rsidR="00F84573">
              <w:rPr>
                <w:noProof/>
                <w:webHidden/>
              </w:rPr>
            </w:r>
            <w:r w:rsidR="00F84573">
              <w:rPr>
                <w:noProof/>
                <w:webHidden/>
              </w:rPr>
              <w:fldChar w:fldCharType="separate"/>
            </w:r>
            <w:r w:rsidR="005F780A">
              <w:rPr>
                <w:noProof/>
                <w:webHidden/>
              </w:rPr>
              <w:t>70</w:t>
            </w:r>
            <w:r w:rsidR="00F84573">
              <w:rPr>
                <w:noProof/>
                <w:webHidden/>
              </w:rPr>
              <w:fldChar w:fldCharType="end"/>
            </w:r>
          </w:hyperlink>
        </w:p>
        <w:p w14:paraId="57F676CB"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17" w:history="1">
            <w:r w:rsidR="00F84573" w:rsidRPr="00192B2E">
              <w:rPr>
                <w:rStyle w:val="Hyperlink"/>
                <w:noProof/>
              </w:rPr>
              <w:t>Layout-based Algorithm</w:t>
            </w:r>
            <w:r w:rsidR="00F84573">
              <w:rPr>
                <w:noProof/>
                <w:webHidden/>
              </w:rPr>
              <w:tab/>
            </w:r>
            <w:r w:rsidR="00F84573">
              <w:rPr>
                <w:noProof/>
                <w:webHidden/>
              </w:rPr>
              <w:fldChar w:fldCharType="begin"/>
            </w:r>
            <w:r w:rsidR="00F84573">
              <w:rPr>
                <w:noProof/>
                <w:webHidden/>
              </w:rPr>
              <w:instrText xml:space="preserve"> PAGEREF _Toc386812617 \h </w:instrText>
            </w:r>
            <w:r w:rsidR="00F84573">
              <w:rPr>
                <w:noProof/>
                <w:webHidden/>
              </w:rPr>
            </w:r>
            <w:r w:rsidR="00F84573">
              <w:rPr>
                <w:noProof/>
                <w:webHidden/>
              </w:rPr>
              <w:fldChar w:fldCharType="separate"/>
            </w:r>
            <w:r w:rsidR="005F780A">
              <w:rPr>
                <w:noProof/>
                <w:webHidden/>
              </w:rPr>
              <w:t>70</w:t>
            </w:r>
            <w:r w:rsidR="00F84573">
              <w:rPr>
                <w:noProof/>
                <w:webHidden/>
              </w:rPr>
              <w:fldChar w:fldCharType="end"/>
            </w:r>
          </w:hyperlink>
        </w:p>
        <w:p w14:paraId="25382B28"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18" w:history="1">
            <w:r w:rsidR="00F84573" w:rsidRPr="00192B2E">
              <w:rPr>
                <w:rStyle w:val="Hyperlink"/>
                <w:noProof/>
              </w:rPr>
              <w:t>Manual Table Locator</w:t>
            </w:r>
            <w:r w:rsidR="00F84573">
              <w:rPr>
                <w:noProof/>
                <w:webHidden/>
              </w:rPr>
              <w:tab/>
            </w:r>
            <w:r w:rsidR="00F84573">
              <w:rPr>
                <w:noProof/>
                <w:webHidden/>
              </w:rPr>
              <w:fldChar w:fldCharType="begin"/>
            </w:r>
            <w:r w:rsidR="00F84573">
              <w:rPr>
                <w:noProof/>
                <w:webHidden/>
              </w:rPr>
              <w:instrText xml:space="preserve"> PAGEREF _Toc386812618 \h </w:instrText>
            </w:r>
            <w:r w:rsidR="00F84573">
              <w:rPr>
                <w:noProof/>
                <w:webHidden/>
              </w:rPr>
            </w:r>
            <w:r w:rsidR="00F84573">
              <w:rPr>
                <w:noProof/>
                <w:webHidden/>
              </w:rPr>
              <w:fldChar w:fldCharType="separate"/>
            </w:r>
            <w:r w:rsidR="005F780A">
              <w:rPr>
                <w:noProof/>
                <w:webHidden/>
              </w:rPr>
              <w:t>70</w:t>
            </w:r>
            <w:r w:rsidR="00F84573">
              <w:rPr>
                <w:noProof/>
                <w:webHidden/>
              </w:rPr>
              <w:fldChar w:fldCharType="end"/>
            </w:r>
          </w:hyperlink>
        </w:p>
        <w:p w14:paraId="76DC5619"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19" w:history="1">
            <w:r w:rsidR="00F84573" w:rsidRPr="00192B2E">
              <w:rPr>
                <w:rStyle w:val="Hyperlink"/>
                <w:noProof/>
              </w:rPr>
              <w:t>Interleaved Columns</w:t>
            </w:r>
            <w:r w:rsidR="00F84573">
              <w:rPr>
                <w:noProof/>
                <w:webHidden/>
              </w:rPr>
              <w:tab/>
            </w:r>
            <w:r w:rsidR="00F84573">
              <w:rPr>
                <w:noProof/>
                <w:webHidden/>
              </w:rPr>
              <w:fldChar w:fldCharType="begin"/>
            </w:r>
            <w:r w:rsidR="00F84573">
              <w:rPr>
                <w:noProof/>
                <w:webHidden/>
              </w:rPr>
              <w:instrText xml:space="preserve"> PAGEREF _Toc386812619 \h </w:instrText>
            </w:r>
            <w:r w:rsidR="00F84573">
              <w:rPr>
                <w:noProof/>
                <w:webHidden/>
              </w:rPr>
            </w:r>
            <w:r w:rsidR="00F84573">
              <w:rPr>
                <w:noProof/>
                <w:webHidden/>
              </w:rPr>
              <w:fldChar w:fldCharType="separate"/>
            </w:r>
            <w:r w:rsidR="005F780A">
              <w:rPr>
                <w:noProof/>
                <w:webHidden/>
              </w:rPr>
              <w:t>71</w:t>
            </w:r>
            <w:r w:rsidR="00F84573">
              <w:rPr>
                <w:noProof/>
                <w:webHidden/>
              </w:rPr>
              <w:fldChar w:fldCharType="end"/>
            </w:r>
          </w:hyperlink>
        </w:p>
        <w:p w14:paraId="7DE0029A"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20" w:history="1">
            <w:r w:rsidR="00F84573" w:rsidRPr="00192B2E">
              <w:rPr>
                <w:rStyle w:val="Hyperlink"/>
                <w:noProof/>
              </w:rPr>
              <w:t>Embedded Columns</w:t>
            </w:r>
            <w:r w:rsidR="00F84573">
              <w:rPr>
                <w:noProof/>
                <w:webHidden/>
              </w:rPr>
              <w:tab/>
            </w:r>
            <w:r w:rsidR="00F84573">
              <w:rPr>
                <w:noProof/>
                <w:webHidden/>
              </w:rPr>
              <w:fldChar w:fldCharType="begin"/>
            </w:r>
            <w:r w:rsidR="00F84573">
              <w:rPr>
                <w:noProof/>
                <w:webHidden/>
              </w:rPr>
              <w:instrText xml:space="preserve"> PAGEREF _Toc386812620 \h </w:instrText>
            </w:r>
            <w:r w:rsidR="00F84573">
              <w:rPr>
                <w:noProof/>
                <w:webHidden/>
              </w:rPr>
            </w:r>
            <w:r w:rsidR="00F84573">
              <w:rPr>
                <w:noProof/>
                <w:webHidden/>
              </w:rPr>
              <w:fldChar w:fldCharType="separate"/>
            </w:r>
            <w:r w:rsidR="005F780A">
              <w:rPr>
                <w:noProof/>
                <w:webHidden/>
              </w:rPr>
              <w:t>71</w:t>
            </w:r>
            <w:r w:rsidR="00F84573">
              <w:rPr>
                <w:noProof/>
                <w:webHidden/>
              </w:rPr>
              <w:fldChar w:fldCharType="end"/>
            </w:r>
          </w:hyperlink>
        </w:p>
        <w:p w14:paraId="15D0C229"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21" w:history="1">
            <w:r w:rsidR="00F84573" w:rsidRPr="00192B2E">
              <w:rPr>
                <w:rStyle w:val="Hyperlink"/>
                <w:noProof/>
              </w:rPr>
              <w:t>Line Item Matching Locator</w:t>
            </w:r>
            <w:r w:rsidR="00F84573">
              <w:rPr>
                <w:noProof/>
                <w:webHidden/>
              </w:rPr>
              <w:tab/>
            </w:r>
            <w:r w:rsidR="00F84573">
              <w:rPr>
                <w:noProof/>
                <w:webHidden/>
              </w:rPr>
              <w:fldChar w:fldCharType="begin"/>
            </w:r>
            <w:r w:rsidR="00F84573">
              <w:rPr>
                <w:noProof/>
                <w:webHidden/>
              </w:rPr>
              <w:instrText xml:space="preserve"> PAGEREF _Toc386812621 \h </w:instrText>
            </w:r>
            <w:r w:rsidR="00F84573">
              <w:rPr>
                <w:noProof/>
                <w:webHidden/>
              </w:rPr>
            </w:r>
            <w:r w:rsidR="00F84573">
              <w:rPr>
                <w:noProof/>
                <w:webHidden/>
              </w:rPr>
              <w:fldChar w:fldCharType="separate"/>
            </w:r>
            <w:r w:rsidR="005F780A">
              <w:rPr>
                <w:noProof/>
                <w:webHidden/>
              </w:rPr>
              <w:t>72</w:t>
            </w:r>
            <w:r w:rsidR="00F84573">
              <w:rPr>
                <w:noProof/>
                <w:webHidden/>
              </w:rPr>
              <w:fldChar w:fldCharType="end"/>
            </w:r>
          </w:hyperlink>
        </w:p>
        <w:p w14:paraId="04B56E3F"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22" w:history="1">
            <w:r w:rsidR="00F84573" w:rsidRPr="00192B2E">
              <w:rPr>
                <w:rStyle w:val="Hyperlink"/>
                <w:noProof/>
              </w:rPr>
              <w:t>Combining Locators</w:t>
            </w:r>
            <w:r w:rsidR="00F84573">
              <w:rPr>
                <w:noProof/>
                <w:webHidden/>
              </w:rPr>
              <w:tab/>
            </w:r>
            <w:r w:rsidR="00F84573">
              <w:rPr>
                <w:noProof/>
                <w:webHidden/>
              </w:rPr>
              <w:fldChar w:fldCharType="begin"/>
            </w:r>
            <w:r w:rsidR="00F84573">
              <w:rPr>
                <w:noProof/>
                <w:webHidden/>
              </w:rPr>
              <w:instrText xml:space="preserve"> PAGEREF _Toc386812622 \h </w:instrText>
            </w:r>
            <w:r w:rsidR="00F84573">
              <w:rPr>
                <w:noProof/>
                <w:webHidden/>
              </w:rPr>
            </w:r>
            <w:r w:rsidR="00F84573">
              <w:rPr>
                <w:noProof/>
                <w:webHidden/>
              </w:rPr>
              <w:fldChar w:fldCharType="separate"/>
            </w:r>
            <w:r w:rsidR="005F780A">
              <w:rPr>
                <w:noProof/>
                <w:webHidden/>
              </w:rPr>
              <w:t>73</w:t>
            </w:r>
            <w:r w:rsidR="00F84573">
              <w:rPr>
                <w:noProof/>
                <w:webHidden/>
              </w:rPr>
              <w:fldChar w:fldCharType="end"/>
            </w:r>
          </w:hyperlink>
        </w:p>
        <w:p w14:paraId="3F532813"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23" w:history="1">
            <w:r w:rsidR="00F84573" w:rsidRPr="00192B2E">
              <w:rPr>
                <w:rStyle w:val="Hyperlink"/>
                <w:noProof/>
                <w:lang w:val="en-GB"/>
              </w:rPr>
              <w:t>Table Interpolation</w:t>
            </w:r>
            <w:r w:rsidR="00F84573" w:rsidRPr="00192B2E">
              <w:rPr>
                <w:rStyle w:val="Hyperlink"/>
                <w:noProof/>
              </w:rPr>
              <w:t xml:space="preserve"> in Validation</w:t>
            </w:r>
            <w:r w:rsidR="00F84573">
              <w:rPr>
                <w:noProof/>
                <w:webHidden/>
              </w:rPr>
              <w:tab/>
            </w:r>
            <w:r w:rsidR="00F84573">
              <w:rPr>
                <w:noProof/>
                <w:webHidden/>
              </w:rPr>
              <w:fldChar w:fldCharType="begin"/>
            </w:r>
            <w:r w:rsidR="00F84573">
              <w:rPr>
                <w:noProof/>
                <w:webHidden/>
              </w:rPr>
              <w:instrText xml:space="preserve"> PAGEREF _Toc386812623 \h </w:instrText>
            </w:r>
            <w:r w:rsidR="00F84573">
              <w:rPr>
                <w:noProof/>
                <w:webHidden/>
              </w:rPr>
            </w:r>
            <w:r w:rsidR="00F84573">
              <w:rPr>
                <w:noProof/>
                <w:webHidden/>
              </w:rPr>
              <w:fldChar w:fldCharType="separate"/>
            </w:r>
            <w:r w:rsidR="005F780A">
              <w:rPr>
                <w:noProof/>
                <w:webHidden/>
              </w:rPr>
              <w:t>74</w:t>
            </w:r>
            <w:r w:rsidR="00F84573">
              <w:rPr>
                <w:noProof/>
                <w:webHidden/>
              </w:rPr>
              <w:fldChar w:fldCharType="end"/>
            </w:r>
          </w:hyperlink>
        </w:p>
        <w:p w14:paraId="74353BCA"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24" w:history="1">
            <w:r w:rsidR="00F84573" w:rsidRPr="00192B2E">
              <w:rPr>
                <w:rStyle w:val="Hyperlink"/>
                <w:noProof/>
              </w:rPr>
              <w:t>Localization</w:t>
            </w:r>
            <w:r w:rsidR="00F84573">
              <w:rPr>
                <w:noProof/>
                <w:webHidden/>
              </w:rPr>
              <w:tab/>
            </w:r>
            <w:r w:rsidR="00F84573">
              <w:rPr>
                <w:noProof/>
                <w:webHidden/>
              </w:rPr>
              <w:fldChar w:fldCharType="begin"/>
            </w:r>
            <w:r w:rsidR="00F84573">
              <w:rPr>
                <w:noProof/>
                <w:webHidden/>
              </w:rPr>
              <w:instrText xml:space="preserve"> PAGEREF _Toc386812624 \h </w:instrText>
            </w:r>
            <w:r w:rsidR="00F84573">
              <w:rPr>
                <w:noProof/>
                <w:webHidden/>
              </w:rPr>
            </w:r>
            <w:r w:rsidR="00F84573">
              <w:rPr>
                <w:noProof/>
                <w:webHidden/>
              </w:rPr>
              <w:fldChar w:fldCharType="separate"/>
            </w:r>
            <w:r w:rsidR="005F780A">
              <w:rPr>
                <w:noProof/>
                <w:webHidden/>
              </w:rPr>
              <w:t>74</w:t>
            </w:r>
            <w:r w:rsidR="00F84573">
              <w:rPr>
                <w:noProof/>
                <w:webHidden/>
              </w:rPr>
              <w:fldChar w:fldCharType="end"/>
            </w:r>
          </w:hyperlink>
        </w:p>
        <w:p w14:paraId="39439AE3"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25" w:history="1">
            <w:r w:rsidR="00F84573" w:rsidRPr="00192B2E">
              <w:rPr>
                <w:rStyle w:val="Hyperlink"/>
                <w:noProof/>
              </w:rPr>
              <w:t>Dictionaries</w:t>
            </w:r>
            <w:r w:rsidR="00F84573">
              <w:rPr>
                <w:noProof/>
                <w:webHidden/>
              </w:rPr>
              <w:tab/>
            </w:r>
            <w:r w:rsidR="00F84573">
              <w:rPr>
                <w:noProof/>
                <w:webHidden/>
              </w:rPr>
              <w:fldChar w:fldCharType="begin"/>
            </w:r>
            <w:r w:rsidR="00F84573">
              <w:rPr>
                <w:noProof/>
                <w:webHidden/>
              </w:rPr>
              <w:instrText xml:space="preserve"> PAGEREF _Toc386812625 \h </w:instrText>
            </w:r>
            <w:r w:rsidR="00F84573">
              <w:rPr>
                <w:noProof/>
                <w:webHidden/>
              </w:rPr>
            </w:r>
            <w:r w:rsidR="00F84573">
              <w:rPr>
                <w:noProof/>
                <w:webHidden/>
              </w:rPr>
              <w:fldChar w:fldCharType="separate"/>
            </w:r>
            <w:r w:rsidR="005F780A">
              <w:rPr>
                <w:noProof/>
                <w:webHidden/>
              </w:rPr>
              <w:t>78</w:t>
            </w:r>
            <w:r w:rsidR="00F84573">
              <w:rPr>
                <w:noProof/>
                <w:webHidden/>
              </w:rPr>
              <w:fldChar w:fldCharType="end"/>
            </w:r>
          </w:hyperlink>
        </w:p>
        <w:p w14:paraId="7199BC85"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26" w:history="1">
            <w:r w:rsidR="00F84573" w:rsidRPr="00192B2E">
              <w:rPr>
                <w:rStyle w:val="Hyperlink"/>
                <w:noProof/>
              </w:rPr>
              <w:t>Dates</w:t>
            </w:r>
            <w:r w:rsidR="00F84573">
              <w:rPr>
                <w:noProof/>
                <w:webHidden/>
              </w:rPr>
              <w:tab/>
            </w:r>
            <w:r w:rsidR="00F84573">
              <w:rPr>
                <w:noProof/>
                <w:webHidden/>
              </w:rPr>
              <w:fldChar w:fldCharType="begin"/>
            </w:r>
            <w:r w:rsidR="00F84573">
              <w:rPr>
                <w:noProof/>
                <w:webHidden/>
              </w:rPr>
              <w:instrText xml:space="preserve"> PAGEREF _Toc386812626 \h </w:instrText>
            </w:r>
            <w:r w:rsidR="00F84573">
              <w:rPr>
                <w:noProof/>
                <w:webHidden/>
              </w:rPr>
            </w:r>
            <w:r w:rsidR="00F84573">
              <w:rPr>
                <w:noProof/>
                <w:webHidden/>
              </w:rPr>
              <w:fldChar w:fldCharType="separate"/>
            </w:r>
            <w:r w:rsidR="005F780A">
              <w:rPr>
                <w:noProof/>
                <w:webHidden/>
              </w:rPr>
              <w:t>79</w:t>
            </w:r>
            <w:r w:rsidR="00F84573">
              <w:rPr>
                <w:noProof/>
                <w:webHidden/>
              </w:rPr>
              <w:fldChar w:fldCharType="end"/>
            </w:r>
          </w:hyperlink>
        </w:p>
        <w:p w14:paraId="31E23427"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27" w:history="1">
            <w:r w:rsidR="00F84573" w:rsidRPr="00192B2E">
              <w:rPr>
                <w:rStyle w:val="Hyperlink"/>
                <w:noProof/>
              </w:rPr>
              <w:t>Batch Restructuring</w:t>
            </w:r>
            <w:r w:rsidR="00F84573">
              <w:rPr>
                <w:noProof/>
                <w:webHidden/>
              </w:rPr>
              <w:tab/>
            </w:r>
            <w:r w:rsidR="00F84573">
              <w:rPr>
                <w:noProof/>
                <w:webHidden/>
              </w:rPr>
              <w:fldChar w:fldCharType="begin"/>
            </w:r>
            <w:r w:rsidR="00F84573">
              <w:rPr>
                <w:noProof/>
                <w:webHidden/>
              </w:rPr>
              <w:instrText xml:space="preserve"> PAGEREF _Toc386812627 \h </w:instrText>
            </w:r>
            <w:r w:rsidR="00F84573">
              <w:rPr>
                <w:noProof/>
                <w:webHidden/>
              </w:rPr>
            </w:r>
            <w:r w:rsidR="00F84573">
              <w:rPr>
                <w:noProof/>
                <w:webHidden/>
              </w:rPr>
              <w:fldChar w:fldCharType="separate"/>
            </w:r>
            <w:r w:rsidR="005F780A">
              <w:rPr>
                <w:noProof/>
                <w:webHidden/>
              </w:rPr>
              <w:t>81</w:t>
            </w:r>
            <w:r w:rsidR="00F84573">
              <w:rPr>
                <w:noProof/>
                <w:webHidden/>
              </w:rPr>
              <w:fldChar w:fldCharType="end"/>
            </w:r>
          </w:hyperlink>
        </w:p>
        <w:p w14:paraId="4DF77D21"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28" w:history="1">
            <w:r w:rsidR="00F84573" w:rsidRPr="00192B2E">
              <w:rPr>
                <w:rStyle w:val="Hyperlink"/>
                <w:noProof/>
              </w:rPr>
              <w:t>Workflow Agents not needed</w:t>
            </w:r>
            <w:r w:rsidR="00F84573">
              <w:rPr>
                <w:noProof/>
                <w:webHidden/>
              </w:rPr>
              <w:tab/>
            </w:r>
            <w:r w:rsidR="00F84573">
              <w:rPr>
                <w:noProof/>
                <w:webHidden/>
              </w:rPr>
              <w:fldChar w:fldCharType="begin"/>
            </w:r>
            <w:r w:rsidR="00F84573">
              <w:rPr>
                <w:noProof/>
                <w:webHidden/>
              </w:rPr>
              <w:instrText xml:space="preserve"> PAGEREF _Toc386812628 \h </w:instrText>
            </w:r>
            <w:r w:rsidR="00F84573">
              <w:rPr>
                <w:noProof/>
                <w:webHidden/>
              </w:rPr>
            </w:r>
            <w:r w:rsidR="00F84573">
              <w:rPr>
                <w:noProof/>
                <w:webHidden/>
              </w:rPr>
              <w:fldChar w:fldCharType="separate"/>
            </w:r>
            <w:r w:rsidR="005F780A">
              <w:rPr>
                <w:noProof/>
                <w:webHidden/>
              </w:rPr>
              <w:t>81</w:t>
            </w:r>
            <w:r w:rsidR="00F84573">
              <w:rPr>
                <w:noProof/>
                <w:webHidden/>
              </w:rPr>
              <w:fldChar w:fldCharType="end"/>
            </w:r>
          </w:hyperlink>
        </w:p>
        <w:p w14:paraId="2A884756"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29" w:history="1">
            <w:r w:rsidR="00F84573" w:rsidRPr="00192B2E">
              <w:rPr>
                <w:rStyle w:val="Hyperlink"/>
                <w:noProof/>
              </w:rPr>
              <w:t>Splitting Batches</w:t>
            </w:r>
            <w:r w:rsidR="00F84573">
              <w:rPr>
                <w:noProof/>
                <w:webHidden/>
              </w:rPr>
              <w:tab/>
            </w:r>
            <w:r w:rsidR="00F84573">
              <w:rPr>
                <w:noProof/>
                <w:webHidden/>
              </w:rPr>
              <w:fldChar w:fldCharType="begin"/>
            </w:r>
            <w:r w:rsidR="00F84573">
              <w:rPr>
                <w:noProof/>
                <w:webHidden/>
              </w:rPr>
              <w:instrText xml:space="preserve"> PAGEREF _Toc386812629 \h </w:instrText>
            </w:r>
            <w:r w:rsidR="00F84573">
              <w:rPr>
                <w:noProof/>
                <w:webHidden/>
              </w:rPr>
            </w:r>
            <w:r w:rsidR="00F84573">
              <w:rPr>
                <w:noProof/>
                <w:webHidden/>
              </w:rPr>
              <w:fldChar w:fldCharType="separate"/>
            </w:r>
            <w:r w:rsidR="005F780A">
              <w:rPr>
                <w:noProof/>
                <w:webHidden/>
              </w:rPr>
              <w:t>82</w:t>
            </w:r>
            <w:r w:rsidR="00F84573">
              <w:rPr>
                <w:noProof/>
                <w:webHidden/>
              </w:rPr>
              <w:fldChar w:fldCharType="end"/>
            </w:r>
          </w:hyperlink>
        </w:p>
        <w:p w14:paraId="49257ABE"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30" w:history="1">
            <w:r w:rsidR="00F84573" w:rsidRPr="00192B2E">
              <w:rPr>
                <w:rStyle w:val="Hyperlink"/>
                <w:noProof/>
              </w:rPr>
              <w:t>Auditing a KTM Project in production</w:t>
            </w:r>
            <w:r w:rsidR="00F84573">
              <w:rPr>
                <w:noProof/>
                <w:webHidden/>
              </w:rPr>
              <w:tab/>
            </w:r>
            <w:r w:rsidR="00F84573">
              <w:rPr>
                <w:noProof/>
                <w:webHidden/>
              </w:rPr>
              <w:fldChar w:fldCharType="begin"/>
            </w:r>
            <w:r w:rsidR="00F84573">
              <w:rPr>
                <w:noProof/>
                <w:webHidden/>
              </w:rPr>
              <w:instrText xml:space="preserve"> PAGEREF _Toc386812630 \h </w:instrText>
            </w:r>
            <w:r w:rsidR="00F84573">
              <w:rPr>
                <w:noProof/>
                <w:webHidden/>
              </w:rPr>
            </w:r>
            <w:r w:rsidR="00F84573">
              <w:rPr>
                <w:noProof/>
                <w:webHidden/>
              </w:rPr>
              <w:fldChar w:fldCharType="separate"/>
            </w:r>
            <w:r w:rsidR="005F780A">
              <w:rPr>
                <w:noProof/>
                <w:webHidden/>
              </w:rPr>
              <w:t>82</w:t>
            </w:r>
            <w:r w:rsidR="00F84573">
              <w:rPr>
                <w:noProof/>
                <w:webHidden/>
              </w:rPr>
              <w:fldChar w:fldCharType="end"/>
            </w:r>
          </w:hyperlink>
        </w:p>
        <w:p w14:paraId="3DE2B652"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31" w:history="1">
            <w:r w:rsidR="00F84573" w:rsidRPr="00192B2E">
              <w:rPr>
                <w:rStyle w:val="Hyperlink"/>
                <w:noProof/>
              </w:rPr>
              <w:t>Scripting Guidelines</w:t>
            </w:r>
            <w:r w:rsidR="00F84573">
              <w:rPr>
                <w:noProof/>
                <w:webHidden/>
              </w:rPr>
              <w:tab/>
            </w:r>
            <w:r w:rsidR="00F84573">
              <w:rPr>
                <w:noProof/>
                <w:webHidden/>
              </w:rPr>
              <w:fldChar w:fldCharType="begin"/>
            </w:r>
            <w:r w:rsidR="00F84573">
              <w:rPr>
                <w:noProof/>
                <w:webHidden/>
              </w:rPr>
              <w:instrText xml:space="preserve"> PAGEREF _Toc386812631 \h </w:instrText>
            </w:r>
            <w:r w:rsidR="00F84573">
              <w:rPr>
                <w:noProof/>
                <w:webHidden/>
              </w:rPr>
            </w:r>
            <w:r w:rsidR="00F84573">
              <w:rPr>
                <w:noProof/>
                <w:webHidden/>
              </w:rPr>
              <w:fldChar w:fldCharType="separate"/>
            </w:r>
            <w:r w:rsidR="005F780A">
              <w:rPr>
                <w:noProof/>
                <w:webHidden/>
              </w:rPr>
              <w:t>83</w:t>
            </w:r>
            <w:r w:rsidR="00F84573">
              <w:rPr>
                <w:noProof/>
                <w:webHidden/>
              </w:rPr>
              <w:fldChar w:fldCharType="end"/>
            </w:r>
          </w:hyperlink>
        </w:p>
        <w:p w14:paraId="3D7945D3"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32" w:history="1">
            <w:r w:rsidR="00F84573" w:rsidRPr="00192B2E">
              <w:rPr>
                <w:rStyle w:val="Hyperlink"/>
                <w:noProof/>
                <w:lang w:val="en-GB"/>
              </w:rPr>
              <w:t>Productivity, before Accuracy</w:t>
            </w:r>
            <w:r w:rsidR="00F84573">
              <w:rPr>
                <w:noProof/>
                <w:webHidden/>
              </w:rPr>
              <w:tab/>
            </w:r>
            <w:r w:rsidR="00F84573">
              <w:rPr>
                <w:noProof/>
                <w:webHidden/>
              </w:rPr>
              <w:fldChar w:fldCharType="begin"/>
            </w:r>
            <w:r w:rsidR="00F84573">
              <w:rPr>
                <w:noProof/>
                <w:webHidden/>
              </w:rPr>
              <w:instrText xml:space="preserve"> PAGEREF _Toc386812632 \h </w:instrText>
            </w:r>
            <w:r w:rsidR="00F84573">
              <w:rPr>
                <w:noProof/>
                <w:webHidden/>
              </w:rPr>
            </w:r>
            <w:r w:rsidR="00F84573">
              <w:rPr>
                <w:noProof/>
                <w:webHidden/>
              </w:rPr>
              <w:fldChar w:fldCharType="separate"/>
            </w:r>
            <w:r w:rsidR="005F780A">
              <w:rPr>
                <w:noProof/>
                <w:webHidden/>
              </w:rPr>
              <w:t>83</w:t>
            </w:r>
            <w:r w:rsidR="00F84573">
              <w:rPr>
                <w:noProof/>
                <w:webHidden/>
              </w:rPr>
              <w:fldChar w:fldCharType="end"/>
            </w:r>
          </w:hyperlink>
        </w:p>
        <w:p w14:paraId="707887EA"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33" w:history="1">
            <w:r w:rsidR="00F84573" w:rsidRPr="00192B2E">
              <w:rPr>
                <w:rStyle w:val="Hyperlink"/>
                <w:noProof/>
                <w:lang w:val="en-GB"/>
              </w:rPr>
              <w:t>Divide &amp; Conquer</w:t>
            </w:r>
            <w:r w:rsidR="00F84573">
              <w:rPr>
                <w:noProof/>
                <w:webHidden/>
              </w:rPr>
              <w:tab/>
            </w:r>
            <w:r w:rsidR="00F84573">
              <w:rPr>
                <w:noProof/>
                <w:webHidden/>
              </w:rPr>
              <w:fldChar w:fldCharType="begin"/>
            </w:r>
            <w:r w:rsidR="00F84573">
              <w:rPr>
                <w:noProof/>
                <w:webHidden/>
              </w:rPr>
              <w:instrText xml:space="preserve"> PAGEREF _Toc386812633 \h </w:instrText>
            </w:r>
            <w:r w:rsidR="00F84573">
              <w:rPr>
                <w:noProof/>
                <w:webHidden/>
              </w:rPr>
            </w:r>
            <w:r w:rsidR="00F84573">
              <w:rPr>
                <w:noProof/>
                <w:webHidden/>
              </w:rPr>
              <w:fldChar w:fldCharType="separate"/>
            </w:r>
            <w:r w:rsidR="005F780A">
              <w:rPr>
                <w:noProof/>
                <w:webHidden/>
              </w:rPr>
              <w:t>83</w:t>
            </w:r>
            <w:r w:rsidR="00F84573">
              <w:rPr>
                <w:noProof/>
                <w:webHidden/>
              </w:rPr>
              <w:fldChar w:fldCharType="end"/>
            </w:r>
          </w:hyperlink>
        </w:p>
        <w:p w14:paraId="5B031B29"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34" w:history="1">
            <w:r w:rsidR="00F84573" w:rsidRPr="00192B2E">
              <w:rPr>
                <w:rStyle w:val="Hyperlink"/>
                <w:noProof/>
                <w:lang w:val="en-GB"/>
              </w:rPr>
              <w:t>Debugging</w:t>
            </w:r>
            <w:r w:rsidR="00F84573">
              <w:rPr>
                <w:noProof/>
                <w:webHidden/>
              </w:rPr>
              <w:tab/>
            </w:r>
            <w:r w:rsidR="00F84573">
              <w:rPr>
                <w:noProof/>
                <w:webHidden/>
              </w:rPr>
              <w:fldChar w:fldCharType="begin"/>
            </w:r>
            <w:r w:rsidR="00F84573">
              <w:rPr>
                <w:noProof/>
                <w:webHidden/>
              </w:rPr>
              <w:instrText xml:space="preserve"> PAGEREF _Toc386812634 \h </w:instrText>
            </w:r>
            <w:r w:rsidR="00F84573">
              <w:rPr>
                <w:noProof/>
                <w:webHidden/>
              </w:rPr>
            </w:r>
            <w:r w:rsidR="00F84573">
              <w:rPr>
                <w:noProof/>
                <w:webHidden/>
              </w:rPr>
              <w:fldChar w:fldCharType="separate"/>
            </w:r>
            <w:r w:rsidR="005F780A">
              <w:rPr>
                <w:noProof/>
                <w:webHidden/>
              </w:rPr>
              <w:t>83</w:t>
            </w:r>
            <w:r w:rsidR="00F84573">
              <w:rPr>
                <w:noProof/>
                <w:webHidden/>
              </w:rPr>
              <w:fldChar w:fldCharType="end"/>
            </w:r>
          </w:hyperlink>
        </w:p>
        <w:p w14:paraId="2135D72D"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35" w:history="1">
            <w:r w:rsidR="00F84573" w:rsidRPr="00192B2E">
              <w:rPr>
                <w:rStyle w:val="Hyperlink"/>
                <w:noProof/>
                <w:lang w:val="en-GB"/>
              </w:rPr>
              <w:t>Error handling</w:t>
            </w:r>
            <w:r w:rsidR="00F84573">
              <w:rPr>
                <w:noProof/>
                <w:webHidden/>
              </w:rPr>
              <w:tab/>
            </w:r>
            <w:r w:rsidR="00F84573">
              <w:rPr>
                <w:noProof/>
                <w:webHidden/>
              </w:rPr>
              <w:fldChar w:fldCharType="begin"/>
            </w:r>
            <w:r w:rsidR="00F84573">
              <w:rPr>
                <w:noProof/>
                <w:webHidden/>
              </w:rPr>
              <w:instrText xml:space="preserve"> PAGEREF _Toc386812635 \h </w:instrText>
            </w:r>
            <w:r w:rsidR="00F84573">
              <w:rPr>
                <w:noProof/>
                <w:webHidden/>
              </w:rPr>
            </w:r>
            <w:r w:rsidR="00F84573">
              <w:rPr>
                <w:noProof/>
                <w:webHidden/>
              </w:rPr>
              <w:fldChar w:fldCharType="separate"/>
            </w:r>
            <w:r w:rsidR="005F780A">
              <w:rPr>
                <w:noProof/>
                <w:webHidden/>
              </w:rPr>
              <w:t>83</w:t>
            </w:r>
            <w:r w:rsidR="00F84573">
              <w:rPr>
                <w:noProof/>
                <w:webHidden/>
              </w:rPr>
              <w:fldChar w:fldCharType="end"/>
            </w:r>
          </w:hyperlink>
        </w:p>
        <w:p w14:paraId="298CA6AD"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36" w:history="1">
            <w:r w:rsidR="00F84573" w:rsidRPr="00192B2E">
              <w:rPr>
                <w:rStyle w:val="Hyperlink"/>
                <w:noProof/>
                <w:lang w:val="en-GB"/>
              </w:rPr>
              <w:t>Separate Data from Logic.</w:t>
            </w:r>
            <w:r w:rsidR="00F84573">
              <w:rPr>
                <w:noProof/>
                <w:webHidden/>
              </w:rPr>
              <w:tab/>
            </w:r>
            <w:r w:rsidR="00F84573">
              <w:rPr>
                <w:noProof/>
                <w:webHidden/>
              </w:rPr>
              <w:fldChar w:fldCharType="begin"/>
            </w:r>
            <w:r w:rsidR="00F84573">
              <w:rPr>
                <w:noProof/>
                <w:webHidden/>
              </w:rPr>
              <w:instrText xml:space="preserve"> PAGEREF _Toc386812636 \h </w:instrText>
            </w:r>
            <w:r w:rsidR="00F84573">
              <w:rPr>
                <w:noProof/>
                <w:webHidden/>
              </w:rPr>
            </w:r>
            <w:r w:rsidR="00F84573">
              <w:rPr>
                <w:noProof/>
                <w:webHidden/>
              </w:rPr>
              <w:fldChar w:fldCharType="separate"/>
            </w:r>
            <w:r w:rsidR="005F780A">
              <w:rPr>
                <w:noProof/>
                <w:webHidden/>
              </w:rPr>
              <w:t>84</w:t>
            </w:r>
            <w:r w:rsidR="00F84573">
              <w:rPr>
                <w:noProof/>
                <w:webHidden/>
              </w:rPr>
              <w:fldChar w:fldCharType="end"/>
            </w:r>
          </w:hyperlink>
        </w:p>
        <w:p w14:paraId="13E2FFB6"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37" w:history="1">
            <w:r w:rsidR="00F84573" w:rsidRPr="00192B2E">
              <w:rPr>
                <w:rStyle w:val="Hyperlink"/>
                <w:noProof/>
                <w:lang w:val="en-GB"/>
              </w:rPr>
              <w:t>Always assume data is bad, wrong or missing</w:t>
            </w:r>
            <w:r w:rsidR="00F84573">
              <w:rPr>
                <w:noProof/>
                <w:webHidden/>
              </w:rPr>
              <w:tab/>
            </w:r>
            <w:r w:rsidR="00F84573">
              <w:rPr>
                <w:noProof/>
                <w:webHidden/>
              </w:rPr>
              <w:fldChar w:fldCharType="begin"/>
            </w:r>
            <w:r w:rsidR="00F84573">
              <w:rPr>
                <w:noProof/>
                <w:webHidden/>
              </w:rPr>
              <w:instrText xml:space="preserve"> PAGEREF _Toc386812637 \h </w:instrText>
            </w:r>
            <w:r w:rsidR="00F84573">
              <w:rPr>
                <w:noProof/>
                <w:webHidden/>
              </w:rPr>
            </w:r>
            <w:r w:rsidR="00F84573">
              <w:rPr>
                <w:noProof/>
                <w:webHidden/>
              </w:rPr>
              <w:fldChar w:fldCharType="separate"/>
            </w:r>
            <w:r w:rsidR="005F780A">
              <w:rPr>
                <w:noProof/>
                <w:webHidden/>
              </w:rPr>
              <w:t>84</w:t>
            </w:r>
            <w:r w:rsidR="00F84573">
              <w:rPr>
                <w:noProof/>
                <w:webHidden/>
              </w:rPr>
              <w:fldChar w:fldCharType="end"/>
            </w:r>
          </w:hyperlink>
        </w:p>
        <w:p w14:paraId="067899D3"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38" w:history="1">
            <w:r w:rsidR="00F84573" w:rsidRPr="00192B2E">
              <w:rPr>
                <w:rStyle w:val="Hyperlink"/>
                <w:noProof/>
                <w:lang w:val="en-GB"/>
              </w:rPr>
              <w:t>Put scripts in the right events</w:t>
            </w:r>
            <w:r w:rsidR="00F84573">
              <w:rPr>
                <w:noProof/>
                <w:webHidden/>
              </w:rPr>
              <w:tab/>
            </w:r>
            <w:r w:rsidR="00F84573">
              <w:rPr>
                <w:noProof/>
                <w:webHidden/>
              </w:rPr>
              <w:fldChar w:fldCharType="begin"/>
            </w:r>
            <w:r w:rsidR="00F84573">
              <w:rPr>
                <w:noProof/>
                <w:webHidden/>
              </w:rPr>
              <w:instrText xml:space="preserve"> PAGEREF _Toc386812638 \h </w:instrText>
            </w:r>
            <w:r w:rsidR="00F84573">
              <w:rPr>
                <w:noProof/>
                <w:webHidden/>
              </w:rPr>
            </w:r>
            <w:r w:rsidR="00F84573">
              <w:rPr>
                <w:noProof/>
                <w:webHidden/>
              </w:rPr>
              <w:fldChar w:fldCharType="separate"/>
            </w:r>
            <w:r w:rsidR="005F780A">
              <w:rPr>
                <w:noProof/>
                <w:webHidden/>
              </w:rPr>
              <w:t>84</w:t>
            </w:r>
            <w:r w:rsidR="00F84573">
              <w:rPr>
                <w:noProof/>
                <w:webHidden/>
              </w:rPr>
              <w:fldChar w:fldCharType="end"/>
            </w:r>
          </w:hyperlink>
        </w:p>
        <w:p w14:paraId="5BB1E9AD"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39" w:history="1">
            <w:r w:rsidR="00F84573" w:rsidRPr="00192B2E">
              <w:rPr>
                <w:rStyle w:val="Hyperlink"/>
                <w:noProof/>
                <w:lang w:val="en-GB"/>
              </w:rPr>
              <w:t>Use well defined function names</w:t>
            </w:r>
            <w:r w:rsidR="00F84573">
              <w:rPr>
                <w:noProof/>
                <w:webHidden/>
              </w:rPr>
              <w:tab/>
            </w:r>
            <w:r w:rsidR="00F84573">
              <w:rPr>
                <w:noProof/>
                <w:webHidden/>
              </w:rPr>
              <w:fldChar w:fldCharType="begin"/>
            </w:r>
            <w:r w:rsidR="00F84573">
              <w:rPr>
                <w:noProof/>
                <w:webHidden/>
              </w:rPr>
              <w:instrText xml:space="preserve"> PAGEREF _Toc386812639 \h </w:instrText>
            </w:r>
            <w:r w:rsidR="00F84573">
              <w:rPr>
                <w:noProof/>
                <w:webHidden/>
              </w:rPr>
            </w:r>
            <w:r w:rsidR="00F84573">
              <w:rPr>
                <w:noProof/>
                <w:webHidden/>
              </w:rPr>
              <w:fldChar w:fldCharType="separate"/>
            </w:r>
            <w:r w:rsidR="005F780A">
              <w:rPr>
                <w:noProof/>
                <w:webHidden/>
              </w:rPr>
              <w:t>85</w:t>
            </w:r>
            <w:r w:rsidR="00F84573">
              <w:rPr>
                <w:noProof/>
                <w:webHidden/>
              </w:rPr>
              <w:fldChar w:fldCharType="end"/>
            </w:r>
          </w:hyperlink>
        </w:p>
        <w:p w14:paraId="535E6A43"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40" w:history="1">
            <w:r w:rsidR="00F84573" w:rsidRPr="00192B2E">
              <w:rPr>
                <w:rStyle w:val="Hyperlink"/>
                <w:noProof/>
                <w:lang w:val="en-GB"/>
              </w:rPr>
              <w:t>Refactor continuously.</w:t>
            </w:r>
            <w:r w:rsidR="00F84573">
              <w:rPr>
                <w:noProof/>
                <w:webHidden/>
              </w:rPr>
              <w:tab/>
            </w:r>
            <w:r w:rsidR="00F84573">
              <w:rPr>
                <w:noProof/>
                <w:webHidden/>
              </w:rPr>
              <w:fldChar w:fldCharType="begin"/>
            </w:r>
            <w:r w:rsidR="00F84573">
              <w:rPr>
                <w:noProof/>
                <w:webHidden/>
              </w:rPr>
              <w:instrText xml:space="preserve"> PAGEREF _Toc386812640 \h </w:instrText>
            </w:r>
            <w:r w:rsidR="00F84573">
              <w:rPr>
                <w:noProof/>
                <w:webHidden/>
              </w:rPr>
            </w:r>
            <w:r w:rsidR="00F84573">
              <w:rPr>
                <w:noProof/>
                <w:webHidden/>
              </w:rPr>
              <w:fldChar w:fldCharType="separate"/>
            </w:r>
            <w:r w:rsidR="005F780A">
              <w:rPr>
                <w:noProof/>
                <w:webHidden/>
              </w:rPr>
              <w:t>85</w:t>
            </w:r>
            <w:r w:rsidR="00F84573">
              <w:rPr>
                <w:noProof/>
                <w:webHidden/>
              </w:rPr>
              <w:fldChar w:fldCharType="end"/>
            </w:r>
          </w:hyperlink>
        </w:p>
        <w:p w14:paraId="681F7310"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41" w:history="1">
            <w:r w:rsidR="00F84573" w:rsidRPr="00192B2E">
              <w:rPr>
                <w:rStyle w:val="Hyperlink"/>
                <w:noProof/>
                <w:lang w:val="en-GB"/>
              </w:rPr>
              <w:t>Use KTM‘s Object Model. This will simplify your code and make it easier to read. Avoid using Strings.</w:t>
            </w:r>
            <w:r w:rsidR="00F84573">
              <w:rPr>
                <w:noProof/>
                <w:webHidden/>
              </w:rPr>
              <w:tab/>
            </w:r>
            <w:r w:rsidR="00F84573">
              <w:rPr>
                <w:noProof/>
                <w:webHidden/>
              </w:rPr>
              <w:fldChar w:fldCharType="begin"/>
            </w:r>
            <w:r w:rsidR="00F84573">
              <w:rPr>
                <w:noProof/>
                <w:webHidden/>
              </w:rPr>
              <w:instrText xml:space="preserve"> PAGEREF _Toc386812641 \h </w:instrText>
            </w:r>
            <w:r w:rsidR="00F84573">
              <w:rPr>
                <w:noProof/>
                <w:webHidden/>
              </w:rPr>
            </w:r>
            <w:r w:rsidR="00F84573">
              <w:rPr>
                <w:noProof/>
                <w:webHidden/>
              </w:rPr>
              <w:fldChar w:fldCharType="separate"/>
            </w:r>
            <w:r w:rsidR="005F780A">
              <w:rPr>
                <w:noProof/>
                <w:webHidden/>
              </w:rPr>
              <w:t>85</w:t>
            </w:r>
            <w:r w:rsidR="00F84573">
              <w:rPr>
                <w:noProof/>
                <w:webHidden/>
              </w:rPr>
              <w:fldChar w:fldCharType="end"/>
            </w:r>
          </w:hyperlink>
        </w:p>
        <w:p w14:paraId="198E2E24"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42" w:history="1">
            <w:r w:rsidR="00F84573" w:rsidRPr="00192B2E">
              <w:rPr>
                <w:rStyle w:val="Hyperlink"/>
                <w:noProof/>
                <w:lang w:val="en-GB"/>
              </w:rPr>
              <w:t>How to write a Script Locator with a single Subfield</w:t>
            </w:r>
            <w:r w:rsidR="00F84573">
              <w:rPr>
                <w:noProof/>
                <w:webHidden/>
              </w:rPr>
              <w:tab/>
            </w:r>
            <w:r w:rsidR="00F84573">
              <w:rPr>
                <w:noProof/>
                <w:webHidden/>
              </w:rPr>
              <w:fldChar w:fldCharType="begin"/>
            </w:r>
            <w:r w:rsidR="00F84573">
              <w:rPr>
                <w:noProof/>
                <w:webHidden/>
              </w:rPr>
              <w:instrText xml:space="preserve"> PAGEREF _Toc386812642 \h </w:instrText>
            </w:r>
            <w:r w:rsidR="00F84573">
              <w:rPr>
                <w:noProof/>
                <w:webHidden/>
              </w:rPr>
            </w:r>
            <w:r w:rsidR="00F84573">
              <w:rPr>
                <w:noProof/>
                <w:webHidden/>
              </w:rPr>
              <w:fldChar w:fldCharType="separate"/>
            </w:r>
            <w:r w:rsidR="005F780A">
              <w:rPr>
                <w:noProof/>
                <w:webHidden/>
              </w:rPr>
              <w:t>86</w:t>
            </w:r>
            <w:r w:rsidR="00F84573">
              <w:rPr>
                <w:noProof/>
                <w:webHidden/>
              </w:rPr>
              <w:fldChar w:fldCharType="end"/>
            </w:r>
          </w:hyperlink>
        </w:p>
        <w:p w14:paraId="7E8CE22E"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43" w:history="1">
            <w:r w:rsidR="00F84573" w:rsidRPr="00192B2E">
              <w:rPr>
                <w:rStyle w:val="Hyperlink"/>
                <w:noProof/>
                <w:lang w:val="en-GB"/>
              </w:rPr>
              <w:t>How to write a Script Locator with multiple Subfields</w:t>
            </w:r>
            <w:r w:rsidR="00F84573">
              <w:rPr>
                <w:noProof/>
                <w:webHidden/>
              </w:rPr>
              <w:tab/>
            </w:r>
            <w:r w:rsidR="00F84573">
              <w:rPr>
                <w:noProof/>
                <w:webHidden/>
              </w:rPr>
              <w:fldChar w:fldCharType="begin"/>
            </w:r>
            <w:r w:rsidR="00F84573">
              <w:rPr>
                <w:noProof/>
                <w:webHidden/>
              </w:rPr>
              <w:instrText xml:space="preserve"> PAGEREF _Toc386812643 \h </w:instrText>
            </w:r>
            <w:r w:rsidR="00F84573">
              <w:rPr>
                <w:noProof/>
                <w:webHidden/>
              </w:rPr>
            </w:r>
            <w:r w:rsidR="00F84573">
              <w:rPr>
                <w:noProof/>
                <w:webHidden/>
              </w:rPr>
              <w:fldChar w:fldCharType="separate"/>
            </w:r>
            <w:r w:rsidR="005F780A">
              <w:rPr>
                <w:noProof/>
                <w:webHidden/>
              </w:rPr>
              <w:t>86</w:t>
            </w:r>
            <w:r w:rsidR="00F84573">
              <w:rPr>
                <w:noProof/>
                <w:webHidden/>
              </w:rPr>
              <w:fldChar w:fldCharType="end"/>
            </w:r>
          </w:hyperlink>
        </w:p>
        <w:p w14:paraId="7DCE0D5F"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44" w:history="1">
            <w:r w:rsidR="00F84573" w:rsidRPr="00192B2E">
              <w:rPr>
                <w:rStyle w:val="Hyperlink"/>
                <w:noProof/>
                <w:lang w:val="en-GB"/>
              </w:rPr>
              <w:t>“In-Place” Locator Alternative Editing</w:t>
            </w:r>
            <w:r w:rsidR="00F84573">
              <w:rPr>
                <w:noProof/>
                <w:webHidden/>
              </w:rPr>
              <w:tab/>
            </w:r>
            <w:r w:rsidR="00F84573">
              <w:rPr>
                <w:noProof/>
                <w:webHidden/>
              </w:rPr>
              <w:fldChar w:fldCharType="begin"/>
            </w:r>
            <w:r w:rsidR="00F84573">
              <w:rPr>
                <w:noProof/>
                <w:webHidden/>
              </w:rPr>
              <w:instrText xml:space="preserve"> PAGEREF _Toc386812644 \h </w:instrText>
            </w:r>
            <w:r w:rsidR="00F84573">
              <w:rPr>
                <w:noProof/>
                <w:webHidden/>
              </w:rPr>
            </w:r>
            <w:r w:rsidR="00F84573">
              <w:rPr>
                <w:noProof/>
                <w:webHidden/>
              </w:rPr>
              <w:fldChar w:fldCharType="separate"/>
            </w:r>
            <w:r w:rsidR="005F780A">
              <w:rPr>
                <w:noProof/>
                <w:webHidden/>
              </w:rPr>
              <w:t>88</w:t>
            </w:r>
            <w:r w:rsidR="00F84573">
              <w:rPr>
                <w:noProof/>
                <w:webHidden/>
              </w:rPr>
              <w:fldChar w:fldCharType="end"/>
            </w:r>
          </w:hyperlink>
        </w:p>
        <w:p w14:paraId="64E3EFB8"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45" w:history="1">
            <w:r w:rsidR="00F84573" w:rsidRPr="00192B2E">
              <w:rPr>
                <w:rStyle w:val="Hyperlink"/>
                <w:noProof/>
              </w:rPr>
              <w:t>Multifield Script Locators</w:t>
            </w:r>
            <w:r w:rsidR="00F84573">
              <w:rPr>
                <w:noProof/>
                <w:webHidden/>
              </w:rPr>
              <w:tab/>
            </w:r>
            <w:r w:rsidR="00F84573">
              <w:rPr>
                <w:noProof/>
                <w:webHidden/>
              </w:rPr>
              <w:fldChar w:fldCharType="begin"/>
            </w:r>
            <w:r w:rsidR="00F84573">
              <w:rPr>
                <w:noProof/>
                <w:webHidden/>
              </w:rPr>
              <w:instrText xml:space="preserve"> PAGEREF _Toc386812645 \h </w:instrText>
            </w:r>
            <w:r w:rsidR="00F84573">
              <w:rPr>
                <w:noProof/>
                <w:webHidden/>
              </w:rPr>
            </w:r>
            <w:r w:rsidR="00F84573">
              <w:rPr>
                <w:noProof/>
                <w:webHidden/>
              </w:rPr>
              <w:fldChar w:fldCharType="separate"/>
            </w:r>
            <w:r w:rsidR="005F780A">
              <w:rPr>
                <w:noProof/>
                <w:webHidden/>
              </w:rPr>
              <w:t>88</w:t>
            </w:r>
            <w:r w:rsidR="00F84573">
              <w:rPr>
                <w:noProof/>
                <w:webHidden/>
              </w:rPr>
              <w:fldChar w:fldCharType="end"/>
            </w:r>
          </w:hyperlink>
        </w:p>
        <w:p w14:paraId="17704993"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46" w:history="1">
            <w:r w:rsidR="00F84573" w:rsidRPr="00192B2E">
              <w:rPr>
                <w:rStyle w:val="Hyperlink"/>
                <w:noProof/>
              </w:rPr>
              <w:t>Manipulating Trainable Locator Results</w:t>
            </w:r>
            <w:r w:rsidR="00F84573">
              <w:rPr>
                <w:noProof/>
                <w:webHidden/>
              </w:rPr>
              <w:tab/>
            </w:r>
            <w:r w:rsidR="00F84573">
              <w:rPr>
                <w:noProof/>
                <w:webHidden/>
              </w:rPr>
              <w:fldChar w:fldCharType="begin"/>
            </w:r>
            <w:r w:rsidR="00F84573">
              <w:rPr>
                <w:noProof/>
                <w:webHidden/>
              </w:rPr>
              <w:instrText xml:space="preserve"> PAGEREF _Toc386812646 \h </w:instrText>
            </w:r>
            <w:r w:rsidR="00F84573">
              <w:rPr>
                <w:noProof/>
                <w:webHidden/>
              </w:rPr>
            </w:r>
            <w:r w:rsidR="00F84573">
              <w:rPr>
                <w:noProof/>
                <w:webHidden/>
              </w:rPr>
              <w:fldChar w:fldCharType="separate"/>
            </w:r>
            <w:r w:rsidR="005F780A">
              <w:rPr>
                <w:noProof/>
                <w:webHidden/>
              </w:rPr>
              <w:t>88</w:t>
            </w:r>
            <w:r w:rsidR="00F84573">
              <w:rPr>
                <w:noProof/>
                <w:webHidden/>
              </w:rPr>
              <w:fldChar w:fldCharType="end"/>
            </w:r>
          </w:hyperlink>
        </w:p>
        <w:p w14:paraId="49C35D2D"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47" w:history="1">
            <w:r w:rsidR="00F84573" w:rsidRPr="00192B2E">
              <w:rPr>
                <w:rStyle w:val="Hyperlink"/>
                <w:noProof/>
              </w:rPr>
              <w:t>Scripting Tables</w:t>
            </w:r>
            <w:r w:rsidR="00F84573">
              <w:rPr>
                <w:noProof/>
                <w:webHidden/>
              </w:rPr>
              <w:tab/>
            </w:r>
            <w:r w:rsidR="00F84573">
              <w:rPr>
                <w:noProof/>
                <w:webHidden/>
              </w:rPr>
              <w:fldChar w:fldCharType="begin"/>
            </w:r>
            <w:r w:rsidR="00F84573">
              <w:rPr>
                <w:noProof/>
                <w:webHidden/>
              </w:rPr>
              <w:instrText xml:space="preserve"> PAGEREF _Toc386812647 \h </w:instrText>
            </w:r>
            <w:r w:rsidR="00F84573">
              <w:rPr>
                <w:noProof/>
                <w:webHidden/>
              </w:rPr>
            </w:r>
            <w:r w:rsidR="00F84573">
              <w:rPr>
                <w:noProof/>
                <w:webHidden/>
              </w:rPr>
              <w:fldChar w:fldCharType="separate"/>
            </w:r>
            <w:r w:rsidR="005F780A">
              <w:rPr>
                <w:noProof/>
                <w:webHidden/>
              </w:rPr>
              <w:t>88</w:t>
            </w:r>
            <w:r w:rsidR="00F84573">
              <w:rPr>
                <w:noProof/>
                <w:webHidden/>
              </w:rPr>
              <w:fldChar w:fldCharType="end"/>
            </w:r>
          </w:hyperlink>
        </w:p>
        <w:p w14:paraId="66DA59D7"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48" w:history="1">
            <w:r w:rsidR="00F84573" w:rsidRPr="00192B2E">
              <w:rPr>
                <w:rStyle w:val="Hyperlink"/>
                <w:noProof/>
                <w:lang w:val="en-GB"/>
              </w:rPr>
              <w:t>A word about .Net and scripting</w:t>
            </w:r>
            <w:r w:rsidR="00F84573">
              <w:rPr>
                <w:noProof/>
                <w:webHidden/>
              </w:rPr>
              <w:tab/>
            </w:r>
            <w:r w:rsidR="00F84573">
              <w:rPr>
                <w:noProof/>
                <w:webHidden/>
              </w:rPr>
              <w:fldChar w:fldCharType="begin"/>
            </w:r>
            <w:r w:rsidR="00F84573">
              <w:rPr>
                <w:noProof/>
                <w:webHidden/>
              </w:rPr>
              <w:instrText xml:space="preserve"> PAGEREF _Toc386812648 \h </w:instrText>
            </w:r>
            <w:r w:rsidR="00F84573">
              <w:rPr>
                <w:noProof/>
                <w:webHidden/>
              </w:rPr>
            </w:r>
            <w:r w:rsidR="00F84573">
              <w:rPr>
                <w:noProof/>
                <w:webHidden/>
              </w:rPr>
              <w:fldChar w:fldCharType="separate"/>
            </w:r>
            <w:r w:rsidR="005F780A">
              <w:rPr>
                <w:noProof/>
                <w:webHidden/>
              </w:rPr>
              <w:t>89</w:t>
            </w:r>
            <w:r w:rsidR="00F84573">
              <w:rPr>
                <w:noProof/>
                <w:webHidden/>
              </w:rPr>
              <w:fldChar w:fldCharType="end"/>
            </w:r>
          </w:hyperlink>
        </w:p>
        <w:p w14:paraId="61B58CC8"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49" w:history="1">
            <w:r w:rsidR="00F84573" w:rsidRPr="00192B2E">
              <w:rPr>
                <w:rStyle w:val="Hyperlink"/>
                <w:noProof/>
                <w:lang w:val="en-GB"/>
              </w:rPr>
              <w:t>Useful COM Objects &amp; Win32 Functions</w:t>
            </w:r>
            <w:r w:rsidR="00F84573">
              <w:rPr>
                <w:noProof/>
                <w:webHidden/>
              </w:rPr>
              <w:tab/>
            </w:r>
            <w:r w:rsidR="00F84573">
              <w:rPr>
                <w:noProof/>
                <w:webHidden/>
              </w:rPr>
              <w:fldChar w:fldCharType="begin"/>
            </w:r>
            <w:r w:rsidR="00F84573">
              <w:rPr>
                <w:noProof/>
                <w:webHidden/>
              </w:rPr>
              <w:instrText xml:space="preserve"> PAGEREF _Toc386812649 \h </w:instrText>
            </w:r>
            <w:r w:rsidR="00F84573">
              <w:rPr>
                <w:noProof/>
                <w:webHidden/>
              </w:rPr>
            </w:r>
            <w:r w:rsidR="00F84573">
              <w:rPr>
                <w:noProof/>
                <w:webHidden/>
              </w:rPr>
              <w:fldChar w:fldCharType="separate"/>
            </w:r>
            <w:r w:rsidR="005F780A">
              <w:rPr>
                <w:noProof/>
                <w:webHidden/>
              </w:rPr>
              <w:t>89</w:t>
            </w:r>
            <w:r w:rsidR="00F84573">
              <w:rPr>
                <w:noProof/>
                <w:webHidden/>
              </w:rPr>
              <w:fldChar w:fldCharType="end"/>
            </w:r>
          </w:hyperlink>
        </w:p>
        <w:p w14:paraId="0CE6C248"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50" w:history="1">
            <w:r w:rsidR="00F84573" w:rsidRPr="00192B2E">
              <w:rPr>
                <w:rStyle w:val="Hyperlink"/>
                <w:noProof/>
              </w:rPr>
              <w:t>Barcodes</w:t>
            </w:r>
            <w:r w:rsidR="00F84573">
              <w:rPr>
                <w:noProof/>
                <w:webHidden/>
              </w:rPr>
              <w:tab/>
            </w:r>
            <w:r w:rsidR="00F84573">
              <w:rPr>
                <w:noProof/>
                <w:webHidden/>
              </w:rPr>
              <w:fldChar w:fldCharType="begin"/>
            </w:r>
            <w:r w:rsidR="00F84573">
              <w:rPr>
                <w:noProof/>
                <w:webHidden/>
              </w:rPr>
              <w:instrText xml:space="preserve"> PAGEREF _Toc386812650 \h </w:instrText>
            </w:r>
            <w:r w:rsidR="00F84573">
              <w:rPr>
                <w:noProof/>
                <w:webHidden/>
              </w:rPr>
            </w:r>
            <w:r w:rsidR="00F84573">
              <w:rPr>
                <w:noProof/>
                <w:webHidden/>
              </w:rPr>
              <w:fldChar w:fldCharType="separate"/>
            </w:r>
            <w:r w:rsidR="005F780A">
              <w:rPr>
                <w:noProof/>
                <w:webHidden/>
              </w:rPr>
              <w:t>90</w:t>
            </w:r>
            <w:r w:rsidR="00F84573">
              <w:rPr>
                <w:noProof/>
                <w:webHidden/>
              </w:rPr>
              <w:fldChar w:fldCharType="end"/>
            </w:r>
          </w:hyperlink>
        </w:p>
        <w:p w14:paraId="0BB7EDAC"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51" w:history="1">
            <w:r w:rsidR="00F84573" w:rsidRPr="00192B2E">
              <w:rPr>
                <w:rStyle w:val="Hyperlink"/>
                <w:noProof/>
              </w:rPr>
              <w:t>Unicode</w:t>
            </w:r>
            <w:r w:rsidR="00F84573">
              <w:rPr>
                <w:noProof/>
                <w:webHidden/>
              </w:rPr>
              <w:tab/>
            </w:r>
            <w:r w:rsidR="00F84573">
              <w:rPr>
                <w:noProof/>
                <w:webHidden/>
              </w:rPr>
              <w:fldChar w:fldCharType="begin"/>
            </w:r>
            <w:r w:rsidR="00F84573">
              <w:rPr>
                <w:noProof/>
                <w:webHidden/>
              </w:rPr>
              <w:instrText xml:space="preserve"> PAGEREF _Toc386812651 \h </w:instrText>
            </w:r>
            <w:r w:rsidR="00F84573">
              <w:rPr>
                <w:noProof/>
                <w:webHidden/>
              </w:rPr>
            </w:r>
            <w:r w:rsidR="00F84573">
              <w:rPr>
                <w:noProof/>
                <w:webHidden/>
              </w:rPr>
              <w:fldChar w:fldCharType="separate"/>
            </w:r>
            <w:r w:rsidR="005F780A">
              <w:rPr>
                <w:noProof/>
                <w:webHidden/>
              </w:rPr>
              <w:t>90</w:t>
            </w:r>
            <w:r w:rsidR="00F84573">
              <w:rPr>
                <w:noProof/>
                <w:webHidden/>
              </w:rPr>
              <w:fldChar w:fldCharType="end"/>
            </w:r>
          </w:hyperlink>
        </w:p>
        <w:p w14:paraId="2A2584BA"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52" w:history="1">
            <w:r w:rsidR="00F84573" w:rsidRPr="00192B2E">
              <w:rPr>
                <w:rStyle w:val="Hyperlink"/>
                <w:noProof/>
                <w:lang w:val="en-GB"/>
              </w:rPr>
              <w:t>Databases</w:t>
            </w:r>
            <w:r w:rsidR="00F84573" w:rsidRPr="00192B2E">
              <w:rPr>
                <w:rStyle w:val="Hyperlink"/>
                <w:noProof/>
              </w:rPr>
              <w:t xml:space="preserve"> &amp; Dictionaries</w:t>
            </w:r>
            <w:r w:rsidR="00F84573">
              <w:rPr>
                <w:noProof/>
                <w:webHidden/>
              </w:rPr>
              <w:tab/>
            </w:r>
            <w:r w:rsidR="00F84573">
              <w:rPr>
                <w:noProof/>
                <w:webHidden/>
              </w:rPr>
              <w:fldChar w:fldCharType="begin"/>
            </w:r>
            <w:r w:rsidR="00F84573">
              <w:rPr>
                <w:noProof/>
                <w:webHidden/>
              </w:rPr>
              <w:instrText xml:space="preserve"> PAGEREF _Toc386812652 \h </w:instrText>
            </w:r>
            <w:r w:rsidR="00F84573">
              <w:rPr>
                <w:noProof/>
                <w:webHidden/>
              </w:rPr>
            </w:r>
            <w:r w:rsidR="00F84573">
              <w:rPr>
                <w:noProof/>
                <w:webHidden/>
              </w:rPr>
              <w:fldChar w:fldCharType="separate"/>
            </w:r>
            <w:r w:rsidR="005F780A">
              <w:rPr>
                <w:noProof/>
                <w:webHidden/>
              </w:rPr>
              <w:t>90</w:t>
            </w:r>
            <w:r w:rsidR="00F84573">
              <w:rPr>
                <w:noProof/>
                <w:webHidden/>
              </w:rPr>
              <w:fldChar w:fldCharType="end"/>
            </w:r>
          </w:hyperlink>
        </w:p>
        <w:p w14:paraId="7C61919C"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53" w:history="1">
            <w:r w:rsidR="00F84573" w:rsidRPr="00192B2E">
              <w:rPr>
                <w:rStyle w:val="Hyperlink"/>
                <w:noProof/>
                <w:lang w:val="en-GB"/>
              </w:rPr>
              <w:t>Scripting</w:t>
            </w:r>
            <w:r w:rsidR="00F84573" w:rsidRPr="00192B2E">
              <w:rPr>
                <w:rStyle w:val="Hyperlink"/>
                <w:noProof/>
              </w:rPr>
              <w:t xml:space="preserve"> Unicode</w:t>
            </w:r>
            <w:r w:rsidR="00F84573">
              <w:rPr>
                <w:noProof/>
                <w:webHidden/>
              </w:rPr>
              <w:tab/>
            </w:r>
            <w:r w:rsidR="00F84573">
              <w:rPr>
                <w:noProof/>
                <w:webHidden/>
              </w:rPr>
              <w:fldChar w:fldCharType="begin"/>
            </w:r>
            <w:r w:rsidR="00F84573">
              <w:rPr>
                <w:noProof/>
                <w:webHidden/>
              </w:rPr>
              <w:instrText xml:space="preserve"> PAGEREF _Toc386812653 \h </w:instrText>
            </w:r>
            <w:r w:rsidR="00F84573">
              <w:rPr>
                <w:noProof/>
                <w:webHidden/>
              </w:rPr>
            </w:r>
            <w:r w:rsidR="00F84573">
              <w:rPr>
                <w:noProof/>
                <w:webHidden/>
              </w:rPr>
              <w:fldChar w:fldCharType="separate"/>
            </w:r>
            <w:r w:rsidR="005F780A">
              <w:rPr>
                <w:noProof/>
                <w:webHidden/>
              </w:rPr>
              <w:t>92</w:t>
            </w:r>
            <w:r w:rsidR="00F84573">
              <w:rPr>
                <w:noProof/>
                <w:webHidden/>
              </w:rPr>
              <w:fldChar w:fldCharType="end"/>
            </w:r>
          </w:hyperlink>
        </w:p>
        <w:p w14:paraId="461BF6CC" w14:textId="77777777" w:rsidR="00F84573" w:rsidRDefault="00B34A67" w:rsidP="00F84573">
          <w:pPr>
            <w:pStyle w:val="TOC2"/>
            <w:tabs>
              <w:tab w:val="clear" w:pos="10790"/>
              <w:tab w:val="right" w:leader="dot" w:pos="10773"/>
            </w:tabs>
            <w:rPr>
              <w:rFonts w:asciiTheme="minorHAnsi" w:eastAsiaTheme="minorEastAsia" w:hAnsiTheme="minorHAnsi" w:cstheme="minorBidi"/>
              <w:noProof/>
              <w:sz w:val="22"/>
              <w:lang w:val="en-GB" w:eastAsia="en-GB" w:bidi="ar-SA"/>
            </w:rPr>
          </w:pPr>
          <w:hyperlink w:anchor="_Toc386812654" w:history="1">
            <w:r w:rsidR="00F84573" w:rsidRPr="00192B2E">
              <w:rPr>
                <w:rStyle w:val="Hyperlink"/>
                <w:noProof/>
              </w:rPr>
              <w:t>Corrupted File Names in Windows</w:t>
            </w:r>
            <w:r w:rsidR="00F84573">
              <w:rPr>
                <w:noProof/>
                <w:webHidden/>
              </w:rPr>
              <w:tab/>
            </w:r>
            <w:r w:rsidR="00F84573">
              <w:rPr>
                <w:noProof/>
                <w:webHidden/>
              </w:rPr>
              <w:fldChar w:fldCharType="begin"/>
            </w:r>
            <w:r w:rsidR="00F84573">
              <w:rPr>
                <w:noProof/>
                <w:webHidden/>
              </w:rPr>
              <w:instrText xml:space="preserve"> PAGEREF _Toc386812654 \h </w:instrText>
            </w:r>
            <w:r w:rsidR="00F84573">
              <w:rPr>
                <w:noProof/>
                <w:webHidden/>
              </w:rPr>
            </w:r>
            <w:r w:rsidR="00F84573">
              <w:rPr>
                <w:noProof/>
                <w:webHidden/>
              </w:rPr>
              <w:fldChar w:fldCharType="separate"/>
            </w:r>
            <w:r w:rsidR="005F780A">
              <w:rPr>
                <w:noProof/>
                <w:webHidden/>
              </w:rPr>
              <w:t>92</w:t>
            </w:r>
            <w:r w:rsidR="00F84573">
              <w:rPr>
                <w:noProof/>
                <w:webHidden/>
              </w:rPr>
              <w:fldChar w:fldCharType="end"/>
            </w:r>
          </w:hyperlink>
        </w:p>
        <w:p w14:paraId="39D7C3F4"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55" w:history="1">
            <w:r w:rsidR="00F84573" w:rsidRPr="00192B2E">
              <w:rPr>
                <w:rStyle w:val="Hyperlink"/>
                <w:noProof/>
              </w:rPr>
              <w:t>Summary</w:t>
            </w:r>
            <w:r w:rsidR="00F84573">
              <w:rPr>
                <w:noProof/>
                <w:webHidden/>
              </w:rPr>
              <w:tab/>
            </w:r>
            <w:r w:rsidR="00F84573">
              <w:rPr>
                <w:noProof/>
                <w:webHidden/>
              </w:rPr>
              <w:fldChar w:fldCharType="begin"/>
            </w:r>
            <w:r w:rsidR="00F84573">
              <w:rPr>
                <w:noProof/>
                <w:webHidden/>
              </w:rPr>
              <w:instrText xml:space="preserve"> PAGEREF _Toc386812655 \h </w:instrText>
            </w:r>
            <w:r w:rsidR="00F84573">
              <w:rPr>
                <w:noProof/>
                <w:webHidden/>
              </w:rPr>
            </w:r>
            <w:r w:rsidR="00F84573">
              <w:rPr>
                <w:noProof/>
                <w:webHidden/>
              </w:rPr>
              <w:fldChar w:fldCharType="separate"/>
            </w:r>
            <w:r w:rsidR="005F780A">
              <w:rPr>
                <w:noProof/>
                <w:webHidden/>
              </w:rPr>
              <w:t>93</w:t>
            </w:r>
            <w:r w:rsidR="00F84573">
              <w:rPr>
                <w:noProof/>
                <w:webHidden/>
              </w:rPr>
              <w:fldChar w:fldCharType="end"/>
            </w:r>
          </w:hyperlink>
        </w:p>
        <w:p w14:paraId="25854B4C"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56" w:history="1">
            <w:r w:rsidR="00F84573" w:rsidRPr="00192B2E">
              <w:rPr>
                <w:rStyle w:val="Hyperlink"/>
                <w:noProof/>
              </w:rPr>
              <w:t>Appendices</w:t>
            </w:r>
            <w:r w:rsidR="00F84573">
              <w:rPr>
                <w:noProof/>
                <w:webHidden/>
              </w:rPr>
              <w:tab/>
            </w:r>
            <w:r w:rsidR="00F84573">
              <w:rPr>
                <w:noProof/>
                <w:webHidden/>
              </w:rPr>
              <w:fldChar w:fldCharType="begin"/>
            </w:r>
            <w:r w:rsidR="00F84573">
              <w:rPr>
                <w:noProof/>
                <w:webHidden/>
              </w:rPr>
              <w:instrText xml:space="preserve"> PAGEREF _Toc386812656 \h </w:instrText>
            </w:r>
            <w:r w:rsidR="00F84573">
              <w:rPr>
                <w:noProof/>
                <w:webHidden/>
              </w:rPr>
            </w:r>
            <w:r w:rsidR="00F84573">
              <w:rPr>
                <w:noProof/>
                <w:webHidden/>
              </w:rPr>
              <w:fldChar w:fldCharType="separate"/>
            </w:r>
            <w:r w:rsidR="005F780A">
              <w:rPr>
                <w:noProof/>
                <w:webHidden/>
              </w:rPr>
              <w:t>93</w:t>
            </w:r>
            <w:r w:rsidR="00F84573">
              <w:rPr>
                <w:noProof/>
                <w:webHidden/>
              </w:rPr>
              <w:fldChar w:fldCharType="end"/>
            </w:r>
          </w:hyperlink>
        </w:p>
        <w:p w14:paraId="05A66C6B"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657" w:history="1">
            <w:r w:rsidR="00F84573" w:rsidRPr="00192B2E">
              <w:rPr>
                <w:rStyle w:val="Hyperlink"/>
                <w:noProof/>
              </w:rPr>
              <w:t>1.</w:t>
            </w:r>
            <w:r w:rsidR="00F84573">
              <w:rPr>
                <w:rFonts w:asciiTheme="minorHAnsi" w:eastAsiaTheme="minorEastAsia" w:hAnsiTheme="minorHAnsi" w:cstheme="minorBidi"/>
                <w:noProof/>
                <w:sz w:val="22"/>
                <w:lang w:val="en-GB" w:eastAsia="en-GB" w:bidi="ar-SA"/>
              </w:rPr>
              <w:tab/>
            </w:r>
            <w:r w:rsidR="00F84573" w:rsidRPr="00192B2E">
              <w:rPr>
                <w:rStyle w:val="Hyperlink"/>
                <w:noProof/>
              </w:rPr>
              <w:t>Document Collection With Kofax Express</w:t>
            </w:r>
            <w:r w:rsidR="00F84573">
              <w:rPr>
                <w:noProof/>
                <w:webHidden/>
              </w:rPr>
              <w:tab/>
            </w:r>
            <w:r w:rsidR="00F84573">
              <w:rPr>
                <w:noProof/>
                <w:webHidden/>
              </w:rPr>
              <w:fldChar w:fldCharType="begin"/>
            </w:r>
            <w:r w:rsidR="00F84573">
              <w:rPr>
                <w:noProof/>
                <w:webHidden/>
              </w:rPr>
              <w:instrText xml:space="preserve"> PAGEREF _Toc386812657 \h </w:instrText>
            </w:r>
            <w:r w:rsidR="00F84573">
              <w:rPr>
                <w:noProof/>
                <w:webHidden/>
              </w:rPr>
            </w:r>
            <w:r w:rsidR="00F84573">
              <w:rPr>
                <w:noProof/>
                <w:webHidden/>
              </w:rPr>
              <w:fldChar w:fldCharType="separate"/>
            </w:r>
            <w:r w:rsidR="005F780A">
              <w:rPr>
                <w:noProof/>
                <w:webHidden/>
              </w:rPr>
              <w:t>93</w:t>
            </w:r>
            <w:r w:rsidR="00F84573">
              <w:rPr>
                <w:noProof/>
                <w:webHidden/>
              </w:rPr>
              <w:fldChar w:fldCharType="end"/>
            </w:r>
          </w:hyperlink>
        </w:p>
        <w:p w14:paraId="5C99F520"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658" w:history="1">
            <w:r w:rsidR="00F84573" w:rsidRPr="00192B2E">
              <w:rPr>
                <w:rStyle w:val="Hyperlink"/>
                <w:noProof/>
                <w:lang w:val="en-GB"/>
              </w:rPr>
              <w:t>2.</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Useful</w:t>
            </w:r>
            <w:r w:rsidR="00F84573" w:rsidRPr="00192B2E">
              <w:rPr>
                <w:rStyle w:val="Hyperlink"/>
                <w:noProof/>
                <w:lang w:val="en-GB"/>
              </w:rPr>
              <w:t xml:space="preserve"> KTM Objects and Properties</w:t>
            </w:r>
            <w:r w:rsidR="00F84573">
              <w:rPr>
                <w:noProof/>
                <w:webHidden/>
              </w:rPr>
              <w:tab/>
            </w:r>
            <w:r w:rsidR="00F84573">
              <w:rPr>
                <w:noProof/>
                <w:webHidden/>
              </w:rPr>
              <w:fldChar w:fldCharType="begin"/>
            </w:r>
            <w:r w:rsidR="00F84573">
              <w:rPr>
                <w:noProof/>
                <w:webHidden/>
              </w:rPr>
              <w:instrText xml:space="preserve"> PAGEREF _Toc386812658 \h </w:instrText>
            </w:r>
            <w:r w:rsidR="00F84573">
              <w:rPr>
                <w:noProof/>
                <w:webHidden/>
              </w:rPr>
            </w:r>
            <w:r w:rsidR="00F84573">
              <w:rPr>
                <w:noProof/>
                <w:webHidden/>
              </w:rPr>
              <w:fldChar w:fldCharType="separate"/>
            </w:r>
            <w:r w:rsidR="005F780A">
              <w:rPr>
                <w:noProof/>
                <w:webHidden/>
              </w:rPr>
              <w:t>95</w:t>
            </w:r>
            <w:r w:rsidR="00F84573">
              <w:rPr>
                <w:noProof/>
                <w:webHidden/>
              </w:rPr>
              <w:fldChar w:fldCharType="end"/>
            </w:r>
          </w:hyperlink>
        </w:p>
        <w:p w14:paraId="195DA591"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659" w:history="1">
            <w:r w:rsidR="00F84573" w:rsidRPr="00192B2E">
              <w:rPr>
                <w:rStyle w:val="Hyperlink"/>
                <w:noProof/>
                <w:lang w:val="en-GB"/>
              </w:rPr>
              <w:t>3.</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Visual Basic 6 tips</w:t>
            </w:r>
            <w:r w:rsidR="00F84573">
              <w:rPr>
                <w:noProof/>
                <w:webHidden/>
              </w:rPr>
              <w:tab/>
            </w:r>
            <w:r w:rsidR="00F84573">
              <w:rPr>
                <w:noProof/>
                <w:webHidden/>
              </w:rPr>
              <w:fldChar w:fldCharType="begin"/>
            </w:r>
            <w:r w:rsidR="00F84573">
              <w:rPr>
                <w:noProof/>
                <w:webHidden/>
              </w:rPr>
              <w:instrText xml:space="preserve"> PAGEREF _Toc386812659 \h </w:instrText>
            </w:r>
            <w:r w:rsidR="00F84573">
              <w:rPr>
                <w:noProof/>
                <w:webHidden/>
              </w:rPr>
            </w:r>
            <w:r w:rsidR="00F84573">
              <w:rPr>
                <w:noProof/>
                <w:webHidden/>
              </w:rPr>
              <w:fldChar w:fldCharType="separate"/>
            </w:r>
            <w:r w:rsidR="005F780A">
              <w:rPr>
                <w:noProof/>
                <w:webHidden/>
              </w:rPr>
              <w:t>98</w:t>
            </w:r>
            <w:r w:rsidR="00F84573">
              <w:rPr>
                <w:noProof/>
                <w:webHidden/>
              </w:rPr>
              <w:fldChar w:fldCharType="end"/>
            </w:r>
          </w:hyperlink>
        </w:p>
        <w:p w14:paraId="38A57674"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660" w:history="1">
            <w:r w:rsidR="00F84573" w:rsidRPr="00192B2E">
              <w:rPr>
                <w:rStyle w:val="Hyperlink"/>
                <w:noProof/>
              </w:rPr>
              <w:t>4.</w:t>
            </w:r>
            <w:r w:rsidR="00F84573">
              <w:rPr>
                <w:rFonts w:asciiTheme="minorHAnsi" w:eastAsiaTheme="minorEastAsia" w:hAnsiTheme="minorHAnsi" w:cstheme="minorBidi"/>
                <w:noProof/>
                <w:sz w:val="22"/>
                <w:lang w:val="en-GB" w:eastAsia="en-GB" w:bidi="ar-SA"/>
              </w:rPr>
              <w:tab/>
            </w:r>
            <w:r w:rsidR="00F84573" w:rsidRPr="00192B2E">
              <w:rPr>
                <w:rStyle w:val="Hyperlink"/>
                <w:noProof/>
              </w:rPr>
              <w:t>Fuzzy Database Queries from Script</w:t>
            </w:r>
            <w:r w:rsidR="00F84573">
              <w:rPr>
                <w:noProof/>
                <w:webHidden/>
              </w:rPr>
              <w:tab/>
            </w:r>
            <w:r w:rsidR="00F84573">
              <w:rPr>
                <w:noProof/>
                <w:webHidden/>
              </w:rPr>
              <w:fldChar w:fldCharType="begin"/>
            </w:r>
            <w:r w:rsidR="00F84573">
              <w:rPr>
                <w:noProof/>
                <w:webHidden/>
              </w:rPr>
              <w:instrText xml:space="preserve"> PAGEREF _Toc386812660 \h </w:instrText>
            </w:r>
            <w:r w:rsidR="00F84573">
              <w:rPr>
                <w:noProof/>
                <w:webHidden/>
              </w:rPr>
            </w:r>
            <w:r w:rsidR="00F84573">
              <w:rPr>
                <w:noProof/>
                <w:webHidden/>
              </w:rPr>
              <w:fldChar w:fldCharType="separate"/>
            </w:r>
            <w:r w:rsidR="005F780A">
              <w:rPr>
                <w:noProof/>
                <w:webHidden/>
              </w:rPr>
              <w:t>99</w:t>
            </w:r>
            <w:r w:rsidR="00F84573">
              <w:rPr>
                <w:noProof/>
                <w:webHidden/>
              </w:rPr>
              <w:fldChar w:fldCharType="end"/>
            </w:r>
          </w:hyperlink>
        </w:p>
        <w:p w14:paraId="3EBE249F"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661" w:history="1">
            <w:r w:rsidR="00F84573" w:rsidRPr="00192B2E">
              <w:rPr>
                <w:rStyle w:val="Hyperlink"/>
                <w:noProof/>
                <w:lang w:val="en-AU"/>
              </w:rPr>
              <w:t>5.</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How to Classify by Barcode in Script</w:t>
            </w:r>
            <w:r w:rsidR="00F84573">
              <w:rPr>
                <w:noProof/>
                <w:webHidden/>
              </w:rPr>
              <w:tab/>
            </w:r>
            <w:r w:rsidR="00F84573">
              <w:rPr>
                <w:noProof/>
                <w:webHidden/>
              </w:rPr>
              <w:fldChar w:fldCharType="begin"/>
            </w:r>
            <w:r w:rsidR="00F84573">
              <w:rPr>
                <w:noProof/>
                <w:webHidden/>
              </w:rPr>
              <w:instrText xml:space="preserve"> PAGEREF _Toc386812661 \h </w:instrText>
            </w:r>
            <w:r w:rsidR="00F84573">
              <w:rPr>
                <w:noProof/>
                <w:webHidden/>
              </w:rPr>
            </w:r>
            <w:r w:rsidR="00F84573">
              <w:rPr>
                <w:noProof/>
                <w:webHidden/>
              </w:rPr>
              <w:fldChar w:fldCharType="separate"/>
            </w:r>
            <w:r w:rsidR="005F780A">
              <w:rPr>
                <w:noProof/>
                <w:webHidden/>
              </w:rPr>
              <w:t>101</w:t>
            </w:r>
            <w:r w:rsidR="00F84573">
              <w:rPr>
                <w:noProof/>
                <w:webHidden/>
              </w:rPr>
              <w:fldChar w:fldCharType="end"/>
            </w:r>
          </w:hyperlink>
        </w:p>
        <w:p w14:paraId="1F8FB17E"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662" w:history="1">
            <w:r w:rsidR="00F84573" w:rsidRPr="00192B2E">
              <w:rPr>
                <w:rStyle w:val="Hyperlink"/>
                <w:noProof/>
                <w:lang w:val="en-AU"/>
              </w:rPr>
              <w:t>6.</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AU"/>
              </w:rPr>
              <w:t>How to Classify by Phrase in a Region on a Document</w:t>
            </w:r>
            <w:r w:rsidR="00F84573">
              <w:rPr>
                <w:noProof/>
                <w:webHidden/>
              </w:rPr>
              <w:tab/>
            </w:r>
            <w:r w:rsidR="00F84573">
              <w:rPr>
                <w:noProof/>
                <w:webHidden/>
              </w:rPr>
              <w:fldChar w:fldCharType="begin"/>
            </w:r>
            <w:r w:rsidR="00F84573">
              <w:rPr>
                <w:noProof/>
                <w:webHidden/>
              </w:rPr>
              <w:instrText xml:space="preserve"> PAGEREF _Toc386812662 \h </w:instrText>
            </w:r>
            <w:r w:rsidR="00F84573">
              <w:rPr>
                <w:noProof/>
                <w:webHidden/>
              </w:rPr>
            </w:r>
            <w:r w:rsidR="00F84573">
              <w:rPr>
                <w:noProof/>
                <w:webHidden/>
              </w:rPr>
              <w:fldChar w:fldCharType="separate"/>
            </w:r>
            <w:r w:rsidR="005F780A">
              <w:rPr>
                <w:noProof/>
                <w:webHidden/>
              </w:rPr>
              <w:t>103</w:t>
            </w:r>
            <w:r w:rsidR="00F84573">
              <w:rPr>
                <w:noProof/>
                <w:webHidden/>
              </w:rPr>
              <w:fldChar w:fldCharType="end"/>
            </w:r>
          </w:hyperlink>
        </w:p>
        <w:p w14:paraId="6698FE6C"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663" w:history="1">
            <w:r w:rsidR="00F84573" w:rsidRPr="00192B2E">
              <w:rPr>
                <w:rStyle w:val="Hyperlink"/>
                <w:noProof/>
              </w:rPr>
              <w:t>7.</w:t>
            </w:r>
            <w:r w:rsidR="00F84573">
              <w:rPr>
                <w:rFonts w:asciiTheme="minorHAnsi" w:eastAsiaTheme="minorEastAsia" w:hAnsiTheme="minorHAnsi" w:cstheme="minorBidi"/>
                <w:noProof/>
                <w:sz w:val="22"/>
                <w:lang w:val="en-GB" w:eastAsia="en-GB" w:bidi="ar-SA"/>
              </w:rPr>
              <w:tab/>
            </w:r>
            <w:r w:rsidR="00F84573" w:rsidRPr="00192B2E">
              <w:rPr>
                <w:rStyle w:val="Hyperlink"/>
                <w:noProof/>
              </w:rPr>
              <w:t>SQL Queries from Script</w:t>
            </w:r>
            <w:r w:rsidR="00F84573">
              <w:rPr>
                <w:noProof/>
                <w:webHidden/>
              </w:rPr>
              <w:tab/>
            </w:r>
            <w:r w:rsidR="00F84573">
              <w:rPr>
                <w:noProof/>
                <w:webHidden/>
              </w:rPr>
              <w:fldChar w:fldCharType="begin"/>
            </w:r>
            <w:r w:rsidR="00F84573">
              <w:rPr>
                <w:noProof/>
                <w:webHidden/>
              </w:rPr>
              <w:instrText xml:space="preserve"> PAGEREF _Toc386812663 \h </w:instrText>
            </w:r>
            <w:r w:rsidR="00F84573">
              <w:rPr>
                <w:noProof/>
                <w:webHidden/>
              </w:rPr>
            </w:r>
            <w:r w:rsidR="00F84573">
              <w:rPr>
                <w:noProof/>
                <w:webHidden/>
              </w:rPr>
              <w:fldChar w:fldCharType="separate"/>
            </w:r>
            <w:r w:rsidR="005F780A">
              <w:rPr>
                <w:noProof/>
                <w:webHidden/>
              </w:rPr>
              <w:t>104</w:t>
            </w:r>
            <w:r w:rsidR="00F84573">
              <w:rPr>
                <w:noProof/>
                <w:webHidden/>
              </w:rPr>
              <w:fldChar w:fldCharType="end"/>
            </w:r>
          </w:hyperlink>
        </w:p>
        <w:p w14:paraId="1665524C"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64" w:history="1">
            <w:r w:rsidR="00F84573" w:rsidRPr="00192B2E">
              <w:rPr>
                <w:rStyle w:val="Hyperlink"/>
                <w:noProof/>
                <w:lang w:val="en-GB"/>
              </w:rPr>
              <w:t>64 bit ODBC Connection</w:t>
            </w:r>
            <w:r w:rsidR="00F84573">
              <w:rPr>
                <w:noProof/>
                <w:webHidden/>
              </w:rPr>
              <w:tab/>
            </w:r>
            <w:r w:rsidR="00F84573">
              <w:rPr>
                <w:noProof/>
                <w:webHidden/>
              </w:rPr>
              <w:fldChar w:fldCharType="begin"/>
            </w:r>
            <w:r w:rsidR="00F84573">
              <w:rPr>
                <w:noProof/>
                <w:webHidden/>
              </w:rPr>
              <w:instrText xml:space="preserve"> PAGEREF _Toc386812664 \h </w:instrText>
            </w:r>
            <w:r w:rsidR="00F84573">
              <w:rPr>
                <w:noProof/>
                <w:webHidden/>
              </w:rPr>
            </w:r>
            <w:r w:rsidR="00F84573">
              <w:rPr>
                <w:noProof/>
                <w:webHidden/>
              </w:rPr>
              <w:fldChar w:fldCharType="separate"/>
            </w:r>
            <w:r w:rsidR="005F780A">
              <w:rPr>
                <w:noProof/>
                <w:webHidden/>
              </w:rPr>
              <w:t>104</w:t>
            </w:r>
            <w:r w:rsidR="00F84573">
              <w:rPr>
                <w:noProof/>
                <w:webHidden/>
              </w:rPr>
              <w:fldChar w:fldCharType="end"/>
            </w:r>
          </w:hyperlink>
        </w:p>
        <w:p w14:paraId="4812F803"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65" w:history="1">
            <w:r w:rsidR="00F84573" w:rsidRPr="00192B2E">
              <w:rPr>
                <w:rStyle w:val="Hyperlink"/>
                <w:noProof/>
                <w:lang w:val="en-GB"/>
              </w:rPr>
              <w:t>Using CscSQLDataTable for SQL “SELECT”</w:t>
            </w:r>
            <w:r w:rsidR="00F84573">
              <w:rPr>
                <w:noProof/>
                <w:webHidden/>
              </w:rPr>
              <w:tab/>
            </w:r>
            <w:r w:rsidR="00F84573">
              <w:rPr>
                <w:noProof/>
                <w:webHidden/>
              </w:rPr>
              <w:fldChar w:fldCharType="begin"/>
            </w:r>
            <w:r w:rsidR="00F84573">
              <w:rPr>
                <w:noProof/>
                <w:webHidden/>
              </w:rPr>
              <w:instrText xml:space="preserve"> PAGEREF _Toc386812665 \h </w:instrText>
            </w:r>
            <w:r w:rsidR="00F84573">
              <w:rPr>
                <w:noProof/>
                <w:webHidden/>
              </w:rPr>
            </w:r>
            <w:r w:rsidR="00F84573">
              <w:rPr>
                <w:noProof/>
                <w:webHidden/>
              </w:rPr>
              <w:fldChar w:fldCharType="separate"/>
            </w:r>
            <w:r w:rsidR="005F780A">
              <w:rPr>
                <w:noProof/>
                <w:webHidden/>
              </w:rPr>
              <w:t>104</w:t>
            </w:r>
            <w:r w:rsidR="00F84573">
              <w:rPr>
                <w:noProof/>
                <w:webHidden/>
              </w:rPr>
              <w:fldChar w:fldCharType="end"/>
            </w:r>
          </w:hyperlink>
        </w:p>
        <w:p w14:paraId="1AC17318" w14:textId="77777777" w:rsidR="00F84573" w:rsidRDefault="00B34A67" w:rsidP="00F84573">
          <w:pPr>
            <w:pStyle w:val="TOC3"/>
            <w:tabs>
              <w:tab w:val="right" w:leader="dot" w:pos="10773"/>
              <w:tab w:val="right" w:leader="dot" w:pos="11078"/>
            </w:tabs>
            <w:rPr>
              <w:rFonts w:asciiTheme="minorHAnsi" w:eastAsiaTheme="minorEastAsia" w:hAnsiTheme="minorHAnsi" w:cstheme="minorBidi"/>
              <w:iCs w:val="0"/>
              <w:noProof/>
              <w:sz w:val="22"/>
              <w:lang w:val="en-GB" w:eastAsia="en-GB" w:bidi="ar-SA"/>
            </w:rPr>
          </w:pPr>
          <w:hyperlink w:anchor="_Toc386812666" w:history="1">
            <w:r w:rsidR="00F84573" w:rsidRPr="00192B2E">
              <w:rPr>
                <w:rStyle w:val="Hyperlink"/>
                <w:noProof/>
                <w:lang w:val="en-GB"/>
              </w:rPr>
              <w:t>Using ActiveX Data Objects for SQL “INSERT” and others</w:t>
            </w:r>
            <w:r w:rsidR="00F84573">
              <w:rPr>
                <w:noProof/>
                <w:webHidden/>
              </w:rPr>
              <w:tab/>
            </w:r>
            <w:r w:rsidR="00F84573">
              <w:rPr>
                <w:noProof/>
                <w:webHidden/>
              </w:rPr>
              <w:fldChar w:fldCharType="begin"/>
            </w:r>
            <w:r w:rsidR="00F84573">
              <w:rPr>
                <w:noProof/>
                <w:webHidden/>
              </w:rPr>
              <w:instrText xml:space="preserve"> PAGEREF _Toc386812666 \h </w:instrText>
            </w:r>
            <w:r w:rsidR="00F84573">
              <w:rPr>
                <w:noProof/>
                <w:webHidden/>
              </w:rPr>
            </w:r>
            <w:r w:rsidR="00F84573">
              <w:rPr>
                <w:noProof/>
                <w:webHidden/>
              </w:rPr>
              <w:fldChar w:fldCharType="separate"/>
            </w:r>
            <w:r w:rsidR="005F780A">
              <w:rPr>
                <w:noProof/>
                <w:webHidden/>
              </w:rPr>
              <w:t>104</w:t>
            </w:r>
            <w:r w:rsidR="00F84573">
              <w:rPr>
                <w:noProof/>
                <w:webHidden/>
              </w:rPr>
              <w:fldChar w:fldCharType="end"/>
            </w:r>
          </w:hyperlink>
        </w:p>
        <w:p w14:paraId="0A6917B2"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667" w:history="1">
            <w:r w:rsidR="00F84573" w:rsidRPr="00192B2E">
              <w:rPr>
                <w:rStyle w:val="Hyperlink"/>
                <w:noProof/>
                <w:lang w:val="en-GB"/>
              </w:rPr>
              <w:t>8.</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GB"/>
              </w:rPr>
              <w:t>Calling a Fuzzy Database in a Field Formatter for Spell Checking</w:t>
            </w:r>
            <w:r w:rsidR="00F84573">
              <w:rPr>
                <w:noProof/>
                <w:webHidden/>
              </w:rPr>
              <w:tab/>
            </w:r>
            <w:r w:rsidR="00F84573">
              <w:rPr>
                <w:noProof/>
                <w:webHidden/>
              </w:rPr>
              <w:fldChar w:fldCharType="begin"/>
            </w:r>
            <w:r w:rsidR="00F84573">
              <w:rPr>
                <w:noProof/>
                <w:webHidden/>
              </w:rPr>
              <w:instrText xml:space="preserve"> PAGEREF _Toc386812667 \h </w:instrText>
            </w:r>
            <w:r w:rsidR="00F84573">
              <w:rPr>
                <w:noProof/>
                <w:webHidden/>
              </w:rPr>
            </w:r>
            <w:r w:rsidR="00F84573">
              <w:rPr>
                <w:noProof/>
                <w:webHidden/>
              </w:rPr>
              <w:fldChar w:fldCharType="separate"/>
            </w:r>
            <w:r w:rsidR="005F780A">
              <w:rPr>
                <w:noProof/>
                <w:webHidden/>
              </w:rPr>
              <w:t>106</w:t>
            </w:r>
            <w:r w:rsidR="00F84573">
              <w:rPr>
                <w:noProof/>
                <w:webHidden/>
              </w:rPr>
              <w:fldChar w:fldCharType="end"/>
            </w:r>
          </w:hyperlink>
        </w:p>
        <w:p w14:paraId="7CBEAF13" w14:textId="77777777" w:rsidR="00F84573" w:rsidRDefault="00B34A67" w:rsidP="00F84573">
          <w:pPr>
            <w:pStyle w:val="TOC2"/>
            <w:tabs>
              <w:tab w:val="clear" w:pos="10790"/>
              <w:tab w:val="left" w:pos="624"/>
              <w:tab w:val="right" w:leader="dot" w:pos="10773"/>
            </w:tabs>
            <w:rPr>
              <w:rFonts w:asciiTheme="minorHAnsi" w:eastAsiaTheme="minorEastAsia" w:hAnsiTheme="minorHAnsi" w:cstheme="minorBidi"/>
              <w:noProof/>
              <w:sz w:val="22"/>
              <w:lang w:val="en-GB" w:eastAsia="en-GB" w:bidi="ar-SA"/>
            </w:rPr>
          </w:pPr>
          <w:hyperlink w:anchor="_Toc386812668" w:history="1">
            <w:r w:rsidR="00F84573" w:rsidRPr="00192B2E">
              <w:rPr>
                <w:rStyle w:val="Hyperlink"/>
                <w:noProof/>
                <w:lang w:val="en-GB"/>
              </w:rPr>
              <w:t>9.</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GB"/>
              </w:rPr>
              <w:t>Calling a Fuzzy Database in a Validation Rule</w:t>
            </w:r>
            <w:r w:rsidR="00F84573">
              <w:rPr>
                <w:noProof/>
                <w:webHidden/>
              </w:rPr>
              <w:tab/>
            </w:r>
            <w:r w:rsidR="00F84573">
              <w:rPr>
                <w:noProof/>
                <w:webHidden/>
              </w:rPr>
              <w:fldChar w:fldCharType="begin"/>
            </w:r>
            <w:r w:rsidR="00F84573">
              <w:rPr>
                <w:noProof/>
                <w:webHidden/>
              </w:rPr>
              <w:instrText xml:space="preserve"> PAGEREF _Toc386812668 \h </w:instrText>
            </w:r>
            <w:r w:rsidR="00F84573">
              <w:rPr>
                <w:noProof/>
                <w:webHidden/>
              </w:rPr>
            </w:r>
            <w:r w:rsidR="00F84573">
              <w:rPr>
                <w:noProof/>
                <w:webHidden/>
              </w:rPr>
              <w:fldChar w:fldCharType="separate"/>
            </w:r>
            <w:r w:rsidR="005F780A">
              <w:rPr>
                <w:noProof/>
                <w:webHidden/>
              </w:rPr>
              <w:t>108</w:t>
            </w:r>
            <w:r w:rsidR="00F84573">
              <w:rPr>
                <w:noProof/>
                <w:webHidden/>
              </w:rPr>
              <w:fldChar w:fldCharType="end"/>
            </w:r>
          </w:hyperlink>
        </w:p>
        <w:p w14:paraId="3A4F5A92" w14:textId="77777777" w:rsidR="00F84573" w:rsidRDefault="00B34A67" w:rsidP="00F84573">
          <w:pPr>
            <w:pStyle w:val="TOC2"/>
            <w:tabs>
              <w:tab w:val="clear" w:pos="10790"/>
              <w:tab w:val="left" w:pos="880"/>
              <w:tab w:val="right" w:leader="dot" w:pos="10773"/>
            </w:tabs>
            <w:rPr>
              <w:rFonts w:asciiTheme="minorHAnsi" w:eastAsiaTheme="minorEastAsia" w:hAnsiTheme="minorHAnsi" w:cstheme="minorBidi"/>
              <w:noProof/>
              <w:sz w:val="22"/>
              <w:lang w:val="en-GB" w:eastAsia="en-GB" w:bidi="ar-SA"/>
            </w:rPr>
          </w:pPr>
          <w:hyperlink w:anchor="_Toc386812669" w:history="1">
            <w:r w:rsidR="00F84573" w:rsidRPr="00192B2E">
              <w:rPr>
                <w:rStyle w:val="Hyperlink"/>
                <w:noProof/>
                <w:lang w:val="en-GB"/>
              </w:rPr>
              <w:t>10.</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GB"/>
              </w:rPr>
              <w:t>Create Golden Files from a Productive System</w:t>
            </w:r>
            <w:r w:rsidR="00F84573">
              <w:rPr>
                <w:noProof/>
                <w:webHidden/>
              </w:rPr>
              <w:tab/>
            </w:r>
            <w:r w:rsidR="00F84573">
              <w:rPr>
                <w:noProof/>
                <w:webHidden/>
              </w:rPr>
              <w:fldChar w:fldCharType="begin"/>
            </w:r>
            <w:r w:rsidR="00F84573">
              <w:rPr>
                <w:noProof/>
                <w:webHidden/>
              </w:rPr>
              <w:instrText xml:space="preserve"> PAGEREF _Toc386812669 \h </w:instrText>
            </w:r>
            <w:r w:rsidR="00F84573">
              <w:rPr>
                <w:noProof/>
                <w:webHidden/>
              </w:rPr>
            </w:r>
            <w:r w:rsidR="00F84573">
              <w:rPr>
                <w:noProof/>
                <w:webHidden/>
              </w:rPr>
              <w:fldChar w:fldCharType="separate"/>
            </w:r>
            <w:r w:rsidR="005F780A">
              <w:rPr>
                <w:noProof/>
                <w:webHidden/>
              </w:rPr>
              <w:t>109</w:t>
            </w:r>
            <w:r w:rsidR="00F84573">
              <w:rPr>
                <w:noProof/>
                <w:webHidden/>
              </w:rPr>
              <w:fldChar w:fldCharType="end"/>
            </w:r>
          </w:hyperlink>
        </w:p>
        <w:p w14:paraId="115277D2" w14:textId="77777777" w:rsidR="00F84573" w:rsidRDefault="00B34A67" w:rsidP="00F84573">
          <w:pPr>
            <w:pStyle w:val="TOC2"/>
            <w:tabs>
              <w:tab w:val="clear" w:pos="10790"/>
              <w:tab w:val="left" w:pos="880"/>
              <w:tab w:val="right" w:leader="dot" w:pos="10773"/>
            </w:tabs>
            <w:rPr>
              <w:rFonts w:asciiTheme="minorHAnsi" w:eastAsiaTheme="minorEastAsia" w:hAnsiTheme="minorHAnsi" w:cstheme="minorBidi"/>
              <w:noProof/>
              <w:sz w:val="22"/>
              <w:lang w:val="en-GB" w:eastAsia="en-GB" w:bidi="ar-SA"/>
            </w:rPr>
          </w:pPr>
          <w:hyperlink w:anchor="_Toc386812670" w:history="1">
            <w:r w:rsidR="00F84573" w:rsidRPr="00192B2E">
              <w:rPr>
                <w:rStyle w:val="Hyperlink"/>
                <w:noProof/>
                <w:lang w:val="en-GB"/>
              </w:rPr>
              <w:t>11.</w:t>
            </w:r>
            <w:r w:rsidR="00F84573">
              <w:rPr>
                <w:rFonts w:asciiTheme="minorHAnsi" w:eastAsiaTheme="minorEastAsia" w:hAnsiTheme="minorHAnsi" w:cstheme="minorBidi"/>
                <w:noProof/>
                <w:sz w:val="22"/>
                <w:lang w:val="en-GB" w:eastAsia="en-GB" w:bidi="ar-SA"/>
              </w:rPr>
              <w:tab/>
            </w:r>
            <w:r w:rsidR="00F84573" w:rsidRPr="00192B2E">
              <w:rPr>
                <w:rStyle w:val="Hyperlink"/>
                <w:noProof/>
              </w:rPr>
              <w:t>Create Golden Files from CSV Data</w:t>
            </w:r>
            <w:r w:rsidR="00F84573">
              <w:rPr>
                <w:noProof/>
                <w:webHidden/>
              </w:rPr>
              <w:tab/>
            </w:r>
            <w:r w:rsidR="00F84573">
              <w:rPr>
                <w:noProof/>
                <w:webHidden/>
              </w:rPr>
              <w:fldChar w:fldCharType="begin"/>
            </w:r>
            <w:r w:rsidR="00F84573">
              <w:rPr>
                <w:noProof/>
                <w:webHidden/>
              </w:rPr>
              <w:instrText xml:space="preserve"> PAGEREF _Toc386812670 \h </w:instrText>
            </w:r>
            <w:r w:rsidR="00F84573">
              <w:rPr>
                <w:noProof/>
                <w:webHidden/>
              </w:rPr>
            </w:r>
            <w:r w:rsidR="00F84573">
              <w:rPr>
                <w:noProof/>
                <w:webHidden/>
              </w:rPr>
              <w:fldChar w:fldCharType="separate"/>
            </w:r>
            <w:r w:rsidR="005F780A">
              <w:rPr>
                <w:noProof/>
                <w:webHidden/>
              </w:rPr>
              <w:t>110</w:t>
            </w:r>
            <w:r w:rsidR="00F84573">
              <w:rPr>
                <w:noProof/>
                <w:webHidden/>
              </w:rPr>
              <w:fldChar w:fldCharType="end"/>
            </w:r>
          </w:hyperlink>
        </w:p>
        <w:p w14:paraId="23CB7288" w14:textId="77777777" w:rsidR="00F84573" w:rsidRDefault="00B34A67" w:rsidP="00F84573">
          <w:pPr>
            <w:pStyle w:val="TOC2"/>
            <w:tabs>
              <w:tab w:val="clear" w:pos="10790"/>
              <w:tab w:val="left" w:pos="880"/>
              <w:tab w:val="right" w:leader="dot" w:pos="10773"/>
            </w:tabs>
            <w:rPr>
              <w:rFonts w:asciiTheme="minorHAnsi" w:eastAsiaTheme="minorEastAsia" w:hAnsiTheme="minorHAnsi" w:cstheme="minorBidi"/>
              <w:noProof/>
              <w:sz w:val="22"/>
              <w:lang w:val="en-GB" w:eastAsia="en-GB" w:bidi="ar-SA"/>
            </w:rPr>
          </w:pPr>
          <w:hyperlink w:anchor="_Toc386812671" w:history="1">
            <w:r w:rsidR="00F84573" w:rsidRPr="00192B2E">
              <w:rPr>
                <w:rStyle w:val="Hyperlink"/>
                <w:noProof/>
                <w:lang w:val="en-GB"/>
              </w:rPr>
              <w:t>12.</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GB"/>
              </w:rPr>
              <w:t>Integrating Webservices &amp; Kapow with KTM</w:t>
            </w:r>
            <w:r w:rsidR="00F84573">
              <w:rPr>
                <w:noProof/>
                <w:webHidden/>
              </w:rPr>
              <w:tab/>
            </w:r>
            <w:r w:rsidR="00F84573">
              <w:rPr>
                <w:noProof/>
                <w:webHidden/>
              </w:rPr>
              <w:fldChar w:fldCharType="begin"/>
            </w:r>
            <w:r w:rsidR="00F84573">
              <w:rPr>
                <w:noProof/>
                <w:webHidden/>
              </w:rPr>
              <w:instrText xml:space="preserve"> PAGEREF _Toc386812671 \h </w:instrText>
            </w:r>
            <w:r w:rsidR="00F84573">
              <w:rPr>
                <w:noProof/>
                <w:webHidden/>
              </w:rPr>
            </w:r>
            <w:r w:rsidR="00F84573">
              <w:rPr>
                <w:noProof/>
                <w:webHidden/>
              </w:rPr>
              <w:fldChar w:fldCharType="separate"/>
            </w:r>
            <w:r w:rsidR="005F780A">
              <w:rPr>
                <w:noProof/>
                <w:webHidden/>
              </w:rPr>
              <w:t>112</w:t>
            </w:r>
            <w:r w:rsidR="00F84573">
              <w:rPr>
                <w:noProof/>
                <w:webHidden/>
              </w:rPr>
              <w:fldChar w:fldCharType="end"/>
            </w:r>
          </w:hyperlink>
        </w:p>
        <w:p w14:paraId="4EF58A92" w14:textId="77777777" w:rsidR="00F84573" w:rsidRDefault="00B34A67" w:rsidP="00F84573">
          <w:pPr>
            <w:pStyle w:val="TOC2"/>
            <w:tabs>
              <w:tab w:val="clear" w:pos="10790"/>
              <w:tab w:val="left" w:pos="880"/>
              <w:tab w:val="right" w:leader="dot" w:pos="10773"/>
            </w:tabs>
            <w:rPr>
              <w:rFonts w:asciiTheme="minorHAnsi" w:eastAsiaTheme="minorEastAsia" w:hAnsiTheme="minorHAnsi" w:cstheme="minorBidi"/>
              <w:noProof/>
              <w:sz w:val="22"/>
              <w:lang w:val="en-GB" w:eastAsia="en-GB" w:bidi="ar-SA"/>
            </w:rPr>
          </w:pPr>
          <w:hyperlink w:anchor="_Toc386812672" w:history="1">
            <w:r w:rsidR="00F84573" w:rsidRPr="00192B2E">
              <w:rPr>
                <w:rStyle w:val="Hyperlink"/>
                <w:noProof/>
                <w:lang w:val="en-GB"/>
              </w:rPr>
              <w:t>13.</w:t>
            </w:r>
            <w:r w:rsidR="00F84573">
              <w:rPr>
                <w:rFonts w:asciiTheme="minorHAnsi" w:eastAsiaTheme="minorEastAsia" w:hAnsiTheme="minorHAnsi" w:cstheme="minorBidi"/>
                <w:noProof/>
                <w:sz w:val="22"/>
                <w:lang w:val="en-GB" w:eastAsia="en-GB" w:bidi="ar-SA"/>
              </w:rPr>
              <w:tab/>
            </w:r>
            <w:r w:rsidR="00F84573" w:rsidRPr="00192B2E">
              <w:rPr>
                <w:rStyle w:val="Hyperlink"/>
                <w:noProof/>
                <w:lang w:val="en-GB"/>
              </w:rPr>
              <w:t>Converting Fields to Dates and Amounts</w:t>
            </w:r>
            <w:r w:rsidR="00F84573">
              <w:rPr>
                <w:noProof/>
                <w:webHidden/>
              </w:rPr>
              <w:tab/>
            </w:r>
            <w:r w:rsidR="00F84573">
              <w:rPr>
                <w:noProof/>
                <w:webHidden/>
              </w:rPr>
              <w:fldChar w:fldCharType="begin"/>
            </w:r>
            <w:r w:rsidR="00F84573">
              <w:rPr>
                <w:noProof/>
                <w:webHidden/>
              </w:rPr>
              <w:instrText xml:space="preserve"> PAGEREF _Toc386812672 \h </w:instrText>
            </w:r>
            <w:r w:rsidR="00F84573">
              <w:rPr>
                <w:noProof/>
                <w:webHidden/>
              </w:rPr>
            </w:r>
            <w:r w:rsidR="00F84573">
              <w:rPr>
                <w:noProof/>
                <w:webHidden/>
              </w:rPr>
              <w:fldChar w:fldCharType="separate"/>
            </w:r>
            <w:r w:rsidR="005F780A">
              <w:rPr>
                <w:noProof/>
                <w:webHidden/>
              </w:rPr>
              <w:t>115</w:t>
            </w:r>
            <w:r w:rsidR="00F84573">
              <w:rPr>
                <w:noProof/>
                <w:webHidden/>
              </w:rPr>
              <w:fldChar w:fldCharType="end"/>
            </w:r>
          </w:hyperlink>
        </w:p>
        <w:p w14:paraId="3CD1E199" w14:textId="77777777" w:rsidR="00F84573" w:rsidRDefault="00B34A67" w:rsidP="00F84573">
          <w:pPr>
            <w:pStyle w:val="TOC1"/>
            <w:tabs>
              <w:tab w:val="clear" w:pos="10790"/>
              <w:tab w:val="right" w:leader="dot" w:pos="10773"/>
            </w:tabs>
            <w:rPr>
              <w:rFonts w:asciiTheme="minorHAnsi" w:eastAsiaTheme="minorEastAsia" w:hAnsiTheme="minorHAnsi" w:cstheme="minorBidi"/>
              <w:b w:val="0"/>
              <w:bCs w:val="0"/>
              <w:noProof/>
              <w:sz w:val="22"/>
              <w:lang w:val="en-GB" w:eastAsia="en-GB" w:bidi="ar-SA"/>
            </w:rPr>
          </w:pPr>
          <w:hyperlink w:anchor="_Toc386812673" w:history="1">
            <w:r w:rsidR="00F84573" w:rsidRPr="00192B2E">
              <w:rPr>
                <w:rStyle w:val="Hyperlink"/>
                <w:noProof/>
                <w:lang w:val="en-GB"/>
              </w:rPr>
              <w:t>Index</w:t>
            </w:r>
            <w:r w:rsidR="00F84573">
              <w:rPr>
                <w:noProof/>
                <w:webHidden/>
              </w:rPr>
              <w:tab/>
            </w:r>
            <w:r w:rsidR="00F84573">
              <w:rPr>
                <w:noProof/>
                <w:webHidden/>
              </w:rPr>
              <w:fldChar w:fldCharType="begin"/>
            </w:r>
            <w:r w:rsidR="00F84573">
              <w:rPr>
                <w:noProof/>
                <w:webHidden/>
              </w:rPr>
              <w:instrText xml:space="preserve"> PAGEREF _Toc386812673 \h </w:instrText>
            </w:r>
            <w:r w:rsidR="00F84573">
              <w:rPr>
                <w:noProof/>
                <w:webHidden/>
              </w:rPr>
            </w:r>
            <w:r w:rsidR="00F84573">
              <w:rPr>
                <w:noProof/>
                <w:webHidden/>
              </w:rPr>
              <w:fldChar w:fldCharType="separate"/>
            </w:r>
            <w:r w:rsidR="005F780A">
              <w:rPr>
                <w:noProof/>
                <w:webHidden/>
              </w:rPr>
              <w:t>116</w:t>
            </w:r>
            <w:r w:rsidR="00F84573">
              <w:rPr>
                <w:noProof/>
                <w:webHidden/>
              </w:rPr>
              <w:fldChar w:fldCharType="end"/>
            </w:r>
          </w:hyperlink>
        </w:p>
        <w:p w14:paraId="5AC88D43" w14:textId="77777777" w:rsidR="007123E4" w:rsidRDefault="002D3CDE">
          <w:pPr>
            <w:spacing w:after="0"/>
            <w:rPr>
              <w:bCs/>
              <w:noProof/>
            </w:rPr>
          </w:pPr>
          <w:r>
            <w:rPr>
              <w:b/>
              <w:bCs/>
              <w:noProof/>
            </w:rPr>
            <w:fldChar w:fldCharType="end"/>
          </w:r>
        </w:p>
      </w:sdtContent>
    </w:sdt>
    <w:p w14:paraId="5AE025A5" w14:textId="77777777" w:rsidR="001844DD" w:rsidRDefault="001844DD">
      <w:pPr>
        <w:spacing w:after="0"/>
        <w:rPr>
          <w:b/>
          <w:color w:val="FFFFFF" w:themeColor="background1"/>
          <w:sz w:val="24"/>
          <w:szCs w:val="24"/>
        </w:rPr>
      </w:pPr>
      <w:r>
        <w:br w:type="page"/>
      </w:r>
    </w:p>
    <w:p w14:paraId="641110C4" w14:textId="77777777" w:rsidR="00476C72" w:rsidRDefault="00E2619E" w:rsidP="007123E4">
      <w:pPr>
        <w:pStyle w:val="Heading1"/>
      </w:pPr>
      <w:bookmarkStart w:id="4" w:name="_Toc386812490"/>
      <w:r>
        <w:lastRenderedPageBreak/>
        <w:t>Who Should Read This B</w:t>
      </w:r>
      <w:r w:rsidR="00476C72">
        <w:t>ook?</w:t>
      </w:r>
      <w:bookmarkEnd w:id="4"/>
    </w:p>
    <w:p w14:paraId="7DBD29A2" w14:textId="77777777" w:rsidR="00476C72" w:rsidRDefault="000302B5" w:rsidP="00476C72">
      <w:r>
        <w:t>This book was written for</w:t>
      </w:r>
      <w:r w:rsidR="009E1D9E">
        <w:t xml:space="preserve"> sales e</w:t>
      </w:r>
      <w:r>
        <w:t>ngineers and</w:t>
      </w:r>
      <w:r w:rsidR="00476C72">
        <w:t xml:space="preserve"> </w:t>
      </w:r>
      <w:r>
        <w:t>implementation consultants</w:t>
      </w:r>
      <w:r w:rsidR="00476C72">
        <w:t xml:space="preserve"> at Kofax and </w:t>
      </w:r>
      <w:r>
        <w:t>its business p</w:t>
      </w:r>
      <w:r w:rsidR="00476C72">
        <w:t>artners</w:t>
      </w:r>
      <w:r w:rsidR="0071008B">
        <w:t xml:space="preserve">.  It will </w:t>
      </w:r>
      <w:r w:rsidR="00476C72">
        <w:t xml:space="preserve">help </w:t>
      </w:r>
      <w:r>
        <w:t>them understand their</w:t>
      </w:r>
      <w:r w:rsidR="00476C72">
        <w:t xml:space="preserve"> customer, </w:t>
      </w:r>
      <w:r>
        <w:t xml:space="preserve">identify </w:t>
      </w:r>
      <w:r w:rsidR="0071008B">
        <w:t>requirements and</w:t>
      </w:r>
      <w:r w:rsidR="00476C72">
        <w:t xml:space="preserve"> design </w:t>
      </w:r>
      <w:r w:rsidR="0071008B">
        <w:t>and deliver great solutions based on Kofax Transformation Modules</w:t>
      </w:r>
      <w:r w:rsidR="00E26101">
        <w:t xml:space="preserve"> (KTM)</w:t>
      </w:r>
      <w:r w:rsidR="00257F6A">
        <w:t>.</w:t>
      </w:r>
      <w:r w:rsidR="009E1D9E">
        <w:t xml:space="preserve"> The design principles offered in this book will help deliver a superior user experience when validating</w:t>
      </w:r>
      <w:r w:rsidR="00476C72">
        <w:t xml:space="preserve"> documents</w:t>
      </w:r>
      <w:r w:rsidR="009E1D9E">
        <w:t xml:space="preserve"> and yield savings in </w:t>
      </w:r>
      <w:r w:rsidR="00476C72">
        <w:t>time, money and effort.</w:t>
      </w:r>
    </w:p>
    <w:p w14:paraId="5CF32469" w14:textId="77777777" w:rsidR="00DA697A" w:rsidRDefault="00DA697A" w:rsidP="00DA697A">
      <w:pPr>
        <w:pStyle w:val="Heading1"/>
      </w:pPr>
      <w:bookmarkStart w:id="5" w:name="_Toc386812491"/>
      <w:r>
        <w:t>Cautions and Disclaimers</w:t>
      </w:r>
      <w:bookmarkEnd w:id="5"/>
    </w:p>
    <w:p w14:paraId="76C8B405" w14:textId="77777777" w:rsidR="00257F6A" w:rsidRDefault="00176B27" w:rsidP="00257F6A">
      <w:r>
        <w:t>This</w:t>
      </w:r>
      <w:r w:rsidR="00DA697A">
        <w:t xml:space="preserve"> book</w:t>
      </w:r>
      <w:r>
        <w:t xml:space="preserve"> is called a </w:t>
      </w:r>
      <w:r w:rsidRPr="00A40BB9">
        <w:t>Best Practices Guide</w:t>
      </w:r>
      <w:r w:rsidR="00DA697A">
        <w:rPr>
          <w:b/>
        </w:rPr>
        <w:t xml:space="preserve">. </w:t>
      </w:r>
      <w:r w:rsidR="00DA697A">
        <w:t xml:space="preserve">A best practice is a method or a technique that has consistently shown superior results over other possible approaches. </w:t>
      </w:r>
      <w:r w:rsidR="00E26101">
        <w:t xml:space="preserve">The </w:t>
      </w:r>
      <w:r w:rsidR="001E0EF8">
        <w:t>s</w:t>
      </w:r>
      <w:r w:rsidR="00E26101">
        <w:t xml:space="preserve">uggestions and </w:t>
      </w:r>
      <w:r w:rsidR="007A31DA">
        <w:t>guidelines</w:t>
      </w:r>
      <w:r w:rsidR="008C2547">
        <w:t xml:space="preserve"> </w:t>
      </w:r>
      <w:r w:rsidR="00E26101">
        <w:t xml:space="preserve">contained in this document should </w:t>
      </w:r>
      <w:r>
        <w:t xml:space="preserve">help </w:t>
      </w:r>
      <w:r w:rsidR="00E26101">
        <w:t xml:space="preserve">you </w:t>
      </w:r>
      <w:r>
        <w:t xml:space="preserve">build a </w:t>
      </w:r>
      <w:r w:rsidR="00E26101">
        <w:t>better KTM</w:t>
      </w:r>
      <w:r w:rsidR="00A40BB9">
        <w:t xml:space="preserve"> project but the nature of this technology means there are many other design options that are not detailed here.</w:t>
      </w:r>
      <w:r w:rsidR="008C2547">
        <w:t xml:space="preserve"> Readers are encouraged to explore all </w:t>
      </w:r>
      <w:r w:rsidR="00257F6A">
        <w:t>of the choices available to them when working on such projects.</w:t>
      </w:r>
    </w:p>
    <w:p w14:paraId="0CAF28E4" w14:textId="77777777" w:rsidR="001971DC" w:rsidRDefault="00257F6A" w:rsidP="003E15CF">
      <w:r w:rsidRPr="00257F6A">
        <w:t xml:space="preserve">In making this </w:t>
      </w:r>
      <w:r w:rsidR="003E15CF">
        <w:t>book</w:t>
      </w:r>
      <w:r w:rsidRPr="00257F6A">
        <w:t xml:space="preserve"> available, neither </w:t>
      </w:r>
      <w:r>
        <w:t>Kofax nor the individuals who participated in its creation make</w:t>
      </w:r>
      <w:r w:rsidRPr="00257F6A">
        <w:t xml:space="preserve"> any representation regarding </w:t>
      </w:r>
      <w:r>
        <w:t>its</w:t>
      </w:r>
      <w:r w:rsidRPr="00257F6A">
        <w:t xml:space="preserve"> content </w:t>
      </w:r>
      <w:r>
        <w:t xml:space="preserve">and the value of the guidance offered. Each </w:t>
      </w:r>
      <w:r w:rsidRPr="00257F6A">
        <w:t>user of this</w:t>
      </w:r>
      <w:r>
        <w:t xml:space="preserve"> document is solely responsible</w:t>
      </w:r>
      <w:r w:rsidR="003E15CF">
        <w:t xml:space="preserve"> </w:t>
      </w:r>
      <w:r w:rsidRPr="00257F6A">
        <w:t xml:space="preserve">for the </w:t>
      </w:r>
      <w:r w:rsidR="003E15CF">
        <w:t xml:space="preserve">information contained within it </w:t>
      </w:r>
      <w:r w:rsidRPr="00257F6A">
        <w:t xml:space="preserve">and assumes all risks in connection with </w:t>
      </w:r>
      <w:r w:rsidR="003E15CF">
        <w:t>its</w:t>
      </w:r>
      <w:r w:rsidRPr="00257F6A">
        <w:t xml:space="preserve"> use.</w:t>
      </w:r>
    </w:p>
    <w:p w14:paraId="36C07D15" w14:textId="77777777" w:rsidR="000D656D" w:rsidRDefault="000D656D" w:rsidP="000D656D">
      <w:pPr>
        <w:pStyle w:val="Heading1"/>
      </w:pPr>
      <w:bookmarkStart w:id="6" w:name="_Toc386812492"/>
      <w:r>
        <w:t>Version History</w:t>
      </w:r>
      <w:bookmarkEnd w:id="6"/>
    </w:p>
    <w:p w14:paraId="118B68B2" w14:textId="77777777" w:rsidR="000D656D" w:rsidRPr="000D656D" w:rsidRDefault="00E2619E" w:rsidP="000D656D">
      <w:r>
        <w:t xml:space="preserve">Version 1.0, April </w:t>
      </w:r>
      <w:r w:rsidR="00CA175B">
        <w:t>2</w:t>
      </w:r>
      <w:r w:rsidR="009627D2">
        <w:t>4</w:t>
      </w:r>
      <w:r>
        <w:t>, 2014. Launch</w:t>
      </w:r>
      <w:r w:rsidR="000D656D">
        <w:t xml:space="preserve"> Version</w:t>
      </w:r>
    </w:p>
    <w:p w14:paraId="2C3C34E1" w14:textId="77777777" w:rsidR="005A2BCE" w:rsidRPr="00774642" w:rsidRDefault="005A2BCE" w:rsidP="007123E4">
      <w:pPr>
        <w:pStyle w:val="Heading1"/>
        <w:rPr>
          <w:sz w:val="21"/>
          <w:szCs w:val="21"/>
        </w:rPr>
      </w:pPr>
      <w:bookmarkStart w:id="7" w:name="_Toc386812493"/>
      <w:r w:rsidRPr="000F6F6F">
        <w:t>Introduction</w:t>
      </w:r>
      <w:bookmarkEnd w:id="7"/>
    </w:p>
    <w:p w14:paraId="1CC568C4" w14:textId="77777777" w:rsidR="00953CCC" w:rsidRDefault="00DE1C70" w:rsidP="000C2328">
      <w:r>
        <w:t>Many market-watchers are saying that we have now entered the age of the c</w:t>
      </w:r>
      <w:r w:rsidR="00953CCC">
        <w:t xml:space="preserve">ustomer. </w:t>
      </w:r>
      <w:r>
        <w:t>Prior to this transition all of the power was in the hands of the seller. R</w:t>
      </w:r>
      <w:r w:rsidR="000C2328">
        <w:t>ecent technological</w:t>
      </w:r>
      <w:r>
        <w:t xml:space="preserve"> advancements</w:t>
      </w:r>
      <w:r w:rsidR="00953CCC">
        <w:t xml:space="preserve"> like</w:t>
      </w:r>
      <w:r>
        <w:t xml:space="preserve"> the</w:t>
      </w:r>
      <w:r w:rsidR="00953CCC">
        <w:t xml:space="preserve"> internet, mobile and social</w:t>
      </w:r>
      <w:r w:rsidR="000C2328">
        <w:t xml:space="preserve"> media</w:t>
      </w:r>
      <w:r w:rsidR="00953CCC">
        <w:t xml:space="preserve"> </w:t>
      </w:r>
      <w:r w:rsidR="000C2328">
        <w:t>have</w:t>
      </w:r>
      <w:r w:rsidR="00953CCC">
        <w:t xml:space="preserve"> dramatically changed</w:t>
      </w:r>
      <w:r w:rsidR="005D4E6D">
        <w:t xml:space="preserve"> </w:t>
      </w:r>
      <w:r>
        <w:t>landscape</w:t>
      </w:r>
      <w:r w:rsidR="005D4E6D">
        <w:t>. Consumers</w:t>
      </w:r>
      <w:r w:rsidR="00953CCC">
        <w:t xml:space="preserve"> are now </w:t>
      </w:r>
      <w:r w:rsidR="005D4E6D">
        <w:t xml:space="preserve">much </w:t>
      </w:r>
      <w:r w:rsidR="000C2328">
        <w:t xml:space="preserve">more </w:t>
      </w:r>
      <w:r w:rsidR="00953CCC">
        <w:t xml:space="preserve">empowered and </w:t>
      </w:r>
      <w:r w:rsidR="005D4E6D">
        <w:t xml:space="preserve">are able to make informed decisions on what they </w:t>
      </w:r>
      <w:r w:rsidR="00953CCC">
        <w:t>buy, when and from whom. Many companies find these new technologies very disruptive regarding their traditional way of doing business</w:t>
      </w:r>
      <w:r w:rsidR="000F4800">
        <w:t>, and see themselves confronted with tough competition, fierce price pressure and an eroding customer base. Market leaders have understood that they need to offer more communication channels to their customers, improve their communication (both speed and relevance) and make business processes more transparent – in other words, improve their customer service</w:t>
      </w:r>
      <w:r w:rsidR="00904CF6">
        <w:t xml:space="preserve"> and interaction</w:t>
      </w:r>
      <w:r w:rsidR="000F4800">
        <w:t>.</w:t>
      </w:r>
    </w:p>
    <w:p w14:paraId="5C50F68D" w14:textId="77777777" w:rsidR="00C43B0C" w:rsidRDefault="005D4E6D" w:rsidP="000C2328">
      <w:r>
        <w:t>You may</w:t>
      </w:r>
      <w:r w:rsidR="000F4800">
        <w:t xml:space="preserve"> ask: “</w:t>
      </w:r>
      <w:r w:rsidR="000C2328">
        <w:t>Ok</w:t>
      </w:r>
      <w:r w:rsidR="000F4800">
        <w:t xml:space="preserve">, but </w:t>
      </w:r>
      <w:r>
        <w:t xml:space="preserve">what has this to do with Kofax transformation </w:t>
      </w:r>
      <w:r w:rsidR="000F4800">
        <w:t xml:space="preserve">projects?”. </w:t>
      </w:r>
      <w:r>
        <w:t>The response is “quite a lot”.</w:t>
      </w:r>
      <w:r w:rsidR="00C43B0C">
        <w:t xml:space="preserve"> </w:t>
      </w:r>
      <w:r w:rsidR="000C2328">
        <w:t>T</w:t>
      </w:r>
      <w:r>
        <w:t>he true mission of Kofax t</w:t>
      </w:r>
      <w:r w:rsidR="00C43B0C">
        <w:t xml:space="preserve">ransformation is not </w:t>
      </w:r>
      <w:r>
        <w:t xml:space="preserve">related to </w:t>
      </w:r>
      <w:r w:rsidR="00C43B0C">
        <w:t xml:space="preserve">bits and bytes, but to help improve communication, relieve </w:t>
      </w:r>
      <w:r w:rsidR="00904CF6">
        <w:t xml:space="preserve">employees </w:t>
      </w:r>
      <w:r w:rsidR="00C43B0C">
        <w:t>from boring repetitive task</w:t>
      </w:r>
      <w:r w:rsidR="00904CF6">
        <w:t>s and make them more productive</w:t>
      </w:r>
      <w:r w:rsidR="000C2328">
        <w:t xml:space="preserve">, resulting in an </w:t>
      </w:r>
      <w:r w:rsidR="00904CF6">
        <w:t>improved customer experience. However, to unleash the real power of KTM, it is important to not only look at technical aspects, but follow an implementation methodology that focuses on productivity gains and happy users.</w:t>
      </w:r>
    </w:p>
    <w:p w14:paraId="290F66C6" w14:textId="77777777" w:rsidR="00DB03AE" w:rsidRDefault="005A2BCE" w:rsidP="005A2BCE">
      <w:r w:rsidRPr="0059644E">
        <w:t xml:space="preserve">This </w:t>
      </w:r>
      <w:r w:rsidR="0081785F">
        <w:t xml:space="preserve">book </w:t>
      </w:r>
      <w:r w:rsidR="00E37D6E">
        <w:t>is</w:t>
      </w:r>
      <w:r w:rsidR="00DB03AE">
        <w:t>:</w:t>
      </w:r>
    </w:p>
    <w:p w14:paraId="4EE694D1" w14:textId="77777777" w:rsidR="00722F1C" w:rsidRDefault="00E37D6E" w:rsidP="00E20F1D">
      <w:pPr>
        <w:pStyle w:val="ListParagraph"/>
        <w:numPr>
          <w:ilvl w:val="0"/>
          <w:numId w:val="51"/>
        </w:numPr>
        <w:spacing w:after="120"/>
        <w:ind w:left="778"/>
        <w:contextualSpacing w:val="0"/>
      </w:pPr>
      <w:r>
        <w:t xml:space="preserve">a best practices guide for </w:t>
      </w:r>
      <w:r w:rsidR="00CF3971">
        <w:t>conducting customer workshops and using Kofax Transformation Project Builder.</w:t>
      </w:r>
    </w:p>
    <w:p w14:paraId="7EE7FC6D" w14:textId="77777777" w:rsidR="00C939C3" w:rsidRDefault="00DB03AE" w:rsidP="00E20F1D">
      <w:pPr>
        <w:pStyle w:val="ListParagraph"/>
        <w:numPr>
          <w:ilvl w:val="0"/>
          <w:numId w:val="51"/>
        </w:numPr>
        <w:spacing w:after="120"/>
        <w:ind w:left="778"/>
        <w:contextualSpacing w:val="0"/>
      </w:pPr>
      <w:r>
        <w:t>a compilation of content you</w:t>
      </w:r>
      <w:r w:rsidR="00C939C3">
        <w:t xml:space="preserve"> </w:t>
      </w:r>
      <w:r>
        <w:t>need to</w:t>
      </w:r>
      <w:r w:rsidR="00C939C3">
        <w:t xml:space="preserve"> be familiar with before building a KT project – </w:t>
      </w:r>
      <w:r w:rsidR="00533375">
        <w:t>any</w:t>
      </w:r>
      <w:r w:rsidR="00C939C3">
        <w:t xml:space="preserve"> advanced and optional content is in the Appendices.</w:t>
      </w:r>
    </w:p>
    <w:p w14:paraId="24CBCE05" w14:textId="77777777" w:rsidR="00C939C3" w:rsidRDefault="00DB03AE" w:rsidP="00E20F1D">
      <w:pPr>
        <w:pStyle w:val="ListParagraph"/>
        <w:numPr>
          <w:ilvl w:val="0"/>
          <w:numId w:val="51"/>
        </w:numPr>
        <w:spacing w:after="120"/>
        <w:ind w:left="778"/>
        <w:contextualSpacing w:val="0"/>
      </w:pPr>
      <w:r>
        <w:t xml:space="preserve">a living document that you can contribute to. </w:t>
      </w:r>
      <w:r w:rsidR="00CD32D6">
        <w:t xml:space="preserve">Email </w:t>
      </w:r>
      <w:r w:rsidR="005450B1">
        <w:t xml:space="preserve">changes or suggestions </w:t>
      </w:r>
      <w:r w:rsidR="00CD32D6">
        <w:t xml:space="preserve">to </w:t>
      </w:r>
      <w:hyperlink r:id="rId19" w:history="1">
        <w:r w:rsidR="005450B1">
          <w:rPr>
            <w:rStyle w:val="Hyperlink"/>
          </w:rPr>
          <w:t>field.enablement@kofax.com</w:t>
        </w:r>
      </w:hyperlink>
      <w:r w:rsidR="00CD32D6">
        <w:t>.</w:t>
      </w:r>
    </w:p>
    <w:p w14:paraId="39AB695D" w14:textId="77777777" w:rsidR="00DB03AE" w:rsidRDefault="00DC2B9F" w:rsidP="00E20F1D">
      <w:pPr>
        <w:pStyle w:val="ListParagraph"/>
        <w:numPr>
          <w:ilvl w:val="0"/>
          <w:numId w:val="51"/>
        </w:numPr>
        <w:ind w:left="778"/>
        <w:contextualSpacing w:val="0"/>
      </w:pPr>
      <w:r>
        <w:lastRenderedPageBreak/>
        <w:t>t</w:t>
      </w:r>
      <w:r w:rsidR="00DB03AE">
        <w:t xml:space="preserve">he result of materials produced in </w:t>
      </w:r>
      <w:r w:rsidR="003D0646">
        <w:t xml:space="preserve">numerous </w:t>
      </w:r>
      <w:r w:rsidR="00DB03AE">
        <w:t>KTM workshops conducted in North and South America, Australia, Asia, and Europe throughout 2013 with nearly 200 participants from Kofax and Partners presales and professional services.</w:t>
      </w:r>
    </w:p>
    <w:p w14:paraId="7FF5DC90" w14:textId="77777777" w:rsidR="00DB03AE" w:rsidRDefault="00C939C3" w:rsidP="005A2BCE">
      <w:r>
        <w:t>This book is not</w:t>
      </w:r>
      <w:r w:rsidR="00DB03AE">
        <w:t>:</w:t>
      </w:r>
    </w:p>
    <w:p w14:paraId="161B80F8" w14:textId="77777777" w:rsidR="00A937C1" w:rsidRDefault="00C939C3" w:rsidP="00E20F1D">
      <w:pPr>
        <w:pStyle w:val="ListParagraph"/>
        <w:numPr>
          <w:ilvl w:val="0"/>
          <w:numId w:val="50"/>
        </w:numPr>
        <w:spacing w:after="120"/>
        <w:contextualSpacing w:val="0"/>
      </w:pPr>
      <w:r>
        <w:t>a substitute for Kofax Transformation product training – it assumes you understand what locators, fields, classes</w:t>
      </w:r>
      <w:r w:rsidR="00A01598">
        <w:t xml:space="preserve">, formatters, and validation rules </w:t>
      </w:r>
      <w:r>
        <w:t>are.</w:t>
      </w:r>
    </w:p>
    <w:p w14:paraId="382F58ED" w14:textId="77777777" w:rsidR="001971DC" w:rsidRDefault="000E647A" w:rsidP="00E20F1D">
      <w:pPr>
        <w:pStyle w:val="ListParagraph"/>
        <w:numPr>
          <w:ilvl w:val="0"/>
          <w:numId w:val="50"/>
        </w:numPr>
        <w:spacing w:after="120"/>
        <w:contextualSpacing w:val="0"/>
      </w:pPr>
      <w:r>
        <w:t xml:space="preserve">a substitute for the KTM </w:t>
      </w:r>
      <w:r w:rsidR="00881F36">
        <w:t>W</w:t>
      </w:r>
      <w:r>
        <w:t>iki</w:t>
      </w:r>
      <w:r w:rsidR="00DB03AE">
        <w:t>,</w:t>
      </w:r>
      <w:r>
        <w:t xml:space="preserve"> which contains code snippets</w:t>
      </w:r>
      <w:r w:rsidR="00D71A06">
        <w:t xml:space="preserve"> and techniques</w:t>
      </w:r>
      <w:r>
        <w:t xml:space="preserve"> </w:t>
      </w:r>
      <w:hyperlink r:id="rId20" w:history="1">
        <w:r w:rsidRPr="005014C4">
          <w:rPr>
            <w:rStyle w:val="Hyperlink"/>
          </w:rPr>
          <w:t>http://knowledgebase.kofax.com/faqsearch/results.aspx?QAID=17911</w:t>
        </w:r>
      </w:hyperlink>
    </w:p>
    <w:p w14:paraId="0B7343BC" w14:textId="77777777" w:rsidR="005A2BCE" w:rsidRDefault="00C939C3" w:rsidP="00E20F1D">
      <w:pPr>
        <w:pStyle w:val="ListParagraph"/>
        <w:numPr>
          <w:ilvl w:val="0"/>
          <w:numId w:val="50"/>
        </w:numPr>
        <w:spacing w:after="120"/>
        <w:contextualSpacing w:val="0"/>
      </w:pPr>
      <w:r>
        <w:t>a guide for installing and configuring Kofax Transformation Modules</w:t>
      </w:r>
      <w:r w:rsidR="00CD32D6">
        <w:t xml:space="preserve"> and Kofax Search and Match</w:t>
      </w:r>
      <w:r w:rsidR="00D71A06">
        <w:t>ing</w:t>
      </w:r>
      <w:r w:rsidR="00CD32D6">
        <w:t xml:space="preserve"> Server</w:t>
      </w:r>
      <w:r>
        <w:t>. It does not refer to Kofax Capture or KCNS.</w:t>
      </w:r>
    </w:p>
    <w:p w14:paraId="5FFA2949" w14:textId="77777777" w:rsidR="00A73F3A" w:rsidRDefault="008F119A" w:rsidP="005A2BCE">
      <w:r>
        <w:t>Th</w:t>
      </w:r>
      <w:r w:rsidR="00DA59DD">
        <w:t>e</w:t>
      </w:r>
      <w:r>
        <w:t xml:space="preserve"> </w:t>
      </w:r>
      <w:r w:rsidR="00A73F3A">
        <w:t xml:space="preserve">content of this </w:t>
      </w:r>
      <w:r>
        <w:t xml:space="preserve">book applies to </w:t>
      </w:r>
      <w:r w:rsidR="00A73F3A">
        <w:t xml:space="preserve">all </w:t>
      </w:r>
      <w:r w:rsidR="00DB03AE">
        <w:t>four</w:t>
      </w:r>
      <w:r>
        <w:t xml:space="preserve"> </w:t>
      </w:r>
      <w:r w:rsidR="00A73F3A">
        <w:t>Kofax Transformation Products</w:t>
      </w:r>
      <w:r w:rsidR="002D2D0D">
        <w:t xml:space="preserve">, despite the </w:t>
      </w:r>
      <w:r w:rsidR="00DB03AE">
        <w:t>use of the term</w:t>
      </w:r>
      <w:r w:rsidR="00243BE2">
        <w:t xml:space="preserve"> “KTM” throughout.</w:t>
      </w:r>
    </w:p>
    <w:p w14:paraId="1B0EB2E2" w14:textId="77777777" w:rsidR="00A73F3A" w:rsidRDefault="00A73F3A" w:rsidP="00E20F1D">
      <w:pPr>
        <w:pStyle w:val="ListParagraph"/>
        <w:numPr>
          <w:ilvl w:val="0"/>
          <w:numId w:val="18"/>
        </w:numPr>
        <w:spacing w:after="120"/>
        <w:ind w:left="720"/>
        <w:contextualSpacing w:val="0"/>
      </w:pPr>
      <w:r>
        <w:t xml:space="preserve">Kofax Transformation </w:t>
      </w:r>
      <w:r w:rsidR="00DE0DED">
        <w:t xml:space="preserve">Modules </w:t>
      </w:r>
      <w:r>
        <w:t>5.5 and 6</w:t>
      </w:r>
      <w:r w:rsidR="006F631E">
        <w:t>.</w:t>
      </w:r>
      <w:r w:rsidR="00202E0E">
        <w:t>x</w:t>
      </w:r>
    </w:p>
    <w:p w14:paraId="1DF14805" w14:textId="77777777" w:rsidR="00196147" w:rsidRDefault="00196147" w:rsidP="00E20F1D">
      <w:pPr>
        <w:pStyle w:val="ListParagraph"/>
        <w:numPr>
          <w:ilvl w:val="0"/>
          <w:numId w:val="18"/>
        </w:numPr>
        <w:spacing w:after="120"/>
        <w:ind w:left="720"/>
        <w:contextualSpacing w:val="0"/>
      </w:pPr>
      <w:r>
        <w:t>Kofax Transformation Toolkit</w:t>
      </w:r>
    </w:p>
    <w:p w14:paraId="4C6498F8" w14:textId="77777777" w:rsidR="00A73F3A" w:rsidRDefault="00A73F3A" w:rsidP="00E20F1D">
      <w:pPr>
        <w:pStyle w:val="ListParagraph"/>
        <w:numPr>
          <w:ilvl w:val="0"/>
          <w:numId w:val="18"/>
        </w:numPr>
        <w:spacing w:after="120"/>
        <w:ind w:left="720"/>
        <w:contextualSpacing w:val="0"/>
      </w:pPr>
      <w:r>
        <w:t>Kofax Total Agility 7</w:t>
      </w:r>
      <w:r w:rsidR="009D0A91">
        <w:t>.x</w:t>
      </w:r>
    </w:p>
    <w:p w14:paraId="4A4D41ED" w14:textId="77777777" w:rsidR="008F119A" w:rsidRDefault="00A73F3A" w:rsidP="00E20F1D">
      <w:pPr>
        <w:pStyle w:val="ListParagraph"/>
        <w:numPr>
          <w:ilvl w:val="0"/>
          <w:numId w:val="18"/>
        </w:numPr>
        <w:spacing w:after="120"/>
        <w:ind w:left="720"/>
        <w:contextualSpacing w:val="0"/>
      </w:pPr>
      <w:r>
        <w:t xml:space="preserve">Kofax </w:t>
      </w:r>
      <w:r w:rsidR="008F119A">
        <w:t>Real</w:t>
      </w:r>
      <w:r w:rsidR="00E93884">
        <w:t>T</w:t>
      </w:r>
      <w:r w:rsidR="008F119A">
        <w:t xml:space="preserve">ime Transformation </w:t>
      </w:r>
      <w:r w:rsidR="00E93884">
        <w:t>I</w:t>
      </w:r>
      <w:r w:rsidR="008F119A">
        <w:t>nterface</w:t>
      </w:r>
      <w:r w:rsidR="00E93884">
        <w:t xml:space="preserve"> (RTTI)</w:t>
      </w:r>
      <w:r w:rsidR="00E1559B">
        <w:t>,</w:t>
      </w:r>
      <w:r w:rsidR="004B2B66">
        <w:t xml:space="preserve"> </w:t>
      </w:r>
      <w:r w:rsidR="00E1559B">
        <w:t xml:space="preserve">which </w:t>
      </w:r>
      <w:r w:rsidR="002D2D0D">
        <w:t>h</w:t>
      </w:r>
      <w:r w:rsidR="008D1AE4">
        <w:t>ost</w:t>
      </w:r>
      <w:r w:rsidR="002D2D0D">
        <w:t>s</w:t>
      </w:r>
      <w:r w:rsidR="008D1AE4">
        <w:t xml:space="preserve"> a KT project in a </w:t>
      </w:r>
      <w:r>
        <w:t>webservice</w:t>
      </w:r>
      <w:r w:rsidR="00E1559B">
        <w:t>.</w:t>
      </w:r>
    </w:p>
    <w:p w14:paraId="10E70727" w14:textId="77777777" w:rsidR="002D14FF" w:rsidRDefault="0083016E" w:rsidP="00DC2B9F">
      <w:pPr>
        <w:pStyle w:val="Heading1"/>
      </w:pPr>
      <w:bookmarkStart w:id="8" w:name="highlights"/>
      <w:bookmarkStart w:id="9" w:name="_Toc382141746"/>
      <w:bookmarkStart w:id="10" w:name="_Toc382142064"/>
      <w:bookmarkStart w:id="11" w:name="_Toc382990208"/>
      <w:bookmarkStart w:id="12" w:name="_Toc386812494"/>
      <w:r>
        <w:t>Highlights</w:t>
      </w:r>
      <w:bookmarkEnd w:id="8"/>
      <w:bookmarkEnd w:id="9"/>
      <w:bookmarkEnd w:id="10"/>
      <w:bookmarkEnd w:id="11"/>
      <w:bookmarkEnd w:id="12"/>
    </w:p>
    <w:p w14:paraId="0A0A25C8" w14:textId="77777777" w:rsidR="00B84E88" w:rsidRDefault="00B84E88" w:rsidP="00E20F1D">
      <w:pPr>
        <w:pStyle w:val="ListParagraph"/>
        <w:numPr>
          <w:ilvl w:val="0"/>
          <w:numId w:val="52"/>
        </w:numPr>
        <w:contextualSpacing w:val="0"/>
      </w:pPr>
      <w:r>
        <w:t xml:space="preserve">KTM projects are about improving </w:t>
      </w:r>
      <w:r w:rsidRPr="007123E4">
        <w:t>human productivity</w:t>
      </w:r>
      <w:r>
        <w:t>, not automating tasks</w:t>
      </w:r>
      <w:r w:rsidR="00B872DF">
        <w:t>.</w:t>
      </w:r>
    </w:p>
    <w:p w14:paraId="42582F7D" w14:textId="77777777" w:rsidR="00B84E88" w:rsidRDefault="00B84E88" w:rsidP="00E20F1D">
      <w:pPr>
        <w:pStyle w:val="ListParagraph"/>
        <w:numPr>
          <w:ilvl w:val="0"/>
          <w:numId w:val="52"/>
        </w:numPr>
        <w:contextualSpacing w:val="0"/>
      </w:pPr>
      <w:r w:rsidRPr="007123E4">
        <w:t>Analyze</w:t>
      </w:r>
      <w:r>
        <w:t xml:space="preserve"> your customers’ </w:t>
      </w:r>
      <w:r w:rsidR="00E37D6E">
        <w:t>corporate vision</w:t>
      </w:r>
      <w:r>
        <w:t xml:space="preserve">, </w:t>
      </w:r>
      <w:r w:rsidR="00E37D6E">
        <w:t xml:space="preserve">organizational </w:t>
      </w:r>
      <w:r>
        <w:t xml:space="preserve">goals, </w:t>
      </w:r>
      <w:r w:rsidR="00E37D6E">
        <w:t xml:space="preserve">and departmental </w:t>
      </w:r>
      <w:r>
        <w:t>needs and pains before anything else.</w:t>
      </w:r>
    </w:p>
    <w:p w14:paraId="4C22B357" w14:textId="77777777" w:rsidR="001D5345" w:rsidRPr="001D5345" w:rsidRDefault="001D5345" w:rsidP="00E20F1D">
      <w:pPr>
        <w:pStyle w:val="ListParagraph"/>
        <w:numPr>
          <w:ilvl w:val="0"/>
          <w:numId w:val="52"/>
        </w:numPr>
        <w:contextualSpacing w:val="0"/>
      </w:pPr>
      <w:r>
        <w:t xml:space="preserve">Conduct a </w:t>
      </w:r>
      <w:r w:rsidRPr="007123E4">
        <w:t xml:space="preserve">Customer </w:t>
      </w:r>
      <w:r w:rsidRPr="00DB03AE">
        <w:t>Walkthrough</w:t>
      </w:r>
      <w:r>
        <w:t>, following the paper, looking for “process crimes” to completely understand the context of your project.</w:t>
      </w:r>
    </w:p>
    <w:p w14:paraId="6A46DDC8" w14:textId="77777777" w:rsidR="00B84E88" w:rsidRDefault="00B84E88" w:rsidP="00E20F1D">
      <w:pPr>
        <w:pStyle w:val="ListParagraph"/>
        <w:numPr>
          <w:ilvl w:val="0"/>
          <w:numId w:val="52"/>
        </w:numPr>
        <w:contextualSpacing w:val="0"/>
      </w:pPr>
      <w:r>
        <w:t xml:space="preserve">Run a </w:t>
      </w:r>
      <w:r w:rsidRPr="007123E4">
        <w:t>Document Analysis Workshop</w:t>
      </w:r>
      <w:r>
        <w:t xml:space="preserve"> with your </w:t>
      </w:r>
      <w:r w:rsidRPr="00DB03AE">
        <w:t>customer</w:t>
      </w:r>
      <w:r w:rsidR="00DB03AE">
        <w:t>s</w:t>
      </w:r>
      <w:r>
        <w:t xml:space="preserve"> to teach them how to </w:t>
      </w:r>
      <w:r w:rsidR="00D94FC2">
        <w:t>“do KTM” with pen and paper.</w:t>
      </w:r>
    </w:p>
    <w:p w14:paraId="3BB71EF1" w14:textId="77777777" w:rsidR="00EE4ACD" w:rsidRDefault="00B84E88" w:rsidP="00E20F1D">
      <w:pPr>
        <w:pStyle w:val="ListParagraph"/>
        <w:numPr>
          <w:ilvl w:val="0"/>
          <w:numId w:val="52"/>
        </w:numPr>
        <w:contextualSpacing w:val="0"/>
      </w:pPr>
      <w:r>
        <w:t xml:space="preserve">Your </w:t>
      </w:r>
      <w:r w:rsidRPr="00DB03AE">
        <w:t>customer</w:t>
      </w:r>
      <w:r w:rsidR="00DB03AE">
        <w:t>s</w:t>
      </w:r>
      <w:r w:rsidRPr="00DB03AE">
        <w:t xml:space="preserve"> do</w:t>
      </w:r>
      <w:r>
        <w:t xml:space="preserve"> their own </w:t>
      </w:r>
      <w:r w:rsidRPr="007123E4">
        <w:t>Data Collection</w:t>
      </w:r>
      <w:r w:rsidR="00EE4ACD">
        <w:t xml:space="preserve"> to build a </w:t>
      </w:r>
      <w:r w:rsidR="00EE4ACD" w:rsidRPr="007123E4">
        <w:t>Representative Document Set</w:t>
      </w:r>
      <w:r w:rsidR="000A3524" w:rsidRPr="007123E4">
        <w:t xml:space="preserve"> </w:t>
      </w:r>
      <w:r w:rsidR="000A3524">
        <w:t>and</w:t>
      </w:r>
      <w:r w:rsidR="00E37D6E">
        <w:t xml:space="preserve"> </w:t>
      </w:r>
      <w:r w:rsidR="00E37D6E" w:rsidRPr="007123E4">
        <w:t xml:space="preserve">an </w:t>
      </w:r>
      <w:r w:rsidR="000A3524" w:rsidRPr="007123E4">
        <w:t>Excel Sheet of field values.</w:t>
      </w:r>
    </w:p>
    <w:p w14:paraId="7B2AE2DB" w14:textId="77777777" w:rsidR="00EE4ACD" w:rsidRDefault="00EE4ACD" w:rsidP="00E20F1D">
      <w:pPr>
        <w:pStyle w:val="ListParagraph"/>
        <w:numPr>
          <w:ilvl w:val="0"/>
          <w:numId w:val="52"/>
        </w:numPr>
        <w:contextualSpacing w:val="0"/>
      </w:pPr>
      <w:r>
        <w:t xml:space="preserve">Run a </w:t>
      </w:r>
      <w:r w:rsidRPr="007123E4">
        <w:t>Field Analysis</w:t>
      </w:r>
      <w:r>
        <w:t xml:space="preserve"> </w:t>
      </w:r>
      <w:r w:rsidRPr="007123E4">
        <w:t>Workshop</w:t>
      </w:r>
      <w:r>
        <w:t xml:space="preserve"> to agree on all document classes, fields, processes and data across the organization.</w:t>
      </w:r>
    </w:p>
    <w:p w14:paraId="374DED8F" w14:textId="77777777" w:rsidR="00EE4ACD" w:rsidRDefault="00EE4ACD" w:rsidP="00E20F1D">
      <w:pPr>
        <w:pStyle w:val="ListParagraph"/>
        <w:numPr>
          <w:ilvl w:val="0"/>
          <w:numId w:val="52"/>
        </w:numPr>
        <w:contextualSpacing w:val="0"/>
      </w:pPr>
      <w:r>
        <w:t>W</w:t>
      </w:r>
      <w:r w:rsidR="007A799F">
        <w:t>rite your Statement of work</w:t>
      </w:r>
      <w:r>
        <w:t xml:space="preserve"> based on </w:t>
      </w:r>
      <w:r w:rsidR="0047347E">
        <w:t xml:space="preserve">the </w:t>
      </w:r>
      <w:r w:rsidRPr="007123E4">
        <w:t xml:space="preserve">representative </w:t>
      </w:r>
      <w:r w:rsidR="00C23631" w:rsidRPr="007123E4">
        <w:t xml:space="preserve">documents </w:t>
      </w:r>
      <w:r>
        <w:t xml:space="preserve">and </w:t>
      </w:r>
      <w:r w:rsidRPr="007123E4">
        <w:t>field data</w:t>
      </w:r>
      <w:r>
        <w:t xml:space="preserve"> collected and </w:t>
      </w:r>
      <w:r w:rsidRPr="007123E4">
        <w:t>human performance metrics.</w:t>
      </w:r>
    </w:p>
    <w:p w14:paraId="439F667C" w14:textId="77777777" w:rsidR="00EE4ACD" w:rsidRDefault="00EE4ACD" w:rsidP="00E20F1D">
      <w:pPr>
        <w:pStyle w:val="ListParagraph"/>
        <w:numPr>
          <w:ilvl w:val="0"/>
          <w:numId w:val="52"/>
        </w:numPr>
        <w:contextualSpacing w:val="0"/>
      </w:pPr>
      <w:r>
        <w:t xml:space="preserve">Build your project’s </w:t>
      </w:r>
      <w:r w:rsidRPr="007123E4">
        <w:t xml:space="preserve">classes, fields, </w:t>
      </w:r>
      <w:r w:rsidR="00A87720" w:rsidRPr="007123E4">
        <w:t>user Interface,</w:t>
      </w:r>
      <w:r w:rsidR="00A87720">
        <w:t xml:space="preserve"> </w:t>
      </w:r>
      <w:r w:rsidRPr="007123E4">
        <w:t>formatters</w:t>
      </w:r>
      <w:r w:rsidR="00A87720" w:rsidRPr="007123E4">
        <w:t xml:space="preserve"> and</w:t>
      </w:r>
      <w:r w:rsidRPr="007123E4">
        <w:t xml:space="preserve"> validation rules </w:t>
      </w:r>
      <w:r>
        <w:t xml:space="preserve">in </w:t>
      </w:r>
      <w:r w:rsidR="004C5DF0">
        <w:t>P</w:t>
      </w:r>
      <w:r>
        <w:t xml:space="preserve">roject </w:t>
      </w:r>
      <w:r w:rsidR="004C5DF0">
        <w:t>B</w:t>
      </w:r>
      <w:r>
        <w:t>uilder focusing on human productivity.</w:t>
      </w:r>
    </w:p>
    <w:p w14:paraId="552B6D3A" w14:textId="77777777" w:rsidR="00EE4ACD" w:rsidRDefault="00EE4ACD" w:rsidP="00E20F1D">
      <w:pPr>
        <w:pStyle w:val="ListParagraph"/>
        <w:numPr>
          <w:ilvl w:val="0"/>
          <w:numId w:val="52"/>
        </w:numPr>
        <w:contextualSpacing w:val="0"/>
      </w:pPr>
      <w:r>
        <w:t>Build, test</w:t>
      </w:r>
      <w:r w:rsidR="00DB03AE">
        <w:t>,</w:t>
      </w:r>
      <w:r>
        <w:t xml:space="preserve"> and tune </w:t>
      </w:r>
      <w:r w:rsidRPr="007123E4">
        <w:t>locators</w:t>
      </w:r>
      <w:r>
        <w:t xml:space="preserve"> on benchmark sets, not </w:t>
      </w:r>
      <w:r w:rsidR="00D95DB0">
        <w:t xml:space="preserve">on </w:t>
      </w:r>
      <w:r>
        <w:t>individual documents.</w:t>
      </w:r>
    </w:p>
    <w:p w14:paraId="7E0A1D2A" w14:textId="77777777" w:rsidR="008E0C1B" w:rsidRDefault="008E0C1B" w:rsidP="00E20F1D">
      <w:pPr>
        <w:pStyle w:val="ListParagraph"/>
        <w:numPr>
          <w:ilvl w:val="0"/>
          <w:numId w:val="52"/>
        </w:numPr>
        <w:contextualSpacing w:val="0"/>
      </w:pPr>
      <w:r w:rsidRPr="007123E4">
        <w:t>Teach</w:t>
      </w:r>
      <w:r>
        <w:t xml:space="preserve"> your project with lots of examples</w:t>
      </w:r>
      <w:r w:rsidR="00DA0C85">
        <w:t xml:space="preserve"> and databases</w:t>
      </w:r>
      <w:r w:rsidR="00DB03AE">
        <w:t>. D</w:t>
      </w:r>
      <w:r w:rsidRPr="00DB03AE">
        <w:t>on’t</w:t>
      </w:r>
      <w:r>
        <w:t xml:space="preserve"> program it with rules.</w:t>
      </w:r>
    </w:p>
    <w:p w14:paraId="650DBEF4" w14:textId="77777777" w:rsidR="00835317" w:rsidRDefault="00835317" w:rsidP="00E20F1D">
      <w:pPr>
        <w:pStyle w:val="ListParagraph"/>
        <w:numPr>
          <w:ilvl w:val="0"/>
          <w:numId w:val="52"/>
        </w:numPr>
        <w:contextualSpacing w:val="0"/>
      </w:pPr>
      <w:r>
        <w:t xml:space="preserve">Install a high performance project at your customer on </w:t>
      </w:r>
      <w:r w:rsidR="00DB03AE" w:rsidRPr="00DB03AE">
        <w:t>D</w:t>
      </w:r>
      <w:r w:rsidRPr="00DB03AE">
        <w:t xml:space="preserve">ay </w:t>
      </w:r>
      <w:r w:rsidR="00DB03AE" w:rsidRPr="00DB03AE">
        <w:t>One</w:t>
      </w:r>
      <w:r>
        <w:t xml:space="preserve"> and expect great results.</w:t>
      </w:r>
    </w:p>
    <w:p w14:paraId="5B6389A7" w14:textId="77777777" w:rsidR="002D3CDE" w:rsidRDefault="00437BFD" w:rsidP="007123E4">
      <w:pPr>
        <w:pStyle w:val="Heading1"/>
      </w:pPr>
      <w:bookmarkStart w:id="13" w:name="_Ref381961405"/>
      <w:bookmarkStart w:id="14" w:name="_Toc382141747"/>
      <w:bookmarkStart w:id="15" w:name="_Toc382142065"/>
      <w:bookmarkStart w:id="16" w:name="_Toc382990209"/>
      <w:bookmarkStart w:id="17" w:name="_Toc386812495"/>
      <w:r>
        <w:lastRenderedPageBreak/>
        <w:t>Principles</w:t>
      </w:r>
      <w:r w:rsidR="002D3CDE">
        <w:t xml:space="preserve"> </w:t>
      </w:r>
      <w:r w:rsidR="00C84CDD">
        <w:t>of</w:t>
      </w:r>
      <w:r w:rsidR="002D3CDE">
        <w:t xml:space="preserve"> </w:t>
      </w:r>
      <w:r w:rsidR="009658FB">
        <w:t xml:space="preserve">Success in </w:t>
      </w:r>
      <w:r w:rsidR="002D3CDE">
        <w:t>KTM</w:t>
      </w:r>
      <w:bookmarkEnd w:id="13"/>
      <w:bookmarkEnd w:id="14"/>
      <w:bookmarkEnd w:id="15"/>
      <w:bookmarkEnd w:id="16"/>
      <w:bookmarkEnd w:id="17"/>
    </w:p>
    <w:p w14:paraId="14A4C4E8" w14:textId="77777777" w:rsidR="009658FB" w:rsidRDefault="007C3D2F" w:rsidP="009658FB">
      <w:r w:rsidRPr="00464546">
        <w:rPr>
          <w:noProof/>
          <w:lang w:bidi="ar-SA"/>
        </w:rPr>
        <w:drawing>
          <wp:anchor distT="0" distB="0" distL="114300" distR="114300" simplePos="0" relativeHeight="251664384" behindDoc="0" locked="0" layoutInCell="1" allowOverlap="1" wp14:anchorId="5D95D0E0" wp14:editId="577B198F">
            <wp:simplePos x="0" y="0"/>
            <wp:positionH relativeFrom="column">
              <wp:posOffset>5434965</wp:posOffset>
            </wp:positionH>
            <wp:positionV relativeFrom="paragraph">
              <wp:posOffset>93345</wp:posOffset>
            </wp:positionV>
            <wp:extent cx="1517015" cy="1517015"/>
            <wp:effectExtent l="0" t="0" r="6985" b="6985"/>
            <wp:wrapSquare wrapText="bothSides"/>
            <wp:docPr id="11" name="Picture 3" descr="C:\Documents and Settings\SWilcox\Desktop\0 Project - BRAND\ALL_ICONS\Acto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Documents and Settings\SWilcox\Desktop\0 Project - BRAND\ALL_ICONS\Actor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517015" cy="151701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9658FB">
        <w:t xml:space="preserve">You want to have a successful KTM project with happy </w:t>
      </w:r>
      <w:r w:rsidR="000C2328">
        <w:t>users</w:t>
      </w:r>
      <w:r w:rsidR="009658FB">
        <w:t xml:space="preserve">, who love </w:t>
      </w:r>
      <w:r w:rsidR="0019099D">
        <w:t>your solution because it helps them do their daily job</w:t>
      </w:r>
      <w:r w:rsidR="00DB03AE">
        <w:t>s</w:t>
      </w:r>
      <w:r w:rsidR="0019099D">
        <w:t xml:space="preserve">. If your </w:t>
      </w:r>
      <w:r w:rsidR="000C2328">
        <w:t>user</w:t>
      </w:r>
      <w:r w:rsidR="00DB03AE">
        <w:t>s</w:t>
      </w:r>
      <w:r w:rsidR="0019099D">
        <w:t xml:space="preserve"> can come to work in the morning, turn on their computer</w:t>
      </w:r>
      <w:r w:rsidR="00DB03AE">
        <w:t>s</w:t>
      </w:r>
      <w:r w:rsidR="0019099D">
        <w:t>, see the Kofax Splash Screen and smile, then you have been successful.</w:t>
      </w:r>
    </w:p>
    <w:p w14:paraId="1022A7B7" w14:textId="77777777" w:rsidR="00343F07" w:rsidRDefault="00343F07" w:rsidP="007123E4">
      <w:pPr>
        <w:spacing w:after="240"/>
      </w:pPr>
      <w:r w:rsidRPr="00775365">
        <w:rPr>
          <w:b/>
        </w:rPr>
        <w:t>A true story</w:t>
      </w:r>
      <w:r>
        <w:t xml:space="preserve">. A </w:t>
      </w:r>
      <w:r w:rsidR="000C2328">
        <w:t>user</w:t>
      </w:r>
      <w:r>
        <w:t xml:space="preserve"> had 24 clerks </w:t>
      </w:r>
      <w:r w:rsidR="00775365">
        <w:t xml:space="preserve">manually </w:t>
      </w:r>
      <w:r>
        <w:t xml:space="preserve">processing 800 invoices per day </w:t>
      </w:r>
      <w:r w:rsidR="00DB03AE">
        <w:t>-</w:t>
      </w:r>
      <w:r>
        <w:t xml:space="preserve"> </w:t>
      </w:r>
      <w:r w:rsidR="004F6C3F">
        <w:t>each</w:t>
      </w:r>
      <w:r>
        <w:t xml:space="preserve">. They bought a </w:t>
      </w:r>
      <w:r w:rsidR="007F75F6">
        <w:t xml:space="preserve">KTM </w:t>
      </w:r>
      <w:r>
        <w:t xml:space="preserve">solution </w:t>
      </w:r>
      <w:r w:rsidR="007F75F6">
        <w:t>which was</w:t>
      </w:r>
      <w:r>
        <w:t xml:space="preserve"> technically well planned, benchmarked</w:t>
      </w:r>
      <w:r w:rsidR="00DB03AE">
        <w:t>,</w:t>
      </w:r>
      <w:r>
        <w:t xml:space="preserve"> and built over </w:t>
      </w:r>
      <w:r w:rsidR="00DB03AE">
        <w:t>three to four</w:t>
      </w:r>
      <w:r>
        <w:t xml:space="preserve"> months. The clerks were now p</w:t>
      </w:r>
      <w:r w:rsidR="004F6C3F">
        <w:t>rocessing 1200 invoices per day and unhappy</w:t>
      </w:r>
      <w:r w:rsidR="007F75F6">
        <w:t xml:space="preserve"> with only 50% improvement</w:t>
      </w:r>
      <w:r w:rsidR="004F6C3F">
        <w:t>. After two weeks of further effort focusing on the user experience</w:t>
      </w:r>
      <w:r w:rsidR="007F75F6">
        <w:t>, the clerks w</w:t>
      </w:r>
      <w:r w:rsidR="004F6C3F">
        <w:t>ere processing 2500 invoices per day each</w:t>
      </w:r>
      <w:r w:rsidR="00F52E53">
        <w:t xml:space="preserve"> </w:t>
      </w:r>
      <w:r w:rsidR="00DB03AE">
        <w:t>–</w:t>
      </w:r>
      <w:r w:rsidR="007F75F6">
        <w:t xml:space="preserve"> a</w:t>
      </w:r>
      <w:r w:rsidR="00DB03AE">
        <w:t>n additional</w:t>
      </w:r>
      <w:r w:rsidR="007F75F6">
        <w:t xml:space="preserve"> 100% improvement. </w:t>
      </w:r>
      <w:r w:rsidR="004F6C3F">
        <w:t>Focusing on human productivity</w:t>
      </w:r>
      <w:r w:rsidR="006734B2">
        <w:t xml:space="preserve"> in KTM</w:t>
      </w:r>
      <w:r w:rsidR="004F6C3F">
        <w:t xml:space="preserve"> was </w:t>
      </w:r>
      <w:r w:rsidR="00DB03AE">
        <w:t>ten</w:t>
      </w:r>
      <w:r w:rsidR="004F6C3F">
        <w:t xml:space="preserve"> times more effective than focusing on accuracy</w:t>
      </w:r>
      <w:r w:rsidR="006734B2">
        <w:t xml:space="preserve"> in KTM</w:t>
      </w:r>
      <w:r w:rsidR="004F6C3F">
        <w:t>.</w:t>
      </w:r>
    </w:p>
    <w:tbl>
      <w:tblPr>
        <w:tblStyle w:val="TableGrid"/>
        <w:tblW w:w="0" w:type="auto"/>
        <w:tblInd w:w="720" w:type="dxa"/>
        <w:tblLook w:val="04A0" w:firstRow="1" w:lastRow="0" w:firstColumn="1" w:lastColumn="0" w:noHBand="0" w:noVBand="1"/>
      </w:tblPr>
      <w:tblGrid>
        <w:gridCol w:w="2726"/>
        <w:gridCol w:w="1430"/>
        <w:gridCol w:w="1535"/>
        <w:gridCol w:w="2060"/>
      </w:tblGrid>
      <w:tr w:rsidR="00775365" w14:paraId="7DE152A8" w14:textId="77777777" w:rsidTr="007123E4">
        <w:tc>
          <w:tcPr>
            <w:tcW w:w="0" w:type="auto"/>
          </w:tcPr>
          <w:p w14:paraId="1C88CA22" w14:textId="77777777" w:rsidR="00775365" w:rsidRPr="007123E4" w:rsidRDefault="00775365" w:rsidP="009658FB">
            <w:pPr>
              <w:rPr>
                <w:b/>
              </w:rPr>
            </w:pPr>
            <w:r w:rsidRPr="007123E4">
              <w:rPr>
                <w:b/>
              </w:rPr>
              <w:t>Stage</w:t>
            </w:r>
          </w:p>
        </w:tc>
        <w:tc>
          <w:tcPr>
            <w:tcW w:w="0" w:type="auto"/>
          </w:tcPr>
          <w:p w14:paraId="46BF4C19" w14:textId="77777777" w:rsidR="00775365" w:rsidRPr="007123E4" w:rsidRDefault="00775365" w:rsidP="00775365">
            <w:pPr>
              <w:jc w:val="center"/>
              <w:rPr>
                <w:b/>
              </w:rPr>
            </w:pPr>
            <w:r w:rsidRPr="007123E4">
              <w:rPr>
                <w:b/>
              </w:rPr>
              <w:t>Productivity</w:t>
            </w:r>
          </w:p>
        </w:tc>
        <w:tc>
          <w:tcPr>
            <w:tcW w:w="0" w:type="auto"/>
          </w:tcPr>
          <w:p w14:paraId="33D73B71" w14:textId="77777777" w:rsidR="00775365" w:rsidRPr="007123E4" w:rsidRDefault="00775365" w:rsidP="00775365">
            <w:pPr>
              <w:jc w:val="center"/>
              <w:rPr>
                <w:b/>
              </w:rPr>
            </w:pPr>
            <w:r w:rsidRPr="007123E4">
              <w:rPr>
                <w:b/>
              </w:rPr>
              <w:t>Improvement</w:t>
            </w:r>
          </w:p>
        </w:tc>
        <w:tc>
          <w:tcPr>
            <w:tcW w:w="0" w:type="auto"/>
          </w:tcPr>
          <w:p w14:paraId="63102827" w14:textId="77777777" w:rsidR="00775365" w:rsidRPr="007123E4" w:rsidRDefault="00775365" w:rsidP="00775365">
            <w:pPr>
              <w:jc w:val="center"/>
              <w:rPr>
                <w:b/>
              </w:rPr>
            </w:pPr>
            <w:r w:rsidRPr="007123E4">
              <w:rPr>
                <w:b/>
              </w:rPr>
              <w:t>KTM Project Effort</w:t>
            </w:r>
          </w:p>
        </w:tc>
      </w:tr>
      <w:tr w:rsidR="00775365" w14:paraId="4B922D05" w14:textId="77777777" w:rsidTr="007123E4">
        <w:tc>
          <w:tcPr>
            <w:tcW w:w="0" w:type="auto"/>
          </w:tcPr>
          <w:p w14:paraId="482CE5DA" w14:textId="77777777" w:rsidR="00775365" w:rsidRDefault="00775365" w:rsidP="009658FB">
            <w:r>
              <w:t>Manual data entry</w:t>
            </w:r>
          </w:p>
        </w:tc>
        <w:tc>
          <w:tcPr>
            <w:tcW w:w="0" w:type="auto"/>
          </w:tcPr>
          <w:p w14:paraId="7D7AA88B" w14:textId="77777777" w:rsidR="00775365" w:rsidRDefault="00775365" w:rsidP="00775365">
            <w:pPr>
              <w:jc w:val="center"/>
            </w:pPr>
            <w:r>
              <w:t>800</w:t>
            </w:r>
          </w:p>
        </w:tc>
        <w:tc>
          <w:tcPr>
            <w:tcW w:w="0" w:type="auto"/>
          </w:tcPr>
          <w:p w14:paraId="65A0E038" w14:textId="77777777" w:rsidR="00775365" w:rsidRDefault="00775365" w:rsidP="00775365">
            <w:pPr>
              <w:jc w:val="center"/>
            </w:pPr>
            <w:r>
              <w:t>-</w:t>
            </w:r>
          </w:p>
        </w:tc>
        <w:tc>
          <w:tcPr>
            <w:tcW w:w="0" w:type="auto"/>
          </w:tcPr>
          <w:p w14:paraId="67C6AAC5" w14:textId="77777777" w:rsidR="00775365" w:rsidRDefault="00775365" w:rsidP="00775365">
            <w:pPr>
              <w:jc w:val="center"/>
            </w:pPr>
            <w:r>
              <w:t>-</w:t>
            </w:r>
          </w:p>
        </w:tc>
      </w:tr>
      <w:tr w:rsidR="00775365" w14:paraId="16C7C4C9" w14:textId="77777777" w:rsidTr="007123E4">
        <w:tc>
          <w:tcPr>
            <w:tcW w:w="0" w:type="auto"/>
          </w:tcPr>
          <w:p w14:paraId="41D5F068" w14:textId="77777777" w:rsidR="00775365" w:rsidRDefault="00775365" w:rsidP="009658FB">
            <w:r>
              <w:t>KTM “Accuracy” solution</w:t>
            </w:r>
          </w:p>
        </w:tc>
        <w:tc>
          <w:tcPr>
            <w:tcW w:w="0" w:type="auto"/>
          </w:tcPr>
          <w:p w14:paraId="4774AC95" w14:textId="77777777" w:rsidR="00775365" w:rsidRDefault="00775365" w:rsidP="00775365">
            <w:pPr>
              <w:jc w:val="center"/>
            </w:pPr>
            <w:r>
              <w:t>1200</w:t>
            </w:r>
          </w:p>
        </w:tc>
        <w:tc>
          <w:tcPr>
            <w:tcW w:w="0" w:type="auto"/>
          </w:tcPr>
          <w:p w14:paraId="620DB20F" w14:textId="77777777" w:rsidR="00775365" w:rsidRDefault="00775365" w:rsidP="00775365">
            <w:pPr>
              <w:jc w:val="center"/>
            </w:pPr>
            <w:r>
              <w:t>50%</w:t>
            </w:r>
          </w:p>
        </w:tc>
        <w:tc>
          <w:tcPr>
            <w:tcW w:w="0" w:type="auto"/>
          </w:tcPr>
          <w:p w14:paraId="4274D2CC" w14:textId="77777777" w:rsidR="00775365" w:rsidRDefault="00775365" w:rsidP="00775365">
            <w:pPr>
              <w:jc w:val="center"/>
            </w:pPr>
            <w:r>
              <w:t>3 months</w:t>
            </w:r>
          </w:p>
        </w:tc>
      </w:tr>
      <w:tr w:rsidR="00775365" w14:paraId="7B255A2F" w14:textId="77777777" w:rsidTr="007123E4">
        <w:tc>
          <w:tcPr>
            <w:tcW w:w="0" w:type="auto"/>
          </w:tcPr>
          <w:p w14:paraId="08D52359" w14:textId="77777777" w:rsidR="00775365" w:rsidRDefault="00775365" w:rsidP="00775365">
            <w:r>
              <w:t>KTM “Productivity” solution</w:t>
            </w:r>
          </w:p>
        </w:tc>
        <w:tc>
          <w:tcPr>
            <w:tcW w:w="0" w:type="auto"/>
          </w:tcPr>
          <w:p w14:paraId="73B9B604" w14:textId="77777777" w:rsidR="00775365" w:rsidRDefault="00775365" w:rsidP="00775365">
            <w:pPr>
              <w:jc w:val="center"/>
            </w:pPr>
            <w:r>
              <w:t>2500</w:t>
            </w:r>
          </w:p>
        </w:tc>
        <w:tc>
          <w:tcPr>
            <w:tcW w:w="0" w:type="auto"/>
          </w:tcPr>
          <w:p w14:paraId="3688A97F" w14:textId="77777777" w:rsidR="00775365" w:rsidRDefault="00775365" w:rsidP="00775365">
            <w:pPr>
              <w:jc w:val="center"/>
            </w:pPr>
            <w:r>
              <w:t>100%</w:t>
            </w:r>
          </w:p>
        </w:tc>
        <w:tc>
          <w:tcPr>
            <w:tcW w:w="0" w:type="auto"/>
          </w:tcPr>
          <w:p w14:paraId="33DB324C" w14:textId="77777777" w:rsidR="00775365" w:rsidRDefault="00775365" w:rsidP="00775365">
            <w:pPr>
              <w:jc w:val="center"/>
            </w:pPr>
            <w:r>
              <w:t>2 weeks</w:t>
            </w:r>
          </w:p>
        </w:tc>
      </w:tr>
    </w:tbl>
    <w:p w14:paraId="6301AF57" w14:textId="77777777" w:rsidR="00437BFD" w:rsidRDefault="002274DB" w:rsidP="007123E4">
      <w:pPr>
        <w:pStyle w:val="Heading2"/>
        <w:spacing w:before="240"/>
      </w:pPr>
      <w:bookmarkStart w:id="18" w:name="_Toc382141748"/>
      <w:bookmarkStart w:id="19" w:name="_Toc382142066"/>
      <w:bookmarkStart w:id="20" w:name="_Toc382990210"/>
      <w:bookmarkStart w:id="21" w:name="_Toc386812496"/>
      <w:r>
        <w:t xml:space="preserve">The </w:t>
      </w:r>
      <w:r w:rsidR="00437BFD">
        <w:t xml:space="preserve">Goal of </w:t>
      </w:r>
      <w:r>
        <w:t>e</w:t>
      </w:r>
      <w:r w:rsidR="00437BFD">
        <w:t xml:space="preserve">very KTM Project is </w:t>
      </w:r>
      <w:r>
        <w:t xml:space="preserve">Human </w:t>
      </w:r>
      <w:r w:rsidR="00437BFD">
        <w:t>Productivity</w:t>
      </w:r>
      <w:bookmarkEnd w:id="18"/>
      <w:bookmarkEnd w:id="19"/>
      <w:bookmarkEnd w:id="20"/>
      <w:bookmarkEnd w:id="21"/>
    </w:p>
    <w:p w14:paraId="52B07698" w14:textId="77777777" w:rsidR="003938E3" w:rsidRDefault="00437BFD" w:rsidP="00437BFD">
      <w:r>
        <w:t xml:space="preserve">The goal of every KTM project is to reduce costs of </w:t>
      </w:r>
      <w:r w:rsidRPr="007123E4">
        <w:t>document processing</w:t>
      </w:r>
      <w:r>
        <w:t xml:space="preserve"> b</w:t>
      </w:r>
      <w:r w:rsidR="003938E3">
        <w:t>y improving human productivity.</w:t>
      </w:r>
      <w:r w:rsidR="00B872DF">
        <w:t xml:space="preserve"> The “enemy” or “competition” of a KTM project is people doing work manually.</w:t>
      </w:r>
    </w:p>
    <w:p w14:paraId="56C284D4" w14:textId="77777777" w:rsidR="003938E3" w:rsidRDefault="00437BFD" w:rsidP="00437BFD">
      <w:r>
        <w:t xml:space="preserve">Productivity in a </w:t>
      </w:r>
      <w:r w:rsidR="003938E3">
        <w:t>KTM project is easy to measure</w:t>
      </w:r>
      <w:r w:rsidR="00DB03AE">
        <w:t>.</w:t>
      </w:r>
    </w:p>
    <w:p w14:paraId="7F6E8A29" w14:textId="77777777" w:rsidR="003938E3" w:rsidRDefault="00437BFD" w:rsidP="007123E4">
      <w:pPr>
        <w:pStyle w:val="ListParagraph"/>
        <w:numPr>
          <w:ilvl w:val="0"/>
          <w:numId w:val="10"/>
        </w:numPr>
        <w:contextualSpacing w:val="0"/>
      </w:pPr>
      <w:r w:rsidRPr="003938E3">
        <w:rPr>
          <w:b/>
        </w:rPr>
        <w:t>Documents/Persons/Day</w:t>
      </w:r>
    </w:p>
    <w:p w14:paraId="4EB73C3B" w14:textId="77777777" w:rsidR="00437BFD" w:rsidRDefault="003938E3" w:rsidP="007123E4">
      <w:pPr>
        <w:pStyle w:val="ListParagraph"/>
        <w:numPr>
          <w:ilvl w:val="1"/>
          <w:numId w:val="10"/>
        </w:numPr>
        <w:contextualSpacing w:val="0"/>
      </w:pPr>
      <w:r>
        <w:t>This metric is used when the goal is to make people more productive</w:t>
      </w:r>
      <w:r w:rsidR="00F06869">
        <w:t>.</w:t>
      </w:r>
    </w:p>
    <w:p w14:paraId="668E8EA7" w14:textId="77777777" w:rsidR="003938E3" w:rsidRDefault="003938E3" w:rsidP="007123E4">
      <w:pPr>
        <w:pStyle w:val="ListParagraph"/>
        <w:numPr>
          <w:ilvl w:val="1"/>
          <w:numId w:val="10"/>
        </w:numPr>
        <w:contextualSpacing w:val="0"/>
      </w:pPr>
      <w:r>
        <w:t>A person may be able to process 800 documents a day manually, but KTM could enable them to process 2500 per day.</w:t>
      </w:r>
    </w:p>
    <w:p w14:paraId="06039A1A" w14:textId="77777777" w:rsidR="003938E3" w:rsidRDefault="003938E3" w:rsidP="007123E4">
      <w:pPr>
        <w:pStyle w:val="ListParagraph"/>
        <w:numPr>
          <w:ilvl w:val="0"/>
          <w:numId w:val="10"/>
        </w:numPr>
        <w:contextualSpacing w:val="0"/>
      </w:pPr>
      <w:r w:rsidRPr="003938E3">
        <w:rPr>
          <w:b/>
        </w:rPr>
        <w:t>Persons/Project</w:t>
      </w:r>
    </w:p>
    <w:p w14:paraId="533B8D78" w14:textId="77777777" w:rsidR="003938E3" w:rsidRDefault="003938E3" w:rsidP="007123E4">
      <w:pPr>
        <w:pStyle w:val="ListParagraph"/>
        <w:numPr>
          <w:ilvl w:val="1"/>
          <w:numId w:val="10"/>
        </w:numPr>
        <w:contextualSpacing w:val="0"/>
      </w:pPr>
      <w:r>
        <w:t>This is used when a team is trying to downsize or reallocate staff. The document processing might require 30 people, and they would like to require only 8-10 people.</w:t>
      </w:r>
    </w:p>
    <w:p w14:paraId="2EAF0D03" w14:textId="77777777" w:rsidR="00437BFD" w:rsidRDefault="003938E3" w:rsidP="00437BFD">
      <w:r>
        <w:t xml:space="preserve">Both of these metrics are </w:t>
      </w:r>
      <w:r w:rsidR="00437BFD">
        <w:t xml:space="preserve">easily </w:t>
      </w:r>
      <w:r>
        <w:t xml:space="preserve">and accurately measurable and </w:t>
      </w:r>
      <w:r w:rsidR="00437BFD">
        <w:t>convertible into mon</w:t>
      </w:r>
      <w:r>
        <w:t>ey</w:t>
      </w:r>
      <w:r w:rsidR="00F06869">
        <w:t>-</w:t>
      </w:r>
      <w:r>
        <w:t>saving</w:t>
      </w:r>
      <w:r w:rsidR="00437BFD">
        <w:t xml:space="preserve"> and hence ROI.</w:t>
      </w:r>
      <w:r w:rsidR="004800BB">
        <w:t xml:space="preserve"> You do not even need any technical specifications to calculate such numbers.</w:t>
      </w:r>
    </w:p>
    <w:p w14:paraId="0C92EC75" w14:textId="77777777" w:rsidR="007123E4" w:rsidRDefault="007C3D2F" w:rsidP="00437BFD">
      <m:oMathPara>
        <m:oMath>
          <m:r>
            <w:rPr>
              <w:rFonts w:ascii="Cambria Math" w:hAnsi="Cambria Math"/>
            </w:rPr>
            <m:t>Payback=</m:t>
          </m:r>
          <m:f>
            <m:fPr>
              <m:ctrlPr>
                <w:rPr>
                  <w:rFonts w:ascii="Cambria Math" w:hAnsi="Cambria Math"/>
                  <w:i/>
                </w:rPr>
              </m:ctrlPr>
            </m:fPr>
            <m:num>
              <m:r>
                <w:rPr>
                  <w:rFonts w:ascii="Cambria Math" w:hAnsi="Cambria Math"/>
                </w:rPr>
                <m:t>Productivity improvement*Wage</m:t>
              </m:r>
            </m:num>
            <m:den>
              <m:r>
                <w:rPr>
                  <w:rFonts w:ascii="Cambria Math" w:hAnsi="Cambria Math"/>
                </w:rPr>
                <m:t>Project Cost</m:t>
              </m:r>
            </m:den>
          </m:f>
        </m:oMath>
      </m:oMathPara>
    </w:p>
    <w:p w14:paraId="7B85F91A" w14:textId="77777777" w:rsidR="009658FB" w:rsidRDefault="009658FB" w:rsidP="00CA7A39">
      <w:pPr>
        <w:spacing w:after="240"/>
      </w:pPr>
      <w:r>
        <w:t xml:space="preserve">If you </w:t>
      </w:r>
      <w:r w:rsidR="00F06869">
        <w:t xml:space="preserve">always </w:t>
      </w:r>
      <w:r>
        <w:t xml:space="preserve">focus on </w:t>
      </w:r>
      <w:r w:rsidR="00F06869">
        <w:t xml:space="preserve">the </w:t>
      </w:r>
      <w:r>
        <w:t>people in your project</w:t>
      </w:r>
      <w:r w:rsidR="00F06869">
        <w:t>,</w:t>
      </w:r>
      <w:r>
        <w:t xml:space="preserve"> you will be able to manage </w:t>
      </w:r>
      <w:r w:rsidR="004800BB">
        <w:t>expectations</w:t>
      </w:r>
      <w:r>
        <w:t xml:space="preserve"> </w:t>
      </w:r>
      <w:r w:rsidR="00F06869">
        <w:t>better and</w:t>
      </w:r>
      <w:r>
        <w:t xml:space="preserve"> it will be easier to sell</w:t>
      </w:r>
      <w:r w:rsidR="00F06869">
        <w:t>. Y</w:t>
      </w:r>
      <w:r>
        <w:t xml:space="preserve">ou will have more acceptance criteria </w:t>
      </w:r>
      <w:r w:rsidR="00F06869">
        <w:t>that you can fulfill,</w:t>
      </w:r>
      <w:r>
        <w:t xml:space="preserve"> and </w:t>
      </w:r>
      <w:r w:rsidR="00F06869">
        <w:t xml:space="preserve">you’ll </w:t>
      </w:r>
      <w:r>
        <w:t>have better good will.</w:t>
      </w:r>
    </w:p>
    <w:p w14:paraId="5DB247EA" w14:textId="77777777" w:rsidR="003938E3" w:rsidRDefault="003938E3" w:rsidP="003938E3">
      <w:pPr>
        <w:pStyle w:val="Heading2"/>
      </w:pPr>
      <w:bookmarkStart w:id="22" w:name="_Toc382141749"/>
      <w:bookmarkStart w:id="23" w:name="_Toc382142067"/>
      <w:bookmarkStart w:id="24" w:name="_Toc382990211"/>
      <w:bookmarkStart w:id="25" w:name="_Toc386812497"/>
      <w:r>
        <w:t xml:space="preserve">The </w:t>
      </w:r>
      <w:r w:rsidR="009658FB">
        <w:t>G</w:t>
      </w:r>
      <w:r>
        <w:t xml:space="preserve">oal of a KTM project is </w:t>
      </w:r>
      <w:r w:rsidR="005F371D">
        <w:t>Not</w:t>
      </w:r>
      <w:r>
        <w:t xml:space="preserve"> Accuracy</w:t>
      </w:r>
      <w:bookmarkEnd w:id="22"/>
      <w:bookmarkEnd w:id="23"/>
      <w:bookmarkEnd w:id="24"/>
      <w:bookmarkEnd w:id="25"/>
    </w:p>
    <w:p w14:paraId="1B7DC463" w14:textId="77777777" w:rsidR="003938E3" w:rsidRDefault="00464546" w:rsidP="003938E3">
      <w:r w:rsidRPr="00464546">
        <w:rPr>
          <w:noProof/>
          <w:lang w:bidi="ar-SA"/>
        </w:rPr>
        <w:lastRenderedPageBreak/>
        <w:drawing>
          <wp:anchor distT="0" distB="0" distL="114300" distR="114300" simplePos="0" relativeHeight="251665408" behindDoc="0" locked="0" layoutInCell="1" allowOverlap="1" wp14:anchorId="28906A47" wp14:editId="4749EBC7">
            <wp:simplePos x="0" y="0"/>
            <wp:positionH relativeFrom="column">
              <wp:posOffset>33020</wp:posOffset>
            </wp:positionH>
            <wp:positionV relativeFrom="paragraph">
              <wp:posOffset>60325</wp:posOffset>
            </wp:positionV>
            <wp:extent cx="1298575" cy="1298575"/>
            <wp:effectExtent l="0" t="0" r="0" b="0"/>
            <wp:wrapSquare wrapText="bothSides"/>
            <wp:docPr id="18" name="Picture 5" descr="C:\Documents and Settings\SWilcox\Desktop\0 Project - BRAND\ALL_ICONS\Electronic_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C:\Documents and Settings\SWilcox\Desktop\0 Project - BRAND\ALL_ICONS\Electronic_dat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98575" cy="129857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3938E3">
        <w:t xml:space="preserve">KTM projects that focus on accuracy have </w:t>
      </w:r>
      <w:r w:rsidR="00F06869">
        <w:t>more</w:t>
      </w:r>
      <w:r w:rsidR="003938E3">
        <w:t xml:space="preserve"> problems and a higher risk of failure and </w:t>
      </w:r>
      <w:r w:rsidR="000C2328">
        <w:t>user</w:t>
      </w:r>
      <w:r w:rsidR="003938E3">
        <w:t xml:space="preserve"> dissatisfaction.</w:t>
      </w:r>
    </w:p>
    <w:p w14:paraId="42E3BE6A" w14:textId="77777777" w:rsidR="003938E3" w:rsidRDefault="003938E3" w:rsidP="00E20F1D">
      <w:pPr>
        <w:pStyle w:val="Heading3"/>
        <w:numPr>
          <w:ilvl w:val="0"/>
          <w:numId w:val="57"/>
        </w:numPr>
      </w:pPr>
      <w:bookmarkStart w:id="26" w:name="_Toc382141750"/>
      <w:bookmarkStart w:id="27" w:name="_Toc382142068"/>
      <w:bookmarkStart w:id="28" w:name="_Toc382990212"/>
      <w:bookmarkStart w:id="29" w:name="_Toc386812498"/>
      <w:r>
        <w:t xml:space="preserve">Accuracy does not solve the problem of the </w:t>
      </w:r>
      <w:r w:rsidR="000C2328">
        <w:t>user</w:t>
      </w:r>
      <w:r>
        <w:t>.</w:t>
      </w:r>
      <w:bookmarkEnd w:id="26"/>
      <w:bookmarkEnd w:id="27"/>
      <w:bookmarkEnd w:id="28"/>
      <w:bookmarkEnd w:id="29"/>
    </w:p>
    <w:p w14:paraId="360CC80B" w14:textId="77777777" w:rsidR="004800BB" w:rsidRDefault="002B6B64" w:rsidP="003938E3">
      <w:r>
        <w:t xml:space="preserve">There are many reasons why accuracy </w:t>
      </w:r>
      <w:r w:rsidR="003938E3">
        <w:t xml:space="preserve">is a </w:t>
      </w:r>
      <w:r>
        <w:t xml:space="preserve">poor goal of a KTM project. </w:t>
      </w:r>
      <w:r w:rsidR="003938E3">
        <w:t xml:space="preserve">It </w:t>
      </w:r>
      <w:r>
        <w:t>masks</w:t>
      </w:r>
      <w:r w:rsidR="003938E3">
        <w:t xml:space="preserve"> the real problem - </w:t>
      </w:r>
      <w:r w:rsidR="000C2328">
        <w:t>user</w:t>
      </w:r>
      <w:r w:rsidR="003938E3">
        <w:t xml:space="preserve">s do not have </w:t>
      </w:r>
      <w:r w:rsidR="004800BB">
        <w:t>an accuracy</w:t>
      </w:r>
      <w:r w:rsidR="003938E3">
        <w:t xml:space="preserve"> </w:t>
      </w:r>
      <w:r w:rsidR="004800BB">
        <w:t>or speed problem</w:t>
      </w:r>
      <w:r>
        <w:t>. T</w:t>
      </w:r>
      <w:r w:rsidR="004800BB">
        <w:t>hese can be fixed by adding more people to the team.</w:t>
      </w:r>
      <w:r w:rsidR="003938E3">
        <w:t xml:space="preserve"> </w:t>
      </w:r>
      <w:r w:rsidR="000C2328">
        <w:t>User</w:t>
      </w:r>
      <w:r w:rsidR="003938E3">
        <w:t>s have a people and money problem.</w:t>
      </w:r>
    </w:p>
    <w:p w14:paraId="2363182D" w14:textId="77777777" w:rsidR="003938E3" w:rsidRDefault="003938E3" w:rsidP="003938E3">
      <w:r>
        <w:t xml:space="preserve">If you identify the real problem </w:t>
      </w:r>
      <w:r w:rsidR="002B6B64">
        <w:t xml:space="preserve">that needs </w:t>
      </w:r>
      <w:r>
        <w:t xml:space="preserve">to </w:t>
      </w:r>
      <w:r w:rsidR="002B6B64">
        <w:t xml:space="preserve">be </w:t>
      </w:r>
      <w:r>
        <w:t>solve</w:t>
      </w:r>
      <w:r w:rsidR="002B6B64">
        <w:t>d</w:t>
      </w:r>
      <w:r>
        <w:t xml:space="preserve">, you </w:t>
      </w:r>
      <w:r w:rsidR="002B6B64">
        <w:t>can</w:t>
      </w:r>
      <w:r>
        <w:t xml:space="preserve"> build a better</w:t>
      </w:r>
      <w:r w:rsidR="007123E4">
        <w:t xml:space="preserve"> KTM project that</w:t>
      </w:r>
      <w:r>
        <w:t xml:space="preserve"> meets the real need of the </w:t>
      </w:r>
      <w:r w:rsidR="000C2328">
        <w:t>user</w:t>
      </w:r>
      <w:r>
        <w:t>.</w:t>
      </w:r>
    </w:p>
    <w:p w14:paraId="2BA34972" w14:textId="77777777" w:rsidR="00464546" w:rsidRDefault="00464546" w:rsidP="003938E3">
      <w:r>
        <w:t>A customer may say, “We need to OCR documents</w:t>
      </w:r>
      <w:r w:rsidR="0083016E">
        <w:t>,</w:t>
      </w:r>
      <w:r>
        <w:t>” when they actually mean</w:t>
      </w:r>
      <w:r w:rsidR="0083016E">
        <w:t>,</w:t>
      </w:r>
      <w:r>
        <w:t xml:space="preserve"> “We need to get accurate and timely data from our documents into our system of record</w:t>
      </w:r>
      <w:r w:rsidR="0083016E">
        <w:t>.</w:t>
      </w:r>
      <w:r>
        <w:t>”</w:t>
      </w:r>
      <w:r w:rsidR="007123E4">
        <w:t xml:space="preserve"> Their problem is about accuracy and time, but the conversation is about OCR, which they think is their solution.</w:t>
      </w:r>
    </w:p>
    <w:p w14:paraId="32455EC0" w14:textId="77777777" w:rsidR="009658FB" w:rsidRDefault="0083016E" w:rsidP="003938E3">
      <w:r>
        <w:t>To find what is really needed, f</w:t>
      </w:r>
      <w:r w:rsidR="009658FB">
        <w:t xml:space="preserve">ind out what is behind the </w:t>
      </w:r>
      <w:r>
        <w:t xml:space="preserve">customer’s </w:t>
      </w:r>
      <w:r w:rsidR="009658FB">
        <w:t>technology request.</w:t>
      </w:r>
      <w:r w:rsidR="00100365">
        <w:t xml:space="preserve"> </w:t>
      </w:r>
      <w:r w:rsidR="00100365" w:rsidRPr="00100365">
        <w:t>If you focus on accuracy, you will focus on technology and not on people</w:t>
      </w:r>
      <w:r w:rsidR="00100365">
        <w:t>.</w:t>
      </w:r>
    </w:p>
    <w:p w14:paraId="2A50B867" w14:textId="77777777" w:rsidR="00795CAB" w:rsidRDefault="00795CAB" w:rsidP="00E20F1D">
      <w:pPr>
        <w:pStyle w:val="Heading3"/>
        <w:numPr>
          <w:ilvl w:val="0"/>
          <w:numId w:val="57"/>
        </w:numPr>
      </w:pPr>
      <w:bookmarkStart w:id="30" w:name="_Toc382141751"/>
      <w:bookmarkStart w:id="31" w:name="_Toc382142069"/>
      <w:bookmarkStart w:id="32" w:name="_Toc382990213"/>
      <w:bookmarkStart w:id="33" w:name="_Toc386812499"/>
      <w:r>
        <w:t>Accuracy metrics cannot be converted into ROI</w:t>
      </w:r>
      <w:r w:rsidR="0083016E">
        <w:t>.</w:t>
      </w:r>
      <w:bookmarkEnd w:id="30"/>
      <w:bookmarkEnd w:id="31"/>
      <w:bookmarkEnd w:id="32"/>
      <w:bookmarkEnd w:id="33"/>
    </w:p>
    <w:p w14:paraId="75BF1A49" w14:textId="77777777" w:rsidR="00795CAB" w:rsidRDefault="00795CAB" w:rsidP="00795CAB">
      <w:r>
        <w:t xml:space="preserve">There are many accuracy metrics – most are </w:t>
      </w:r>
      <w:r w:rsidR="0083016E">
        <w:t>not</w:t>
      </w:r>
      <w:r>
        <w:t xml:space="preserve"> helpful, and none convert into ROI.</w:t>
      </w:r>
      <w:r w:rsidR="0083016E">
        <w:t xml:space="preserve"> </w:t>
      </w:r>
      <w:r>
        <w:t>Here are some common accuracy metrics</w:t>
      </w:r>
      <w:r w:rsidR="0083016E">
        <w:t>:</w:t>
      </w:r>
    </w:p>
    <w:p w14:paraId="3F605EAD" w14:textId="77777777" w:rsidR="00795CAB" w:rsidRDefault="00795CAB" w:rsidP="004E133E">
      <w:pPr>
        <w:pStyle w:val="ListParagraph"/>
        <w:numPr>
          <w:ilvl w:val="0"/>
          <w:numId w:val="11"/>
        </w:numPr>
      </w:pPr>
      <w:r>
        <w:t xml:space="preserve">Character </w:t>
      </w:r>
      <w:r w:rsidR="0083016E">
        <w:t>a</w:t>
      </w:r>
      <w:r>
        <w:t>ccuracy</w:t>
      </w:r>
    </w:p>
    <w:p w14:paraId="6F1CEBEF" w14:textId="77777777" w:rsidR="00795CAB" w:rsidRDefault="00795CAB" w:rsidP="004E133E">
      <w:pPr>
        <w:pStyle w:val="ListParagraph"/>
        <w:numPr>
          <w:ilvl w:val="0"/>
          <w:numId w:val="11"/>
        </w:numPr>
      </w:pPr>
      <w:r>
        <w:t xml:space="preserve">Field </w:t>
      </w:r>
      <w:r w:rsidR="0083016E">
        <w:t>a</w:t>
      </w:r>
      <w:r>
        <w:t>ccuracy</w:t>
      </w:r>
    </w:p>
    <w:p w14:paraId="43942EE7" w14:textId="77777777" w:rsidR="00795CAB" w:rsidRDefault="00795CAB" w:rsidP="004E133E">
      <w:pPr>
        <w:pStyle w:val="ListParagraph"/>
        <w:numPr>
          <w:ilvl w:val="0"/>
          <w:numId w:val="11"/>
        </w:numPr>
      </w:pPr>
      <w:r>
        <w:t xml:space="preserve">Straight-through </w:t>
      </w:r>
      <w:r w:rsidR="0083016E">
        <w:t>p</w:t>
      </w:r>
      <w:r>
        <w:t xml:space="preserve">rocessing </w:t>
      </w:r>
      <w:r w:rsidR="0083016E">
        <w:t>r</w:t>
      </w:r>
      <w:r>
        <w:t>ate (</w:t>
      </w:r>
      <w:r w:rsidR="0083016E">
        <w:t>d</w:t>
      </w:r>
      <w:r>
        <w:t xml:space="preserve">ocument </w:t>
      </w:r>
      <w:r w:rsidR="0083016E">
        <w:t>a</w:t>
      </w:r>
      <w:r>
        <w:t>ccuracy)</w:t>
      </w:r>
    </w:p>
    <w:p w14:paraId="26D83028" w14:textId="77777777" w:rsidR="00795CAB" w:rsidRDefault="00795CAB" w:rsidP="004E133E">
      <w:pPr>
        <w:pStyle w:val="ListParagraph"/>
        <w:numPr>
          <w:ilvl w:val="0"/>
          <w:numId w:val="11"/>
        </w:numPr>
      </w:pPr>
      <w:r>
        <w:t xml:space="preserve">Classification </w:t>
      </w:r>
      <w:r w:rsidR="0083016E">
        <w:t>a</w:t>
      </w:r>
      <w:r>
        <w:t>ccuracy</w:t>
      </w:r>
    </w:p>
    <w:p w14:paraId="4EBC3902" w14:textId="77777777" w:rsidR="00795CAB" w:rsidRDefault="00795CAB" w:rsidP="00795CAB">
      <w:r>
        <w:t xml:space="preserve">None of these metrics can help you determine the human cost of the remaining documents, because you will always have to guess the human cost of </w:t>
      </w:r>
      <w:r w:rsidR="0083016E">
        <w:t>correcting</w:t>
      </w:r>
      <w:r>
        <w:t xml:space="preserve"> the errors.</w:t>
      </w:r>
    </w:p>
    <w:p w14:paraId="25E3F0B3" w14:textId="77777777" w:rsidR="00795CAB" w:rsidRDefault="00795CAB" w:rsidP="00795CAB">
      <w:r>
        <w:t xml:space="preserve">Accuracy metrics don’t consider the difference </w:t>
      </w:r>
      <w:r w:rsidR="00867FE7">
        <w:t xml:space="preserve">between </w:t>
      </w:r>
      <w:r>
        <w:t>False Negatives, True Negatives</w:t>
      </w:r>
      <w:r w:rsidR="00867FE7">
        <w:t xml:space="preserve"> and False Positives</w:t>
      </w:r>
      <w:r w:rsidR="007C3D2F">
        <w:t xml:space="preserve"> </w:t>
      </w:r>
      <w:r w:rsidR="007C3D2F" w:rsidRPr="007C3D2F">
        <w:rPr>
          <w:rStyle w:val="Heading8Char"/>
        </w:rPr>
        <w:fldChar w:fldCharType="begin"/>
      </w:r>
      <w:r w:rsidR="007C3D2F" w:rsidRPr="007C3D2F">
        <w:rPr>
          <w:rStyle w:val="Heading8Char"/>
        </w:rPr>
        <w:instrText xml:space="preserve"> REF _Ref384332924 \h </w:instrText>
      </w:r>
      <w:r w:rsidR="007C3D2F">
        <w:rPr>
          <w:rStyle w:val="Heading8Char"/>
        </w:rPr>
        <w:instrText xml:space="preserve"> \* MERGEFORMAT </w:instrText>
      </w:r>
      <w:r w:rsidR="007C3D2F" w:rsidRPr="007C3D2F">
        <w:rPr>
          <w:rStyle w:val="Heading8Char"/>
        </w:rPr>
      </w:r>
      <w:r w:rsidR="007C3D2F" w:rsidRPr="007C3D2F">
        <w:rPr>
          <w:rStyle w:val="Heading8Char"/>
        </w:rPr>
        <w:fldChar w:fldCharType="separate"/>
      </w:r>
      <w:r w:rsidR="005F780A" w:rsidRPr="005F780A">
        <w:rPr>
          <w:rStyle w:val="Heading8Char"/>
        </w:rPr>
        <w:t>True</w:t>
      </w:r>
      <w:r w:rsidR="005F780A">
        <w:rPr>
          <w:rStyle w:val="Heading8Char"/>
        </w:rPr>
        <w:fldChar w:fldCharType="begin"/>
      </w:r>
      <w:r w:rsidR="005F780A" w:rsidRPr="005F780A">
        <w:rPr>
          <w:rStyle w:val="Heading8Char"/>
        </w:rPr>
        <w:instrText xml:space="preserve"> XE "True</w:instrText>
      </w:r>
      <w:r w:rsidR="005F780A" w:rsidRPr="00A64640">
        <w:instrText xml:space="preserve"> Positives</w:instrText>
      </w:r>
      <w:r w:rsidR="005F780A">
        <w:instrText xml:space="preserve">" </w:instrText>
      </w:r>
      <w:r w:rsidR="005F780A">
        <w:fldChar w:fldCharType="end"/>
      </w:r>
      <w:r w:rsidR="005F780A">
        <w:t>/False Positives</w:t>
      </w:r>
      <w:r w:rsidR="005F780A">
        <w:fldChar w:fldCharType="begin"/>
      </w:r>
      <w:r w:rsidR="005F780A">
        <w:instrText xml:space="preserve"> XE "</w:instrText>
      </w:r>
      <w:r w:rsidR="005F780A" w:rsidRPr="00A64640">
        <w:instrText>False Positives</w:instrText>
      </w:r>
      <w:r w:rsidR="005F780A">
        <w:instrText xml:space="preserve">" </w:instrText>
      </w:r>
      <w:r w:rsidR="005F780A">
        <w:fldChar w:fldCharType="end"/>
      </w:r>
      <w:r w:rsidR="005F780A">
        <w:t>/Negatives</w:t>
      </w:r>
      <w:r w:rsidR="007C3D2F" w:rsidRPr="007C3D2F">
        <w:rPr>
          <w:rStyle w:val="Heading8Char"/>
        </w:rPr>
        <w:fldChar w:fldCharType="end"/>
      </w:r>
      <w:r w:rsidR="00867FE7">
        <w:t>.</w:t>
      </w:r>
    </w:p>
    <w:p w14:paraId="3495B6E1" w14:textId="77777777" w:rsidR="00795CAB" w:rsidRDefault="00795CAB" w:rsidP="00E20F1D">
      <w:pPr>
        <w:pStyle w:val="Heading3"/>
        <w:numPr>
          <w:ilvl w:val="0"/>
          <w:numId w:val="57"/>
        </w:numPr>
      </w:pPr>
      <w:bookmarkStart w:id="34" w:name="_Toc382141752"/>
      <w:bookmarkStart w:id="35" w:name="_Toc382142070"/>
      <w:bookmarkStart w:id="36" w:name="_Toc382990214"/>
      <w:bookmarkStart w:id="37" w:name="_Toc386812500"/>
      <w:r>
        <w:t>Everyone will be focusing on the wrong goals.</w:t>
      </w:r>
      <w:bookmarkEnd w:id="34"/>
      <w:bookmarkEnd w:id="35"/>
      <w:bookmarkEnd w:id="36"/>
      <w:bookmarkEnd w:id="37"/>
      <w:r w:rsidR="005A6A30">
        <w:tab/>
      </w:r>
    </w:p>
    <w:p w14:paraId="6E95A3E3" w14:textId="77777777" w:rsidR="00795CAB" w:rsidRDefault="00795CAB" w:rsidP="00795CAB">
      <w:r>
        <w:t xml:space="preserve">Accuracy metrics often come with arbitrary targets – and </w:t>
      </w:r>
      <w:r w:rsidR="00B95770">
        <w:t>great</w:t>
      </w:r>
      <w:r>
        <w:t xml:space="preserve"> effort </w:t>
      </w:r>
      <w:r w:rsidR="0083016E">
        <w:t>is</w:t>
      </w:r>
      <w:r>
        <w:t xml:space="preserve"> directed </w:t>
      </w:r>
      <w:r w:rsidR="00B95770">
        <w:t>at</w:t>
      </w:r>
      <w:r>
        <w:t xml:space="preserve"> improving these scores rather than making people productive.</w:t>
      </w:r>
      <w:r w:rsidR="00343F07">
        <w:t xml:space="preserve"> If the Statement of Wor</w:t>
      </w:r>
      <w:r w:rsidR="00100365">
        <w:t>k</w:t>
      </w:r>
      <w:r w:rsidR="00343F07">
        <w:t xml:space="preserve"> says 80% field accuracy and you have 76.5% field accuracy</w:t>
      </w:r>
      <w:r w:rsidR="00B95770">
        <w:t>,</w:t>
      </w:r>
      <w:r w:rsidR="00343F07">
        <w:t xml:space="preserve"> should you be </w:t>
      </w:r>
      <w:r w:rsidR="00B95770">
        <w:t>expend</w:t>
      </w:r>
      <w:r w:rsidR="00343F07">
        <w:t>ing effort for th</w:t>
      </w:r>
      <w:r w:rsidR="00B95770">
        <w:t>at</w:t>
      </w:r>
      <w:r w:rsidR="00343F07">
        <w:t xml:space="preserve"> last 3.5%</w:t>
      </w:r>
      <w:r w:rsidR="00B95770">
        <w:t>? P</w:t>
      </w:r>
      <w:r w:rsidR="00343F07">
        <w:t>robably not. The effort to remove th</w:t>
      </w:r>
      <w:r w:rsidR="00B95770">
        <w:t>e</w:t>
      </w:r>
      <w:r w:rsidR="00343F07">
        <w:t xml:space="preserve"> last 3.5% probably </w:t>
      </w:r>
      <w:r w:rsidR="00B95770">
        <w:t>produces</w:t>
      </w:r>
      <w:r w:rsidR="00343F07">
        <w:t xml:space="preserve"> diminishing returns, </w:t>
      </w:r>
      <w:r w:rsidR="00B95770">
        <w:t>while</w:t>
      </w:r>
      <w:r w:rsidR="00343F07">
        <w:t xml:space="preserve"> effort spent in productivity give</w:t>
      </w:r>
      <w:r w:rsidR="00B95770">
        <w:t>s</w:t>
      </w:r>
      <w:r w:rsidR="00343F07">
        <w:t xml:space="preserve"> far greater gains.</w:t>
      </w:r>
    </w:p>
    <w:p w14:paraId="7DBD269C" w14:textId="77777777" w:rsidR="00100365" w:rsidRDefault="00900BBC" w:rsidP="00100365">
      <w:r>
        <w:t>You</w:t>
      </w:r>
      <w:r w:rsidR="00100365">
        <w:t xml:space="preserve"> will see later that accuracy is only priority #4 in a KTM project. Your </w:t>
      </w:r>
      <w:r w:rsidR="000C2328">
        <w:t>user</w:t>
      </w:r>
      <w:r w:rsidR="00100365">
        <w:t>s</w:t>
      </w:r>
      <w:r w:rsidR="00B95770">
        <w:t>,</w:t>
      </w:r>
      <w:r w:rsidR="00100365">
        <w:t xml:space="preserve"> however</w:t>
      </w:r>
      <w:r w:rsidR="00B95770">
        <w:t>,</w:t>
      </w:r>
      <w:r w:rsidR="00100365">
        <w:t xml:space="preserve"> </w:t>
      </w:r>
      <w:r w:rsidR="00DE1155">
        <w:t xml:space="preserve">often </w:t>
      </w:r>
      <w:r w:rsidR="00100365">
        <w:t xml:space="preserve">have strong accuracy expectations. The next section will </w:t>
      </w:r>
      <w:r w:rsidR="00B95770">
        <w:t>prepare</w:t>
      </w:r>
      <w:r w:rsidR="00100365">
        <w:t xml:space="preserve"> you to counter these arguments, and also educate your customers on valuable priorities and metrics that will benefit them in their </w:t>
      </w:r>
      <w:r w:rsidR="00D961BF">
        <w:t>KTM</w:t>
      </w:r>
      <w:r w:rsidR="00100365">
        <w:t xml:space="preserve"> Solution</w:t>
      </w:r>
    </w:p>
    <w:p w14:paraId="5C7F2548" w14:textId="77777777" w:rsidR="00795CAB" w:rsidRDefault="00795CAB" w:rsidP="00E20F1D">
      <w:pPr>
        <w:pStyle w:val="Heading3"/>
        <w:numPr>
          <w:ilvl w:val="0"/>
          <w:numId w:val="57"/>
        </w:numPr>
      </w:pPr>
      <w:bookmarkStart w:id="38" w:name="_Toc382141753"/>
      <w:bookmarkStart w:id="39" w:name="_Toc382142071"/>
      <w:bookmarkStart w:id="40" w:name="_Toc382990215"/>
      <w:bookmarkStart w:id="41" w:name="_Toc386812501"/>
      <w:r>
        <w:t>Kofax builds Smart Process Applications</w:t>
      </w:r>
      <w:bookmarkEnd w:id="38"/>
      <w:bookmarkEnd w:id="39"/>
      <w:bookmarkEnd w:id="40"/>
      <w:bookmarkEnd w:id="41"/>
    </w:p>
    <w:p w14:paraId="14C629AE" w14:textId="77777777" w:rsidR="00343F07" w:rsidRPr="00343F07" w:rsidRDefault="00343F07" w:rsidP="00DE1155">
      <w:pPr>
        <w:spacing w:after="240"/>
      </w:pPr>
      <w:r>
        <w:t>In today’s world</w:t>
      </w:r>
      <w:r w:rsidR="00B95770">
        <w:t>,</w:t>
      </w:r>
      <w:r>
        <w:t xml:space="preserve"> </w:t>
      </w:r>
      <w:r w:rsidR="00B95770">
        <w:t>it’s not IT departments</w:t>
      </w:r>
      <w:r w:rsidR="00E54245">
        <w:t xml:space="preserve"> – it’s</w:t>
      </w:r>
      <w:r>
        <w:t xml:space="preserve"> business units </w:t>
      </w:r>
      <w:r w:rsidR="00B95770">
        <w:t xml:space="preserve">that </w:t>
      </w:r>
      <w:r>
        <w:t xml:space="preserve">focus on customer value </w:t>
      </w:r>
      <w:r w:rsidR="00E54245">
        <w:t xml:space="preserve">- </w:t>
      </w:r>
      <w:r w:rsidR="00B95770">
        <w:t>that drive software solutions</w:t>
      </w:r>
      <w:r>
        <w:t>. Our metrics need to focus on this as well</w:t>
      </w:r>
      <w:r w:rsidR="00E54245">
        <w:t>. P</w:t>
      </w:r>
      <w:r>
        <w:t>roductivity, user experience</w:t>
      </w:r>
      <w:r w:rsidR="00E54245">
        <w:t>,</w:t>
      </w:r>
      <w:r>
        <w:t xml:space="preserve"> and transparency </w:t>
      </w:r>
      <w:r w:rsidR="00E54245">
        <w:t>are more important</w:t>
      </w:r>
      <w:r>
        <w:t xml:space="preserve"> than metrics that are eas</w:t>
      </w:r>
      <w:r w:rsidR="00E54245">
        <w:t>y</w:t>
      </w:r>
      <w:r>
        <w:t xml:space="preserve"> for IT to set and measure.</w:t>
      </w:r>
    </w:p>
    <w:p w14:paraId="1139A89E" w14:textId="77777777" w:rsidR="00437BFD" w:rsidRDefault="00A54744" w:rsidP="00437BFD">
      <w:pPr>
        <w:pStyle w:val="Heading2"/>
      </w:pPr>
      <w:bookmarkStart w:id="42" w:name="_Toc382141754"/>
      <w:bookmarkStart w:id="43" w:name="_Toc382142072"/>
      <w:bookmarkStart w:id="44" w:name="_Toc382990216"/>
      <w:bookmarkStart w:id="45" w:name="_Toc386812502"/>
      <w:r>
        <w:lastRenderedPageBreak/>
        <w:t>Focus on Kofax Core Business – helping people communicate</w:t>
      </w:r>
      <w:bookmarkEnd w:id="42"/>
      <w:bookmarkEnd w:id="43"/>
      <w:bookmarkEnd w:id="44"/>
      <w:bookmarkEnd w:id="45"/>
    </w:p>
    <w:p w14:paraId="6C0675E9" w14:textId="77777777" w:rsidR="00437BFD" w:rsidRDefault="00100365" w:rsidP="00DE1155">
      <w:pPr>
        <w:spacing w:after="240"/>
      </w:pPr>
      <w:r>
        <w:t>Kofax</w:t>
      </w:r>
      <w:r w:rsidR="00437BFD">
        <w:t xml:space="preserve"> </w:t>
      </w:r>
      <w:r>
        <w:t>is in the business of helping companies communicate with each other and their customers</w:t>
      </w:r>
      <w:r w:rsidR="00A54744">
        <w:t xml:space="preserve">, </w:t>
      </w:r>
      <w:r w:rsidR="00E54245">
        <w:t>regardless</w:t>
      </w:r>
      <w:r w:rsidR="00A54744">
        <w:t xml:space="preserve"> of </w:t>
      </w:r>
      <w:r w:rsidR="00E54245">
        <w:t>the</w:t>
      </w:r>
      <w:r w:rsidR="00A54744">
        <w:t xml:space="preserve"> medium of communication (it could be paper, phone, fax, </w:t>
      </w:r>
      <w:r w:rsidR="00E54245">
        <w:t>SMS</w:t>
      </w:r>
      <w:r w:rsidR="00A54744">
        <w:t>, mobile app, email, social media….). KTM doesn’t care about the medium, and neither should you.</w:t>
      </w:r>
    </w:p>
    <w:p w14:paraId="4EE6548B" w14:textId="77777777" w:rsidR="006D47B4" w:rsidRDefault="006D47B4" w:rsidP="006D47B4">
      <w:pPr>
        <w:pStyle w:val="Heading2"/>
      </w:pPr>
      <w:bookmarkStart w:id="46" w:name="_Toc382141755"/>
      <w:bookmarkStart w:id="47" w:name="_Toc382142073"/>
      <w:bookmarkStart w:id="48" w:name="_Toc382990217"/>
      <w:bookmarkStart w:id="49" w:name="_Toc386812503"/>
      <w:r>
        <w:t xml:space="preserve">KTM’s job is to understand </w:t>
      </w:r>
      <w:r w:rsidR="00E54245">
        <w:t xml:space="preserve">data </w:t>
      </w:r>
      <w:r>
        <w:t xml:space="preserve">and </w:t>
      </w:r>
      <w:r w:rsidR="001B5D2C">
        <w:t xml:space="preserve">make </w:t>
      </w:r>
      <w:r w:rsidR="00E54245">
        <w:t xml:space="preserve">it </w:t>
      </w:r>
      <w:r w:rsidR="001B5D2C">
        <w:t>actionable</w:t>
      </w:r>
      <w:bookmarkEnd w:id="46"/>
      <w:bookmarkEnd w:id="47"/>
      <w:bookmarkEnd w:id="48"/>
      <w:bookmarkEnd w:id="49"/>
    </w:p>
    <w:p w14:paraId="75463DB9" w14:textId="77777777" w:rsidR="006D47B4" w:rsidRDefault="00466F90" w:rsidP="00100365">
      <w:r>
        <w:t xml:space="preserve">A Customer, Fred, </w:t>
      </w:r>
      <w:r w:rsidR="006D47B4">
        <w:t xml:space="preserve">is sending a message to </w:t>
      </w:r>
      <w:r>
        <w:t xml:space="preserve">a company. </w:t>
      </w:r>
      <w:r w:rsidR="006D47B4">
        <w:t>KTM’s job is to</w:t>
      </w:r>
      <w:r w:rsidR="00E54245">
        <w:t>:</w:t>
      </w:r>
    </w:p>
    <w:p w14:paraId="22BACB42" w14:textId="77777777" w:rsidR="006D47B4" w:rsidRDefault="006D47B4" w:rsidP="004E133E">
      <w:pPr>
        <w:pStyle w:val="ListParagraph"/>
        <w:numPr>
          <w:ilvl w:val="0"/>
          <w:numId w:val="12"/>
        </w:numPr>
        <w:contextualSpacing w:val="0"/>
      </w:pPr>
      <w:r>
        <w:t>Read the message</w:t>
      </w:r>
    </w:p>
    <w:p w14:paraId="73146FED" w14:textId="77777777" w:rsidR="006D47B4" w:rsidRDefault="006D47B4" w:rsidP="004E133E">
      <w:pPr>
        <w:pStyle w:val="ListParagraph"/>
        <w:numPr>
          <w:ilvl w:val="0"/>
          <w:numId w:val="12"/>
        </w:numPr>
        <w:contextualSpacing w:val="0"/>
      </w:pPr>
      <w:r>
        <w:t>Understand the message</w:t>
      </w:r>
    </w:p>
    <w:p w14:paraId="7216C5D7" w14:textId="77777777" w:rsidR="006D47B4" w:rsidRDefault="006D47B4" w:rsidP="004E133E">
      <w:pPr>
        <w:pStyle w:val="ListParagraph"/>
        <w:numPr>
          <w:ilvl w:val="0"/>
          <w:numId w:val="12"/>
        </w:numPr>
        <w:contextualSpacing w:val="0"/>
      </w:pPr>
      <w:r>
        <w:t>Interpret/</w:t>
      </w:r>
      <w:r w:rsidR="00E54245">
        <w:t>t</w:t>
      </w:r>
      <w:r>
        <w:t>ranslate the message into the language of Person B so that they can act upon it.</w:t>
      </w:r>
    </w:p>
    <w:p w14:paraId="6EB0B4ED" w14:textId="77777777" w:rsidR="006D47B4" w:rsidRDefault="00466F90" w:rsidP="004E133E">
      <w:pPr>
        <w:pStyle w:val="ListParagraph"/>
        <w:numPr>
          <w:ilvl w:val="1"/>
          <w:numId w:val="12"/>
        </w:numPr>
        <w:contextualSpacing w:val="0"/>
        <w:rPr>
          <w:i/>
        </w:rPr>
      </w:pPr>
      <w:r>
        <w:rPr>
          <w:i/>
        </w:rPr>
        <w:t>Fred</w:t>
      </w:r>
      <w:r w:rsidR="006D47B4" w:rsidRPr="006D47B4">
        <w:rPr>
          <w:i/>
        </w:rPr>
        <w:t xml:space="preserve"> says “I am Fr</w:t>
      </w:r>
      <w:r w:rsidR="001B5D2C">
        <w:rPr>
          <w:i/>
        </w:rPr>
        <w:t>ed</w:t>
      </w:r>
      <w:r w:rsidR="006D47B4" w:rsidRPr="006D47B4">
        <w:rPr>
          <w:i/>
        </w:rPr>
        <w:t xml:space="preserve"> Smith”. </w:t>
      </w:r>
      <w:r>
        <w:t>company</w:t>
      </w:r>
      <w:r>
        <w:rPr>
          <w:i/>
        </w:rPr>
        <w:t xml:space="preserve"> </w:t>
      </w:r>
      <w:r w:rsidR="00503DBC">
        <w:rPr>
          <w:i/>
        </w:rPr>
        <w:t xml:space="preserve">needs to </w:t>
      </w:r>
      <w:r w:rsidR="006D47B4">
        <w:rPr>
          <w:i/>
        </w:rPr>
        <w:t>hear</w:t>
      </w:r>
      <w:r w:rsidR="006D47B4" w:rsidRPr="006D47B4">
        <w:rPr>
          <w:i/>
        </w:rPr>
        <w:t xml:space="preserve"> “Customer</w:t>
      </w:r>
      <w:r w:rsidR="001B5D2C">
        <w:rPr>
          <w:i/>
        </w:rPr>
        <w:t>=</w:t>
      </w:r>
      <w:r w:rsidR="006D47B4" w:rsidRPr="006D47B4">
        <w:rPr>
          <w:i/>
        </w:rPr>
        <w:t>45693”</w:t>
      </w:r>
    </w:p>
    <w:p w14:paraId="0C19D0A0" w14:textId="77777777" w:rsidR="006D47B4" w:rsidRDefault="00466F90" w:rsidP="004E133E">
      <w:pPr>
        <w:pStyle w:val="ListParagraph"/>
        <w:numPr>
          <w:ilvl w:val="1"/>
          <w:numId w:val="12"/>
        </w:numPr>
        <w:contextualSpacing w:val="0"/>
        <w:rPr>
          <w:i/>
        </w:rPr>
      </w:pPr>
      <w:r>
        <w:rPr>
          <w:i/>
        </w:rPr>
        <w:t>Fred</w:t>
      </w:r>
      <w:r w:rsidR="006D47B4">
        <w:rPr>
          <w:i/>
        </w:rPr>
        <w:t xml:space="preserve"> says “29</w:t>
      </w:r>
      <w:r w:rsidR="006D47B4" w:rsidRPr="006D47B4">
        <w:rPr>
          <w:i/>
          <w:vertAlign w:val="superscript"/>
        </w:rPr>
        <w:t>th</w:t>
      </w:r>
      <w:r w:rsidR="006D47B4">
        <w:rPr>
          <w:i/>
        </w:rPr>
        <w:t xml:space="preserve"> October 2010” and </w:t>
      </w:r>
      <w:r>
        <w:t>company</w:t>
      </w:r>
      <w:r>
        <w:rPr>
          <w:i/>
        </w:rPr>
        <w:t xml:space="preserve"> </w:t>
      </w:r>
      <w:r w:rsidR="00503DBC">
        <w:rPr>
          <w:i/>
        </w:rPr>
        <w:t xml:space="preserve">needs </w:t>
      </w:r>
      <w:r w:rsidR="006D47B4">
        <w:rPr>
          <w:i/>
        </w:rPr>
        <w:t>“</w:t>
      </w:r>
      <w:r w:rsidR="001B5D2C">
        <w:rPr>
          <w:i/>
        </w:rPr>
        <w:t>Date=</w:t>
      </w:r>
      <w:r w:rsidR="006D47B4">
        <w:rPr>
          <w:i/>
        </w:rPr>
        <w:t>20101029”</w:t>
      </w:r>
    </w:p>
    <w:p w14:paraId="55654C96" w14:textId="77777777" w:rsidR="006D47B4" w:rsidRDefault="00466F90" w:rsidP="004E133E">
      <w:pPr>
        <w:pStyle w:val="ListParagraph"/>
        <w:numPr>
          <w:ilvl w:val="1"/>
          <w:numId w:val="12"/>
        </w:numPr>
        <w:contextualSpacing w:val="0"/>
        <w:rPr>
          <w:i/>
        </w:rPr>
      </w:pPr>
      <w:r>
        <w:rPr>
          <w:i/>
        </w:rPr>
        <w:t xml:space="preserve">Fred </w:t>
      </w:r>
      <w:r w:rsidR="006D47B4">
        <w:rPr>
          <w:i/>
        </w:rPr>
        <w:t xml:space="preserve">says “I am disappointed…” and </w:t>
      </w:r>
      <w:r>
        <w:t>company</w:t>
      </w:r>
      <w:r w:rsidR="006D47B4">
        <w:rPr>
          <w:i/>
        </w:rPr>
        <w:t xml:space="preserve"> hears “Complaint</w:t>
      </w:r>
      <w:r w:rsidR="001B5D2C">
        <w:rPr>
          <w:i/>
        </w:rPr>
        <w:t>=true</w:t>
      </w:r>
      <w:r w:rsidR="006D47B4">
        <w:rPr>
          <w:i/>
        </w:rPr>
        <w:t>”</w:t>
      </w:r>
    </w:p>
    <w:p w14:paraId="2A37F4C1" w14:textId="77777777" w:rsidR="001B5D2C" w:rsidRPr="006D47B4" w:rsidRDefault="001B5D2C" w:rsidP="004E133E">
      <w:pPr>
        <w:pStyle w:val="ListParagraph"/>
        <w:numPr>
          <w:ilvl w:val="0"/>
          <w:numId w:val="12"/>
        </w:numPr>
        <w:contextualSpacing w:val="0"/>
        <w:rPr>
          <w:i/>
        </w:rPr>
      </w:pPr>
      <w:r>
        <w:t xml:space="preserve">“Fred Smith” is not </w:t>
      </w:r>
      <w:r w:rsidRPr="00DE1155">
        <w:t>actionable data</w:t>
      </w:r>
      <w:r>
        <w:t>. There may be one or more Fred Smiths</w:t>
      </w:r>
      <w:r w:rsidR="00B05ED0">
        <w:t xml:space="preserve"> or even</w:t>
      </w:r>
      <w:r>
        <w:t xml:space="preserve"> </w:t>
      </w:r>
      <w:r w:rsidR="00B05ED0">
        <w:t>“Frederick Smith</w:t>
      </w:r>
      <w:r w:rsidR="00E54245">
        <w:t>s.</w:t>
      </w:r>
      <w:r w:rsidR="00B05ED0">
        <w:t>” The customer number</w:t>
      </w:r>
      <w:r>
        <w:t xml:space="preserve"> 45693 is actionable – and this is KTM’s job – make people’s work easier and help t</w:t>
      </w:r>
      <w:r w:rsidR="00B05ED0">
        <w:t>hem find what they need to know to do a job.</w:t>
      </w:r>
    </w:p>
    <w:p w14:paraId="3FB556EC" w14:textId="77777777" w:rsidR="00A54744" w:rsidRDefault="00A54744" w:rsidP="00DE1155">
      <w:pPr>
        <w:spacing w:after="240"/>
      </w:pPr>
      <w:r>
        <w:t>You</w:t>
      </w:r>
      <w:r w:rsidR="00E54245">
        <w:t>r</w:t>
      </w:r>
      <w:r>
        <w:t xml:space="preserve"> job with KTM is to make it easier for </w:t>
      </w:r>
      <w:r w:rsidR="006D47B4">
        <w:t>Person B to understand and act on Person A’s</w:t>
      </w:r>
      <w:r w:rsidR="00B05ED0">
        <w:t xml:space="preserve"> information</w:t>
      </w:r>
      <w:r>
        <w:t xml:space="preserve">. Don’t think about your job as locators, databases, formatters or OCR – think of it always about </w:t>
      </w:r>
      <w:r w:rsidR="00503DBC">
        <w:t xml:space="preserve">decrypting and transforming </w:t>
      </w:r>
      <w:r>
        <w:t>a message.</w:t>
      </w:r>
    </w:p>
    <w:p w14:paraId="2AD4682A" w14:textId="77777777" w:rsidR="002D3CDE" w:rsidRDefault="003C1600" w:rsidP="00DE1155">
      <w:pPr>
        <w:pStyle w:val="Heading2"/>
        <w:pageBreakBefore/>
        <w:rPr>
          <w:b w:val="0"/>
        </w:rPr>
      </w:pPr>
      <w:bookmarkStart w:id="50" w:name="_Toc382141756"/>
      <w:bookmarkStart w:id="51" w:name="_Toc382142074"/>
      <w:bookmarkStart w:id="52" w:name="_Toc382990218"/>
      <w:bookmarkStart w:id="53" w:name="_Toc386812504"/>
      <w:r>
        <w:lastRenderedPageBreak/>
        <w:t xml:space="preserve">KTM is </w:t>
      </w:r>
      <w:r w:rsidR="001B5D2C">
        <w:t>not like any software you know.</w:t>
      </w:r>
      <w:bookmarkEnd w:id="50"/>
      <w:bookmarkEnd w:id="51"/>
      <w:bookmarkEnd w:id="52"/>
      <w:bookmarkEnd w:id="53"/>
    </w:p>
    <w:p w14:paraId="31ACD13A" w14:textId="77777777" w:rsidR="0078139D" w:rsidRDefault="0078139D" w:rsidP="0078139D">
      <w:r>
        <w:t xml:space="preserve">Most software is </w:t>
      </w:r>
      <w:r w:rsidRPr="00466F90">
        <w:t>deterministic</w:t>
      </w:r>
      <w:r>
        <w:t xml:space="preserve"> – certain input produces certain output 100% of the time.</w:t>
      </w:r>
      <w:r w:rsidR="001B5D2C">
        <w:t xml:space="preserve"> SQL, Web, </w:t>
      </w:r>
      <w:r w:rsidR="00503DBC">
        <w:t>JavaScript</w:t>
      </w:r>
      <w:r w:rsidR="001B5D2C">
        <w:t>, DMS, ERP are all examples of deterministic software.</w:t>
      </w:r>
    </w:p>
    <w:p w14:paraId="4DE359DD" w14:textId="77777777" w:rsidR="001B5D2C" w:rsidRDefault="0078139D" w:rsidP="0078139D">
      <w:r>
        <w:t xml:space="preserve">KTM is </w:t>
      </w:r>
      <w:r w:rsidR="001B5D2C" w:rsidRPr="00DE1155">
        <w:t>no</w:t>
      </w:r>
      <w:r w:rsidR="008E0C1B" w:rsidRPr="00DE1155">
        <w:t>n</w:t>
      </w:r>
      <w:r w:rsidR="008E0C1B">
        <w:rPr>
          <w:lang w:val="en-GB"/>
        </w:rPr>
        <w:t>-</w:t>
      </w:r>
      <w:r w:rsidR="001B5D2C" w:rsidRPr="00DE1155">
        <w:t>deterministic</w:t>
      </w:r>
      <w:r w:rsidR="001B5D2C">
        <w:rPr>
          <w:b/>
        </w:rPr>
        <w:t xml:space="preserve"> </w:t>
      </w:r>
      <w:r>
        <w:t xml:space="preserve">software - </w:t>
      </w:r>
      <w:r w:rsidR="00503DBC">
        <w:t xml:space="preserve">you </w:t>
      </w:r>
      <w:r>
        <w:t>cannot be 100% sure which results will be produced.</w:t>
      </w:r>
    </w:p>
    <w:p w14:paraId="25FB4B2E" w14:textId="77777777" w:rsidR="002A72CE" w:rsidRDefault="002A72CE" w:rsidP="0078139D">
      <w:r w:rsidRPr="00DE1155">
        <w:t xml:space="preserve">Probabilistic </w:t>
      </w:r>
      <w:r w:rsidR="00A74459">
        <w:t>learning</w:t>
      </w:r>
      <w:r w:rsidRPr="00DE1155">
        <w:t xml:space="preserve"> software</w:t>
      </w:r>
      <w:r>
        <w:t xml:space="preserve"> is </w:t>
      </w:r>
      <w:r w:rsidR="000F137D">
        <w:t>critical</w:t>
      </w:r>
      <w:r>
        <w:t xml:space="preserve"> to the success of </w:t>
      </w:r>
      <w:r w:rsidR="000F137D">
        <w:t xml:space="preserve">software used in </w:t>
      </w:r>
      <w:r>
        <w:t>speech recognition, machine translation, robotics, genetics, astronomy,</w:t>
      </w:r>
      <w:r w:rsidR="000F137D">
        <w:t xml:space="preserve"> weather, earthquakes and many other areas. It is increasingly being used in business software – “Big Data</w:t>
      </w:r>
      <w:r w:rsidR="00E54245">
        <w:t>,</w:t>
      </w:r>
      <w:r w:rsidR="000F137D">
        <w:t>” “Business Analytics”.</w:t>
      </w:r>
    </w:p>
    <w:p w14:paraId="347FD9A9" w14:textId="77777777" w:rsidR="00CD2489" w:rsidRDefault="00FA25DA" w:rsidP="0078139D">
      <w:r>
        <w:t>In later chapters we will look at how to build your KTM project non-deterministically.</w:t>
      </w:r>
    </w:p>
    <w:p w14:paraId="27CDF9D8" w14:textId="77777777" w:rsidR="00DA2B4D" w:rsidRDefault="00DA2B4D" w:rsidP="00DA2B4D">
      <w:pPr>
        <w:pStyle w:val="Heading4"/>
      </w:pPr>
      <w:r>
        <w:t>Definition of Deterministic</w:t>
      </w:r>
      <w:r w:rsidR="00186428">
        <w:fldChar w:fldCharType="begin"/>
      </w:r>
      <w:r w:rsidR="00186428">
        <w:instrText xml:space="preserve"> XE "</w:instrText>
      </w:r>
      <w:r w:rsidR="00186428" w:rsidRPr="000B67DC">
        <w:rPr>
          <w:lang w:val="en-GB"/>
        </w:rPr>
        <w:instrText>Deterministic Software</w:instrText>
      </w:r>
      <w:r w:rsidR="00186428" w:rsidRPr="000B67DC">
        <w:instrText>:</w:instrText>
      </w:r>
      <w:r w:rsidR="00186428" w:rsidRPr="000B67DC">
        <w:rPr>
          <w:lang w:val="en-GB"/>
        </w:rPr>
        <w:instrText>Definition</w:instrText>
      </w:r>
      <w:r w:rsidR="00186428">
        <w:instrText xml:space="preserve">" </w:instrText>
      </w:r>
      <w:r w:rsidR="00186428">
        <w:fldChar w:fldCharType="end"/>
      </w:r>
      <w:r>
        <w:t xml:space="preserve"> and Probabilistic </w:t>
      </w:r>
      <w:r w:rsidR="00186428">
        <w:fldChar w:fldCharType="begin"/>
      </w:r>
      <w:r w:rsidR="00186428">
        <w:instrText xml:space="preserve"> XE "</w:instrText>
      </w:r>
      <w:r w:rsidR="00186428" w:rsidRPr="00FE531C">
        <w:rPr>
          <w:lang w:val="en-GB"/>
        </w:rPr>
        <w:instrText>Learning Software</w:instrText>
      </w:r>
      <w:r w:rsidR="00186428" w:rsidRPr="00FE531C">
        <w:instrText>:</w:instrText>
      </w:r>
      <w:r w:rsidR="00186428" w:rsidRPr="00FE531C">
        <w:rPr>
          <w:lang w:val="en-GB"/>
        </w:rPr>
        <w:instrText>Definition</w:instrText>
      </w:r>
      <w:r w:rsidR="00186428">
        <w:instrText xml:space="preserve">" </w:instrText>
      </w:r>
      <w:r w:rsidR="00186428">
        <w:fldChar w:fldCharType="end"/>
      </w:r>
      <w:r>
        <w:t>Software</w:t>
      </w:r>
    </w:p>
    <w:tbl>
      <w:tblPr>
        <w:tblStyle w:val="MediumShading1-Accent1"/>
        <w:tblW w:w="0" w:type="auto"/>
        <w:tblLook w:val="04A0" w:firstRow="1" w:lastRow="0" w:firstColumn="1" w:lastColumn="0" w:noHBand="0" w:noVBand="1"/>
      </w:tblPr>
      <w:tblGrid>
        <w:gridCol w:w="5353"/>
        <w:gridCol w:w="5951"/>
      </w:tblGrid>
      <w:tr w:rsidR="005A2BCE" w14:paraId="45031010" w14:textId="77777777" w:rsidTr="00466F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23F697F5" w14:textId="77777777" w:rsidR="00CD2489" w:rsidRDefault="00CD2489" w:rsidP="0078139D">
            <w:r>
              <w:t>Deterministic Software</w:t>
            </w:r>
          </w:p>
        </w:tc>
        <w:tc>
          <w:tcPr>
            <w:tcW w:w="5951" w:type="dxa"/>
          </w:tcPr>
          <w:p w14:paraId="4630463B" w14:textId="77777777" w:rsidR="00CD2489" w:rsidRDefault="00DA2B4D" w:rsidP="0078139D">
            <w:pPr>
              <w:cnfStyle w:val="100000000000" w:firstRow="1" w:lastRow="0" w:firstColumn="0" w:lastColumn="0" w:oddVBand="0" w:evenVBand="0" w:oddHBand="0" w:evenHBand="0" w:firstRowFirstColumn="0" w:firstRowLastColumn="0" w:lastRowFirstColumn="0" w:lastRowLastColumn="0"/>
            </w:pPr>
            <w:r>
              <w:t>Learning</w:t>
            </w:r>
            <w:r w:rsidR="00CD2489">
              <w:t xml:space="preserve"> Software</w:t>
            </w:r>
          </w:p>
        </w:tc>
      </w:tr>
      <w:tr w:rsidR="00DA2B4D" w14:paraId="10D9EECF" w14:textId="77777777" w:rsidTr="00176B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218C0C5B" w14:textId="77777777" w:rsidR="00DA2B4D" w:rsidRPr="00DA2B4D" w:rsidRDefault="00DA2B4D" w:rsidP="00DA2B4D">
            <w:pPr>
              <w:rPr>
                <w:b w:val="0"/>
              </w:rPr>
            </w:pPr>
            <w:r w:rsidRPr="00DA2B4D">
              <w:t>Definition</w:t>
            </w:r>
            <w:r>
              <w:t>.</w:t>
            </w:r>
            <w:r>
              <w:rPr>
                <w:b w:val="0"/>
              </w:rPr>
              <w:t xml:space="preserve"> Software that produces </w:t>
            </w:r>
            <w:r w:rsidR="00A74459">
              <w:rPr>
                <w:b w:val="0"/>
              </w:rPr>
              <w:t xml:space="preserve">predictable </w:t>
            </w:r>
            <w:r>
              <w:rPr>
                <w:b w:val="0"/>
              </w:rPr>
              <w:t>results using rules and logic.</w:t>
            </w:r>
          </w:p>
        </w:tc>
        <w:tc>
          <w:tcPr>
            <w:tcW w:w="5951" w:type="dxa"/>
          </w:tcPr>
          <w:p w14:paraId="14C2D108" w14:textId="77777777" w:rsidR="00DA2B4D" w:rsidRPr="00DA2B4D" w:rsidRDefault="00DA2B4D" w:rsidP="00DA0D8B">
            <w:pPr>
              <w:cnfStyle w:val="000000100000" w:firstRow="0" w:lastRow="0" w:firstColumn="0" w:lastColumn="0" w:oddVBand="0" w:evenVBand="0" w:oddHBand="1" w:evenHBand="0" w:firstRowFirstColumn="0" w:firstRowLastColumn="0" w:lastRowFirstColumn="0" w:lastRowLastColumn="0"/>
            </w:pPr>
            <w:r>
              <w:rPr>
                <w:b/>
              </w:rPr>
              <w:t>Definition</w:t>
            </w:r>
            <w:r>
              <w:t xml:space="preserve">. Software that produces </w:t>
            </w:r>
            <w:r w:rsidR="00A74459">
              <w:t xml:space="preserve">probabilistic </w:t>
            </w:r>
            <w:r>
              <w:t xml:space="preserve">results using </w:t>
            </w:r>
            <w:r w:rsidR="00DA0D8B">
              <w:t xml:space="preserve">training </w:t>
            </w:r>
            <w:r>
              <w:t>data</w:t>
            </w:r>
            <w:r w:rsidR="00A74459">
              <w:t>.</w:t>
            </w:r>
          </w:p>
        </w:tc>
      </w:tr>
      <w:tr w:rsidR="005A2BCE" w14:paraId="607396BA" w14:textId="77777777" w:rsidTr="00466F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13AB38F1" w14:textId="77777777" w:rsidR="00CD2489" w:rsidRPr="000F740D" w:rsidRDefault="00CD2489" w:rsidP="0078139D">
            <w:pPr>
              <w:rPr>
                <w:b w:val="0"/>
              </w:rPr>
            </w:pPr>
            <w:r w:rsidRPr="000F740D">
              <w:rPr>
                <w:b w:val="0"/>
              </w:rPr>
              <w:t>SQL, HTML, javascript, DMS, ERP, Yahoo. Most software until 2010</w:t>
            </w:r>
          </w:p>
        </w:tc>
        <w:tc>
          <w:tcPr>
            <w:tcW w:w="5951" w:type="dxa"/>
          </w:tcPr>
          <w:p w14:paraId="2AB442CE" w14:textId="77777777" w:rsidR="00CD2489" w:rsidRDefault="002A72CE" w:rsidP="007A0555">
            <w:pPr>
              <w:cnfStyle w:val="000000010000" w:firstRow="0" w:lastRow="0" w:firstColumn="0" w:lastColumn="0" w:oddVBand="0" w:evenVBand="0" w:oddHBand="0" w:evenHBand="1" w:firstRowFirstColumn="0" w:firstRowLastColumn="0" w:lastRowFirstColumn="0" w:lastRowLastColumn="0"/>
            </w:pPr>
            <w:r>
              <w:t xml:space="preserve">OCR, </w:t>
            </w:r>
            <w:r w:rsidR="00FB0646">
              <w:t xml:space="preserve">Speech Recognition, Diagnostic Systems, </w:t>
            </w:r>
            <w:r w:rsidR="00CD2489">
              <w:t>VRS,</w:t>
            </w:r>
            <w:r>
              <w:t xml:space="preserve"> KTM,</w:t>
            </w:r>
            <w:r w:rsidR="00CD2489">
              <w:t xml:space="preserve"> Google Search/Translate</w:t>
            </w:r>
            <w:r w:rsidR="000F740D">
              <w:t>/Car</w:t>
            </w:r>
            <w:r w:rsidR="007A0555">
              <w:t xml:space="preserve">, Analytics, Big Data, Genetics, AI, Neural Networks. </w:t>
            </w:r>
            <w:r w:rsidR="00CD2489">
              <w:t>Software after 2010.</w:t>
            </w:r>
          </w:p>
        </w:tc>
      </w:tr>
      <w:tr w:rsidR="00C6771B" w14:paraId="2E6D0559" w14:textId="77777777" w:rsidTr="00466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4D6A38C2" w14:textId="77777777" w:rsidR="00C6771B" w:rsidRPr="00C6771B" w:rsidRDefault="00C6771B" w:rsidP="00C6771B">
            <w:pPr>
              <w:rPr>
                <w:b w:val="0"/>
              </w:rPr>
            </w:pPr>
            <w:r w:rsidRPr="00C6771B">
              <w:rPr>
                <w:b w:val="0"/>
              </w:rPr>
              <w:t>Logical, predictable</w:t>
            </w:r>
            <w:r>
              <w:rPr>
                <w:b w:val="0"/>
              </w:rPr>
              <w:t>, “easy” to fix bugs, programmable, rigid, “slow”</w:t>
            </w:r>
          </w:p>
        </w:tc>
        <w:tc>
          <w:tcPr>
            <w:tcW w:w="5951" w:type="dxa"/>
          </w:tcPr>
          <w:p w14:paraId="7F10467C" w14:textId="77777777" w:rsidR="00C6771B" w:rsidRDefault="00C6771B" w:rsidP="00612DF3">
            <w:pPr>
              <w:cnfStyle w:val="000000100000" w:firstRow="0" w:lastRow="0" w:firstColumn="0" w:lastColumn="0" w:oddVBand="0" w:evenVBand="0" w:oddHBand="1" w:evenHBand="0" w:firstRowFirstColumn="0" w:firstRowLastColumn="0" w:lastRowFirstColumn="0" w:lastRowLastColumn="0"/>
            </w:pPr>
            <w:r>
              <w:t>Learning, big-data, knowledgeable, statistical, probabilistic, flexible, “fast”</w:t>
            </w:r>
          </w:p>
        </w:tc>
      </w:tr>
      <w:tr w:rsidR="00C6771B" w14:paraId="61377B6B" w14:textId="77777777" w:rsidTr="00466F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2772FC61" w14:textId="77777777" w:rsidR="00C6771B" w:rsidRDefault="00C6771B" w:rsidP="00612DF3">
            <w:pPr>
              <w:rPr>
                <w:b w:val="0"/>
              </w:rPr>
            </w:pPr>
            <w:r>
              <w:rPr>
                <w:b w:val="0"/>
              </w:rPr>
              <w:t>Many rules</w:t>
            </w:r>
          </w:p>
        </w:tc>
        <w:tc>
          <w:tcPr>
            <w:tcW w:w="5951" w:type="dxa"/>
          </w:tcPr>
          <w:p w14:paraId="0148CEF0" w14:textId="77777777" w:rsidR="00C6771B" w:rsidRPr="00612DF3" w:rsidRDefault="00C6771B" w:rsidP="00612DF3">
            <w:pPr>
              <w:cnfStyle w:val="000000010000" w:firstRow="0" w:lastRow="0" w:firstColumn="0" w:lastColumn="0" w:oddVBand="0" w:evenVBand="0" w:oddHBand="0" w:evenHBand="1" w:firstRowFirstColumn="0" w:firstRowLastColumn="0" w:lastRowFirstColumn="0" w:lastRowLastColumn="0"/>
            </w:pPr>
            <w:r>
              <w:t>Few or no rules</w:t>
            </w:r>
          </w:p>
        </w:tc>
      </w:tr>
      <w:tr w:rsidR="00C6771B" w14:paraId="37BF6CF1" w14:textId="77777777" w:rsidTr="00466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2886947C" w14:textId="77777777" w:rsidR="00C6771B" w:rsidRDefault="00C6771B" w:rsidP="00612DF3">
            <w:r w:rsidRPr="00C6771B">
              <w:rPr>
                <w:b w:val="0"/>
              </w:rPr>
              <w:t>Tend</w:t>
            </w:r>
            <w:r w:rsidR="00F15606">
              <w:rPr>
                <w:b w:val="0"/>
              </w:rPr>
              <w:t>s</w:t>
            </w:r>
            <w:r w:rsidRPr="00C6771B">
              <w:rPr>
                <w:b w:val="0"/>
              </w:rPr>
              <w:t xml:space="preserve"> to be</w:t>
            </w:r>
            <w:r>
              <w:t xml:space="preserve"> complicated</w:t>
            </w:r>
          </w:p>
        </w:tc>
        <w:tc>
          <w:tcPr>
            <w:tcW w:w="5951" w:type="dxa"/>
          </w:tcPr>
          <w:p w14:paraId="4DFB2B78" w14:textId="77777777" w:rsidR="00C6771B" w:rsidRPr="00C6771B" w:rsidRDefault="00C6771B" w:rsidP="00612DF3">
            <w:pPr>
              <w:cnfStyle w:val="000000100000" w:firstRow="0" w:lastRow="0" w:firstColumn="0" w:lastColumn="0" w:oddVBand="0" w:evenVBand="0" w:oddHBand="1" w:evenHBand="0" w:firstRowFirstColumn="0" w:firstRowLastColumn="0" w:lastRowFirstColumn="0" w:lastRowLastColumn="0"/>
            </w:pPr>
            <w:r>
              <w:t>Tend</w:t>
            </w:r>
            <w:r w:rsidR="00F15606">
              <w:t>s</w:t>
            </w:r>
            <w:r>
              <w:t xml:space="preserve"> to be </w:t>
            </w:r>
            <w:r w:rsidRPr="00C6771B">
              <w:rPr>
                <w:b/>
              </w:rPr>
              <w:t>complex</w:t>
            </w:r>
            <w:r>
              <w:t xml:space="preserve">, and </w:t>
            </w:r>
            <w:r w:rsidR="00CA48F3">
              <w:t xml:space="preserve">can </w:t>
            </w:r>
            <w:r>
              <w:t xml:space="preserve">allow </w:t>
            </w:r>
            <w:r>
              <w:rPr>
                <w:b/>
              </w:rPr>
              <w:t xml:space="preserve">emergence </w:t>
            </w:r>
            <w:r w:rsidRPr="00C6771B">
              <w:t>(</w:t>
            </w:r>
            <w:hyperlink r:id="rId23" w:anchor="Study_of_complexity" w:history="1">
              <w:r w:rsidR="00F15606" w:rsidRPr="002C3A63">
                <w:rPr>
                  <w:rStyle w:val="Hyperlink"/>
                </w:rPr>
                <w:t>http://en.wikipedia.org/wiki/Complexity#Study_of_complexity</w:t>
              </w:r>
            </w:hyperlink>
            <w:r w:rsidR="00F15606">
              <w:t xml:space="preserve"> </w:t>
            </w:r>
            <w:r w:rsidRPr="00C6771B">
              <w:t>)</w:t>
            </w:r>
          </w:p>
        </w:tc>
      </w:tr>
      <w:tr w:rsidR="005A2BCE" w14:paraId="618EE57D" w14:textId="77777777" w:rsidTr="00466F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45C324EE" w14:textId="77777777" w:rsidR="00CD2489" w:rsidRPr="000F740D" w:rsidRDefault="00CD2489" w:rsidP="000F740D">
            <w:pPr>
              <w:rPr>
                <w:i/>
              </w:rPr>
            </w:pPr>
            <w:r w:rsidRPr="00CD2489">
              <w:rPr>
                <w:b w:val="0"/>
              </w:rPr>
              <w:t>Programmable</w:t>
            </w:r>
            <w:r>
              <w:rPr>
                <w:b w:val="0"/>
              </w:rPr>
              <w:t xml:space="preserve"> with rules.</w:t>
            </w:r>
            <w:r w:rsidR="000F740D">
              <w:rPr>
                <w:b w:val="0"/>
              </w:rPr>
              <w:br/>
            </w:r>
            <w:r w:rsidR="000F740D">
              <w:rPr>
                <w:b w:val="0"/>
                <w:i/>
              </w:rPr>
              <w:t>convert human behavior to a set of rigid rules</w:t>
            </w:r>
          </w:p>
        </w:tc>
        <w:tc>
          <w:tcPr>
            <w:tcW w:w="5951" w:type="dxa"/>
          </w:tcPr>
          <w:p w14:paraId="6A6C8DF5" w14:textId="77777777" w:rsidR="00CD2489" w:rsidRPr="000F740D" w:rsidRDefault="00CD2489" w:rsidP="000F740D">
            <w:pPr>
              <w:cnfStyle w:val="000000010000" w:firstRow="0" w:lastRow="0" w:firstColumn="0" w:lastColumn="0" w:oddVBand="0" w:evenVBand="0" w:oddHBand="0" w:evenHBand="1" w:firstRowFirstColumn="0" w:firstRowLastColumn="0" w:lastRowFirstColumn="0" w:lastRowLastColumn="0"/>
              <w:rPr>
                <w:i/>
              </w:rPr>
            </w:pPr>
            <w:r>
              <w:t>Trainable with data</w:t>
            </w:r>
            <w:r w:rsidR="000F740D">
              <w:t>, lots of data.</w:t>
            </w:r>
            <w:r w:rsidR="000F740D">
              <w:br/>
            </w:r>
            <w:r w:rsidR="000F740D">
              <w:rPr>
                <w:i/>
              </w:rPr>
              <w:t>mimic human behavior.</w:t>
            </w:r>
          </w:p>
        </w:tc>
      </w:tr>
      <w:tr w:rsidR="005A2BCE" w14:paraId="09AF87A5" w14:textId="77777777" w:rsidTr="00466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4206E56B" w14:textId="77777777" w:rsidR="000F740D" w:rsidRDefault="000F740D" w:rsidP="00612DF3">
            <w:pPr>
              <w:rPr>
                <w:b w:val="0"/>
              </w:rPr>
            </w:pPr>
            <w:r>
              <w:rPr>
                <w:b w:val="0"/>
              </w:rPr>
              <w:t>High development effort.</w:t>
            </w:r>
          </w:p>
        </w:tc>
        <w:tc>
          <w:tcPr>
            <w:tcW w:w="5951" w:type="dxa"/>
          </w:tcPr>
          <w:p w14:paraId="1D9C2120" w14:textId="77777777" w:rsidR="000F740D" w:rsidRPr="00612DF3" w:rsidRDefault="000F740D" w:rsidP="00612DF3">
            <w:pPr>
              <w:cnfStyle w:val="000000100000" w:firstRow="0" w:lastRow="0" w:firstColumn="0" w:lastColumn="0" w:oddVBand="0" w:evenVBand="0" w:oddHBand="1" w:evenHBand="0" w:firstRowFirstColumn="0" w:firstRowLastColumn="0" w:lastRowFirstColumn="0" w:lastRowLastColumn="0"/>
            </w:pPr>
            <w:r>
              <w:t>Low development effort.</w:t>
            </w:r>
          </w:p>
        </w:tc>
      </w:tr>
      <w:tr w:rsidR="005A2BCE" w14:paraId="1CE53756" w14:textId="77777777" w:rsidTr="00466F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2DF36F34" w14:textId="77777777" w:rsidR="00612DF3" w:rsidRDefault="00612DF3" w:rsidP="00612DF3">
            <w:pPr>
              <w:rPr>
                <w:b w:val="0"/>
              </w:rPr>
            </w:pPr>
            <w:r>
              <w:rPr>
                <w:b w:val="0"/>
              </w:rPr>
              <w:t>You studied this at university before 2010</w:t>
            </w:r>
          </w:p>
        </w:tc>
        <w:tc>
          <w:tcPr>
            <w:tcW w:w="5951" w:type="dxa"/>
          </w:tcPr>
          <w:p w14:paraId="6EFDE273" w14:textId="77777777" w:rsidR="00612DF3" w:rsidRPr="00612DF3" w:rsidRDefault="00612DF3" w:rsidP="00612DF3">
            <w:pPr>
              <w:cnfStyle w:val="000000010000" w:firstRow="0" w:lastRow="0" w:firstColumn="0" w:lastColumn="0" w:oddVBand="0" w:evenVBand="0" w:oddHBand="0" w:evenHBand="1" w:firstRowFirstColumn="0" w:firstRowLastColumn="0" w:lastRowFirstColumn="0" w:lastRowLastColumn="0"/>
            </w:pPr>
            <w:r w:rsidRPr="00612DF3">
              <w:t>You studied this at university after 2010</w:t>
            </w:r>
          </w:p>
        </w:tc>
      </w:tr>
      <w:tr w:rsidR="005A2BCE" w14:paraId="31A8081A" w14:textId="77777777" w:rsidTr="00466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2088A4E7" w14:textId="77777777" w:rsidR="00612DF3" w:rsidRPr="00612DF3" w:rsidRDefault="00612DF3" w:rsidP="0078139D">
            <w:pPr>
              <w:rPr>
                <w:b w:val="0"/>
              </w:rPr>
            </w:pPr>
            <w:r w:rsidRPr="00612DF3">
              <w:rPr>
                <w:b w:val="0"/>
              </w:rPr>
              <w:t>Handles clean input well.</w:t>
            </w:r>
          </w:p>
        </w:tc>
        <w:tc>
          <w:tcPr>
            <w:tcW w:w="5951" w:type="dxa"/>
          </w:tcPr>
          <w:p w14:paraId="352AF069" w14:textId="77777777" w:rsidR="00612DF3" w:rsidRDefault="00612DF3" w:rsidP="00612DF3">
            <w:pPr>
              <w:cnfStyle w:val="000000100000" w:firstRow="0" w:lastRow="0" w:firstColumn="0" w:lastColumn="0" w:oddVBand="0" w:evenVBand="0" w:oddHBand="1" w:evenHBand="0" w:firstRowFirstColumn="0" w:firstRowLastColumn="0" w:lastRowFirstColumn="0" w:lastRowLastColumn="0"/>
            </w:pPr>
            <w:r>
              <w:t>Handles messy input well (</w:t>
            </w:r>
            <w:r w:rsidR="00E54245">
              <w:t>such as</w:t>
            </w:r>
            <w:r>
              <w:t xml:space="preserve"> OCR, written language)</w:t>
            </w:r>
          </w:p>
          <w:p w14:paraId="4B55B25A" w14:textId="77777777" w:rsidR="000F740D" w:rsidRPr="00612DF3" w:rsidRDefault="000F740D" w:rsidP="00612DF3">
            <w:pPr>
              <w:cnfStyle w:val="000000100000" w:firstRow="0" w:lastRow="0" w:firstColumn="0" w:lastColumn="0" w:oddVBand="0" w:evenVBand="0" w:oddHBand="1" w:evenHBand="0" w:firstRowFirstColumn="0" w:firstRowLastColumn="0" w:lastRowFirstColumn="0" w:lastRowLastColumn="0"/>
            </w:pPr>
            <w:r>
              <w:t>Always performs better than deterministic software on messy data.</w:t>
            </w:r>
          </w:p>
        </w:tc>
      </w:tr>
      <w:tr w:rsidR="005A2BCE" w14:paraId="38E6EAC2" w14:textId="77777777" w:rsidTr="00466F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164BAC62" w14:textId="77777777" w:rsidR="000F137D" w:rsidRPr="00CD2489" w:rsidRDefault="000F137D" w:rsidP="000F137D">
            <w:pPr>
              <w:rPr>
                <w:b w:val="0"/>
              </w:rPr>
            </w:pPr>
            <w:r>
              <w:rPr>
                <w:b w:val="0"/>
              </w:rPr>
              <w:t>Developers need to improve it. Cannot learn.</w:t>
            </w:r>
          </w:p>
        </w:tc>
        <w:tc>
          <w:tcPr>
            <w:tcW w:w="5951" w:type="dxa"/>
          </w:tcPr>
          <w:p w14:paraId="7020E465" w14:textId="77777777" w:rsidR="00CD2489" w:rsidRPr="00CD2489" w:rsidRDefault="000F137D" w:rsidP="000E09F2">
            <w:pPr>
              <w:cnfStyle w:val="000000010000" w:firstRow="0" w:lastRow="0" w:firstColumn="0" w:lastColumn="0" w:oddVBand="0" w:evenVBand="0" w:oddHBand="0" w:evenHBand="1" w:firstRowFirstColumn="0" w:firstRowLastColumn="0" w:lastRowFirstColumn="0" w:lastRowLastColumn="0"/>
            </w:pPr>
            <w:r>
              <w:t xml:space="preserve">Can improve itself </w:t>
            </w:r>
            <w:r w:rsidR="00C76162">
              <w:t xml:space="preserve">with user </w:t>
            </w:r>
            <w:r>
              <w:t>feedback.</w:t>
            </w:r>
          </w:p>
        </w:tc>
      </w:tr>
      <w:tr w:rsidR="005A2BCE" w14:paraId="764D9F1D" w14:textId="77777777" w:rsidTr="00466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0DC8D5E4" w14:textId="77777777" w:rsidR="005A2BCE" w:rsidRPr="005A2BCE" w:rsidRDefault="000F137D" w:rsidP="005A2BCE">
            <w:pPr>
              <w:rPr>
                <w:color w:val="0000FF"/>
                <w:u w:val="single"/>
              </w:rPr>
            </w:pPr>
            <w:r w:rsidRPr="00CD2489">
              <w:rPr>
                <w:b w:val="0"/>
              </w:rPr>
              <w:t>Cannot</w:t>
            </w:r>
            <w:r>
              <w:rPr>
                <w:b w:val="0"/>
              </w:rPr>
              <w:t xml:space="preserve"> cover all scenarios. Will eventually fail.</w:t>
            </w:r>
            <w:r w:rsidR="005A2BCE">
              <w:rPr>
                <w:b w:val="0"/>
              </w:rPr>
              <w:br/>
            </w:r>
            <w:hyperlink r:id="rId24" w:history="1">
              <w:r w:rsidRPr="0078139D">
                <w:rPr>
                  <w:rStyle w:val="Hyperlink"/>
                </w:rPr>
                <w:t>Gödel’s Incompleteness Theorem</w:t>
              </w:r>
            </w:hyperlink>
            <w:r w:rsidR="005A2BCE">
              <w:rPr>
                <w:rStyle w:val="Hyperlink"/>
              </w:rPr>
              <w:br/>
            </w:r>
            <w:r w:rsidR="005A2BCE" w:rsidRPr="005A2BCE">
              <w:rPr>
                <w:b w:val="0"/>
                <w:i/>
              </w:rPr>
              <w:t>“A rules-based system cannot demonstrate its own consistency”</w:t>
            </w:r>
          </w:p>
        </w:tc>
        <w:tc>
          <w:tcPr>
            <w:tcW w:w="5951" w:type="dxa"/>
          </w:tcPr>
          <w:p w14:paraId="6CC25541" w14:textId="77777777" w:rsidR="000F137D" w:rsidRDefault="000F137D" w:rsidP="000F137D">
            <w:pPr>
              <w:cnfStyle w:val="000000100000" w:firstRow="0" w:lastRow="0" w:firstColumn="0" w:lastColumn="0" w:oddVBand="0" w:evenVBand="0" w:oddHBand="1" w:evenHBand="0" w:firstRowFirstColumn="0" w:firstRowLastColumn="0" w:lastRowFirstColumn="0" w:lastRowLastColumn="0"/>
            </w:pPr>
            <w:r>
              <w:t>Not trying to be perfect. Trying to be useful.</w:t>
            </w:r>
            <w:r w:rsidR="00F121C5">
              <w:t xml:space="preserve"> Like a human.</w:t>
            </w:r>
          </w:p>
        </w:tc>
      </w:tr>
      <w:tr w:rsidR="005A2BCE" w14:paraId="77822840" w14:textId="77777777" w:rsidTr="00466F9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1ADE0928" w14:textId="77777777" w:rsidR="00CD2489" w:rsidRPr="00CD2489" w:rsidRDefault="00612DF3" w:rsidP="000F137D">
            <w:r>
              <w:rPr>
                <w:b w:val="0"/>
              </w:rPr>
              <w:t>Focus on perfection, no compromise.</w:t>
            </w:r>
            <w:r>
              <w:rPr>
                <w:b w:val="0"/>
              </w:rPr>
              <w:br/>
            </w:r>
          </w:p>
        </w:tc>
        <w:tc>
          <w:tcPr>
            <w:tcW w:w="5951" w:type="dxa"/>
          </w:tcPr>
          <w:p w14:paraId="5312137B" w14:textId="77777777" w:rsidR="00CD2489" w:rsidRPr="00CD2489" w:rsidRDefault="000F137D" w:rsidP="000F137D">
            <w:pPr>
              <w:cnfStyle w:val="000000010000" w:firstRow="0" w:lastRow="0" w:firstColumn="0" w:lastColumn="0" w:oddVBand="0" w:evenVBand="0" w:oddHBand="0" w:evenHBand="1" w:firstRowFirstColumn="0" w:firstRowLastColumn="0" w:lastRowFirstColumn="0" w:lastRowLastColumn="0"/>
            </w:pPr>
            <w:r>
              <w:lastRenderedPageBreak/>
              <w:t xml:space="preserve">Focus </w:t>
            </w:r>
            <w:r w:rsidR="00CE0AC5">
              <w:t>on productivity and compromise.</w:t>
            </w:r>
            <w:r w:rsidR="00CE0AC5">
              <w:br/>
            </w:r>
            <w:r w:rsidRPr="00CD2489">
              <w:rPr>
                <w:i/>
              </w:rPr>
              <w:t xml:space="preserve">Google Search is not a failure if what you are looking for is </w:t>
            </w:r>
            <w:r w:rsidRPr="00CD2489">
              <w:rPr>
                <w:i/>
              </w:rPr>
              <w:lastRenderedPageBreak/>
              <w:t>occasionally on page two of the search results</w:t>
            </w:r>
          </w:p>
        </w:tc>
      </w:tr>
      <w:tr w:rsidR="005A2BCE" w14:paraId="1463556C" w14:textId="77777777" w:rsidTr="00466F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53" w:type="dxa"/>
          </w:tcPr>
          <w:p w14:paraId="574F25E5" w14:textId="77777777" w:rsidR="00CD2489" w:rsidRPr="00CD2489" w:rsidRDefault="000F137D" w:rsidP="0078139D">
            <w:pPr>
              <w:rPr>
                <w:b w:val="0"/>
              </w:rPr>
            </w:pPr>
            <w:r>
              <w:rPr>
                <w:b w:val="0"/>
              </w:rPr>
              <w:lastRenderedPageBreak/>
              <w:t>Acceptance criteria are based on perfect technical performance</w:t>
            </w:r>
          </w:p>
        </w:tc>
        <w:tc>
          <w:tcPr>
            <w:tcW w:w="5951" w:type="dxa"/>
          </w:tcPr>
          <w:p w14:paraId="126DABC5" w14:textId="77777777" w:rsidR="00CD2489" w:rsidRPr="00CD2489" w:rsidRDefault="000F137D" w:rsidP="0078139D">
            <w:pPr>
              <w:cnfStyle w:val="000000100000" w:firstRow="0" w:lastRow="0" w:firstColumn="0" w:lastColumn="0" w:oddVBand="0" w:evenVBand="0" w:oddHBand="1" w:evenHBand="0" w:firstRowFirstColumn="0" w:firstRowLastColumn="0" w:lastRowFirstColumn="0" w:lastRowLastColumn="0"/>
            </w:pPr>
            <w:r>
              <w:t>Acceptance criteria are based on usefulness and productivity</w:t>
            </w:r>
          </w:p>
        </w:tc>
      </w:tr>
    </w:tbl>
    <w:p w14:paraId="41D0D432" w14:textId="77777777" w:rsidR="001971DC" w:rsidRDefault="00D429F9" w:rsidP="0078139D">
      <w:r w:rsidRPr="00DE1155">
        <w:t>Software</w:t>
      </w:r>
      <w:r>
        <w:t xml:space="preserve"> for language translation, speech recognition, Search, Natural Language Processing progressively abandoned deterministic approaches in the 1980s and 1990s for training data-based approach.</w:t>
      </w:r>
    </w:p>
    <w:p w14:paraId="03695257" w14:textId="77777777" w:rsidR="00D429F9" w:rsidRDefault="00D429F9" w:rsidP="0078139D">
      <w:r>
        <w:t>The advantages for you</w:t>
      </w:r>
      <w:r w:rsidR="00C13AB0">
        <w:t xml:space="preserve"> with your KTM project</w:t>
      </w:r>
    </w:p>
    <w:p w14:paraId="7A8894B7" w14:textId="77777777" w:rsidR="00D429F9" w:rsidRDefault="00D429F9" w:rsidP="00390B2B">
      <w:pPr>
        <w:pStyle w:val="ListParagraph"/>
        <w:numPr>
          <w:ilvl w:val="0"/>
          <w:numId w:val="1"/>
        </w:numPr>
      </w:pPr>
      <w:r>
        <w:t xml:space="preserve">You don’t need to spend time configuring lots of rules </w:t>
      </w:r>
      <w:r w:rsidR="005E4301">
        <w:t xml:space="preserve">and locators </w:t>
      </w:r>
      <w:r>
        <w:t>in KTM</w:t>
      </w:r>
      <w:r w:rsidR="00A76224">
        <w:t>.</w:t>
      </w:r>
    </w:p>
    <w:p w14:paraId="64BE2AC3" w14:textId="77777777" w:rsidR="00CA48F3" w:rsidRDefault="00CA48F3" w:rsidP="00390B2B">
      <w:pPr>
        <w:pStyle w:val="ListParagraph"/>
        <w:numPr>
          <w:ilvl w:val="0"/>
          <w:numId w:val="1"/>
        </w:numPr>
      </w:pPr>
      <w:r>
        <w:t xml:space="preserve">Your </w:t>
      </w:r>
      <w:r w:rsidR="000C2328">
        <w:t>user</w:t>
      </w:r>
      <w:r>
        <w:t>s can be more involved in building your project – you can share the burden.</w:t>
      </w:r>
    </w:p>
    <w:p w14:paraId="6E7B6576" w14:textId="77777777" w:rsidR="00D429F9" w:rsidRDefault="00D429F9" w:rsidP="00390B2B">
      <w:pPr>
        <w:pStyle w:val="ListParagraph"/>
        <w:numPr>
          <w:ilvl w:val="0"/>
          <w:numId w:val="1"/>
        </w:numPr>
      </w:pPr>
      <w:r>
        <w:t xml:space="preserve">If you use the learning systems and data from your </w:t>
      </w:r>
      <w:r w:rsidR="000C2328">
        <w:t>user</w:t>
      </w:r>
      <w:r>
        <w:t>s</w:t>
      </w:r>
      <w:r w:rsidR="0018151A">
        <w:t>,</w:t>
      </w:r>
      <w:r>
        <w:t xml:space="preserve"> you can build high quality, accurate, </w:t>
      </w:r>
      <w:r w:rsidR="00A76224">
        <w:t xml:space="preserve">transparent, </w:t>
      </w:r>
      <w:r>
        <w:t>fast and manageable projects</w:t>
      </w:r>
      <w:r w:rsidR="00A76224">
        <w:t>.</w:t>
      </w:r>
    </w:p>
    <w:p w14:paraId="0EF04BEB" w14:textId="77777777" w:rsidR="00D429F9" w:rsidRDefault="00D429F9" w:rsidP="00D429F9">
      <w:r>
        <w:t>The following sections will teach you how to use probabilistic techniques for project success.</w:t>
      </w:r>
    </w:p>
    <w:p w14:paraId="339D2727" w14:textId="77777777" w:rsidR="002D3CDE" w:rsidRDefault="00BC6C26" w:rsidP="00D05671">
      <w:pPr>
        <w:pStyle w:val="Heading1"/>
      </w:pPr>
      <w:bookmarkStart w:id="54" w:name="_Toc382141757"/>
      <w:bookmarkStart w:id="55" w:name="_Toc382142075"/>
      <w:bookmarkStart w:id="56" w:name="_Toc382990219"/>
      <w:bookmarkStart w:id="57" w:name="_Toc386812505"/>
      <w:r>
        <w:t>Business Analysis</w:t>
      </w:r>
      <w:bookmarkEnd w:id="54"/>
      <w:bookmarkEnd w:id="55"/>
      <w:bookmarkEnd w:id="56"/>
      <w:bookmarkEnd w:id="57"/>
      <w:r w:rsidR="00DA0D8B">
        <w:fldChar w:fldCharType="begin"/>
      </w:r>
      <w:r w:rsidR="00DA0D8B">
        <w:instrText xml:space="preserve"> XE "</w:instrText>
      </w:r>
      <w:r w:rsidR="00DA0D8B" w:rsidRPr="00AF034E">
        <w:rPr>
          <w:lang w:val="en-GB"/>
        </w:rPr>
        <w:instrText>Customer Analysis</w:instrText>
      </w:r>
      <w:r w:rsidR="00DA0D8B">
        <w:instrText xml:space="preserve">" </w:instrText>
      </w:r>
      <w:r w:rsidR="00DA0D8B">
        <w:fldChar w:fldCharType="end"/>
      </w:r>
    </w:p>
    <w:p w14:paraId="2EF3C029" w14:textId="77777777" w:rsidR="00BC6C26" w:rsidRDefault="00BC6C26" w:rsidP="00BC6C26">
      <w:r>
        <w:t xml:space="preserve">Here we will go through the </w:t>
      </w:r>
      <w:r w:rsidR="0018151A">
        <w:t>six</w:t>
      </w:r>
      <w:r>
        <w:t xml:space="preserve"> steps required to completely understand a customer’s requirements and collect everything </w:t>
      </w:r>
      <w:r w:rsidR="00900BBC">
        <w:t>you</w:t>
      </w:r>
      <w:r>
        <w:t xml:space="preserve"> need to build a KTM project</w:t>
      </w:r>
      <w:r w:rsidR="0018151A">
        <w:t>.</w:t>
      </w:r>
    </w:p>
    <w:p w14:paraId="581FB930" w14:textId="77777777" w:rsidR="00BC6C26" w:rsidRDefault="00BC6C26" w:rsidP="004E133E">
      <w:pPr>
        <w:pStyle w:val="ListParagraph"/>
        <w:numPr>
          <w:ilvl w:val="0"/>
          <w:numId w:val="13"/>
        </w:numPr>
      </w:pPr>
      <w:r w:rsidRPr="007A1865">
        <w:rPr>
          <w:b/>
        </w:rPr>
        <w:t xml:space="preserve">Customer </w:t>
      </w:r>
      <w:r w:rsidR="00DB6D88">
        <w:rPr>
          <w:b/>
        </w:rPr>
        <w:t xml:space="preserve">Research </w:t>
      </w:r>
      <w:r w:rsidRPr="007A1865">
        <w:rPr>
          <w:b/>
        </w:rPr>
        <w:t>Qualification</w:t>
      </w:r>
      <w:r>
        <w:t xml:space="preserve"> </w:t>
      </w:r>
      <w:r w:rsidR="0018151A">
        <w:rPr>
          <w:rFonts w:cs="Arial"/>
        </w:rPr>
        <w:t>‒</w:t>
      </w:r>
      <w:r>
        <w:t xml:space="preserve"> understand your customer completely</w:t>
      </w:r>
      <w:r w:rsidR="0018151A">
        <w:t>.</w:t>
      </w:r>
    </w:p>
    <w:p w14:paraId="54104D8A" w14:textId="77777777" w:rsidR="00DB6D88" w:rsidRDefault="00DB6D88" w:rsidP="004E133E">
      <w:pPr>
        <w:pStyle w:val="ListParagraph"/>
        <w:numPr>
          <w:ilvl w:val="0"/>
          <w:numId w:val="13"/>
        </w:numPr>
      </w:pPr>
      <w:r>
        <w:rPr>
          <w:b/>
        </w:rPr>
        <w:t xml:space="preserve">Customer Walkthrough </w:t>
      </w:r>
      <w:r w:rsidR="0018151A">
        <w:rPr>
          <w:rFonts w:cs="Arial"/>
        </w:rPr>
        <w:t>‒</w:t>
      </w:r>
      <w:r>
        <w:t xml:space="preserve"> meet the people, understand their processes, </w:t>
      </w:r>
      <w:r w:rsidR="00047BD0">
        <w:t>and analyze</w:t>
      </w:r>
      <w:r>
        <w:t xml:space="preserve"> the “crime scene” of their workplace.</w:t>
      </w:r>
    </w:p>
    <w:p w14:paraId="107B7E94" w14:textId="77777777" w:rsidR="00BC6C26" w:rsidRDefault="00BC6C26" w:rsidP="004E133E">
      <w:pPr>
        <w:pStyle w:val="ListParagraph"/>
        <w:numPr>
          <w:ilvl w:val="0"/>
          <w:numId w:val="13"/>
        </w:numPr>
      </w:pPr>
      <w:r w:rsidRPr="007A1865">
        <w:rPr>
          <w:b/>
        </w:rPr>
        <w:t>Document Analysis</w:t>
      </w:r>
      <w:r>
        <w:t xml:space="preserve"> </w:t>
      </w:r>
      <w:r w:rsidR="0018151A">
        <w:rPr>
          <w:rFonts w:cs="Arial"/>
        </w:rPr>
        <w:t>‒</w:t>
      </w:r>
      <w:r>
        <w:t xml:space="preserve"> help your customer</w:t>
      </w:r>
      <w:r w:rsidR="0018151A">
        <w:t>s</w:t>
      </w:r>
      <w:r>
        <w:t xml:space="preserve"> understand their documents completely</w:t>
      </w:r>
      <w:r w:rsidR="0018151A">
        <w:t>.</w:t>
      </w:r>
    </w:p>
    <w:p w14:paraId="6CB3A644" w14:textId="77777777" w:rsidR="007A1865" w:rsidRPr="00DE1155" w:rsidRDefault="007A1865" w:rsidP="004E133E">
      <w:pPr>
        <w:pStyle w:val="ListParagraph"/>
        <w:numPr>
          <w:ilvl w:val="0"/>
          <w:numId w:val="13"/>
        </w:numPr>
      </w:pPr>
      <w:r w:rsidRPr="007A1865">
        <w:rPr>
          <w:b/>
        </w:rPr>
        <w:t>Representative Document Collection</w:t>
      </w:r>
      <w:r>
        <w:rPr>
          <w:b/>
        </w:rPr>
        <w:t xml:space="preserve"> –</w:t>
      </w:r>
      <w:r>
        <w:t xml:space="preserve"> your customer provides all documents needed for the project.</w:t>
      </w:r>
    </w:p>
    <w:p w14:paraId="42FE68E0" w14:textId="77777777" w:rsidR="00E23B0F" w:rsidRDefault="00E23B0F" w:rsidP="004E133E">
      <w:pPr>
        <w:pStyle w:val="ListParagraph"/>
        <w:numPr>
          <w:ilvl w:val="0"/>
          <w:numId w:val="13"/>
        </w:numPr>
      </w:pPr>
      <w:r w:rsidRPr="007A1865">
        <w:rPr>
          <w:b/>
        </w:rPr>
        <w:t>Data Collection</w:t>
      </w:r>
      <w:r>
        <w:t xml:space="preserve"> </w:t>
      </w:r>
      <w:r w:rsidR="0018151A">
        <w:rPr>
          <w:rFonts w:cs="Arial"/>
        </w:rPr>
        <w:t>‒</w:t>
      </w:r>
      <w:r>
        <w:t xml:space="preserve"> your customer collects all of </w:t>
      </w:r>
      <w:r w:rsidR="0063445F">
        <w:t>the data needed for the project, mostly from databases.</w:t>
      </w:r>
    </w:p>
    <w:p w14:paraId="350A420D" w14:textId="77777777" w:rsidR="00BC6C26" w:rsidRDefault="00BC6C26" w:rsidP="004E133E">
      <w:pPr>
        <w:pStyle w:val="ListParagraph"/>
        <w:numPr>
          <w:ilvl w:val="0"/>
          <w:numId w:val="13"/>
        </w:numPr>
      </w:pPr>
      <w:r w:rsidRPr="007A1865">
        <w:rPr>
          <w:b/>
        </w:rPr>
        <w:t>Field Analysis</w:t>
      </w:r>
      <w:r w:rsidR="007A1865">
        <w:rPr>
          <w:b/>
        </w:rPr>
        <w:t xml:space="preserve"> </w:t>
      </w:r>
      <w:r w:rsidR="0018151A">
        <w:rPr>
          <w:rFonts w:cs="Arial"/>
        </w:rPr>
        <w:t>‒</w:t>
      </w:r>
      <w:r>
        <w:t xml:space="preserve"> understand together with your customer what the KTM project should do</w:t>
      </w:r>
      <w:r w:rsidR="00C45A5D">
        <w:t>.</w:t>
      </w:r>
    </w:p>
    <w:p w14:paraId="6594BD0B" w14:textId="77777777" w:rsidR="00BC6C26" w:rsidRPr="00C45A5D" w:rsidRDefault="0018151A" w:rsidP="00BC6C26">
      <w:r>
        <w:t>Before e</w:t>
      </w:r>
      <w:r w:rsidR="00BC6C26">
        <w:t>very KTM project</w:t>
      </w:r>
      <w:r>
        <w:t>, you</w:t>
      </w:r>
      <w:r w:rsidR="00BC6C26">
        <w:t xml:space="preserve"> should have thoroughly completed </w:t>
      </w:r>
      <w:r w:rsidR="00C45A5D">
        <w:t xml:space="preserve">these </w:t>
      </w:r>
      <w:r w:rsidR="00BC6C26">
        <w:t>steps before starting to build the project.</w:t>
      </w:r>
      <w:r w:rsidR="00C45A5D">
        <w:t xml:space="preserve"> </w:t>
      </w:r>
      <w:r>
        <w:t>That means</w:t>
      </w:r>
      <w:r w:rsidR="00C45A5D">
        <w:t xml:space="preserve"> you </w:t>
      </w:r>
      <w:r w:rsidR="00466F90">
        <w:t>have effectively “</w:t>
      </w:r>
      <w:r w:rsidR="00C45A5D" w:rsidRPr="0018151A">
        <w:t>complet</w:t>
      </w:r>
      <w:r>
        <w:t>e</w:t>
      </w:r>
      <w:r w:rsidR="00466F90">
        <w:t>d”</w:t>
      </w:r>
      <w:r w:rsidR="00C45A5D" w:rsidRPr="00DE1155">
        <w:t xml:space="preserve"> the proof of concept</w:t>
      </w:r>
      <w:r w:rsidR="00CA48F3">
        <w:t xml:space="preserve"> </w:t>
      </w:r>
      <w:r w:rsidR="00466F90">
        <w:t>using paper and Microsoft Excel before you actually start to build the real Proof of Concept in Project Builder.</w:t>
      </w:r>
    </w:p>
    <w:p w14:paraId="16254469" w14:textId="77777777" w:rsidR="00BC6C26" w:rsidRDefault="00BC6C26" w:rsidP="00DE1155">
      <w:pPr>
        <w:spacing w:after="240"/>
      </w:pPr>
      <w:r>
        <w:t xml:space="preserve">If you follow these three steps you will have a project that fits your customers’ requirements, your customer will be happy and engaged in the KTM solution, and you will have a straightforward implementation with excellent productivity from Day </w:t>
      </w:r>
      <w:r w:rsidR="0018151A">
        <w:t>One</w:t>
      </w:r>
      <w:r>
        <w:t>.</w:t>
      </w:r>
    </w:p>
    <w:p w14:paraId="2EBE3BD3" w14:textId="77777777" w:rsidR="00BC6C26" w:rsidRDefault="00BC6C26" w:rsidP="00BC6C26">
      <w:pPr>
        <w:pStyle w:val="Heading2"/>
      </w:pPr>
      <w:bookmarkStart w:id="58" w:name="_Toc382141758"/>
      <w:bookmarkStart w:id="59" w:name="_Toc382142076"/>
      <w:bookmarkStart w:id="60" w:name="_Toc382990220"/>
      <w:bookmarkStart w:id="61" w:name="_Toc386812506"/>
      <w:r>
        <w:t>Customer Qualification</w:t>
      </w:r>
      <w:bookmarkEnd w:id="58"/>
      <w:bookmarkEnd w:id="59"/>
      <w:bookmarkEnd w:id="60"/>
      <w:r w:rsidR="00451F97">
        <w:rPr>
          <w:rStyle w:val="FootnoteReference"/>
        </w:rPr>
        <w:footnoteReference w:id="2"/>
      </w:r>
      <w:bookmarkEnd w:id="61"/>
    </w:p>
    <w:p w14:paraId="5309D2A9" w14:textId="77777777" w:rsidR="00EF1396" w:rsidRDefault="0018151A" w:rsidP="00EF1396">
      <w:r>
        <w:t>This</w:t>
      </w:r>
      <w:r w:rsidR="00EF1396">
        <w:t xml:space="preserve"> chart is a summary of </w:t>
      </w:r>
      <w:r>
        <w:t>more than</w:t>
      </w:r>
      <w:r w:rsidR="00EF1396">
        <w:t xml:space="preserve"> 100 KTM projects throughout the world in 2013</w:t>
      </w:r>
      <w:r>
        <w:t>. U</w:t>
      </w:r>
      <w:r w:rsidR="00EF1396">
        <w:t>se</w:t>
      </w:r>
      <w:r>
        <w:t xml:space="preserve"> it</w:t>
      </w:r>
      <w:r w:rsidR="00EF1396">
        <w:t xml:space="preserve"> to discover the vision, goals</w:t>
      </w:r>
      <w:r>
        <w:t>,</w:t>
      </w:r>
      <w:r w:rsidR="00EF1396">
        <w:t xml:space="preserve"> needs</w:t>
      </w:r>
      <w:r>
        <w:t>,</w:t>
      </w:r>
      <w:r w:rsidR="00EF1396">
        <w:t xml:space="preserve"> and pains of your customer.</w:t>
      </w:r>
      <w:r>
        <w:t xml:space="preserve"> </w:t>
      </w:r>
      <w:r w:rsidR="00EF1396">
        <w:t xml:space="preserve">It also helps you to </w:t>
      </w:r>
      <w:r w:rsidR="00E10F94">
        <w:t>understand your customer, prioritize project goals</w:t>
      </w:r>
      <w:r>
        <w:t>,</w:t>
      </w:r>
      <w:r w:rsidR="00E10F94">
        <w:t xml:space="preserve"> and </w:t>
      </w:r>
      <w:r w:rsidR="00EF1396">
        <w:t>communicate to different stakeholders in your project.</w:t>
      </w:r>
    </w:p>
    <w:p w14:paraId="3AE38266" w14:textId="77777777" w:rsidR="00880FEB" w:rsidRPr="00880FEB" w:rsidRDefault="0018151A" w:rsidP="00296FB7">
      <w:pPr>
        <w:keepNext/>
      </w:pPr>
      <w:r>
        <w:lastRenderedPageBreak/>
        <w:t>D</w:t>
      </w:r>
      <w:r w:rsidR="00880FEB">
        <w:t xml:space="preserve">o this research </w:t>
      </w:r>
      <w:r w:rsidR="00880FEB" w:rsidRPr="00DE1155">
        <w:t>before</w:t>
      </w:r>
      <w:r w:rsidR="00880FEB">
        <w:t xml:space="preserve"> you visit the customer and take it with you to lead your conversation with the customer. Use th</w:t>
      </w:r>
      <w:r>
        <w:t>is</w:t>
      </w:r>
      <w:r w:rsidR="00880FEB">
        <w:t xml:space="preserve"> table as a checklist of topics to talk about with your customer to uncover needs and pains </w:t>
      </w:r>
      <w:r>
        <w:t>you might</w:t>
      </w:r>
      <w:r w:rsidR="00880FEB">
        <w:t xml:space="preserve"> have missed.</w:t>
      </w:r>
    </w:p>
    <w:tbl>
      <w:tblPr>
        <w:tblStyle w:val="MediumShading1-Accent1"/>
        <w:tblW w:w="0" w:type="auto"/>
        <w:tblLook w:val="04A0" w:firstRow="1" w:lastRow="0" w:firstColumn="1" w:lastColumn="0" w:noHBand="0" w:noVBand="1"/>
      </w:tblPr>
      <w:tblGrid>
        <w:gridCol w:w="2268"/>
        <w:gridCol w:w="1530"/>
        <w:gridCol w:w="7506"/>
      </w:tblGrid>
      <w:tr w:rsidR="00EF1396" w14:paraId="3A1F24AA" w14:textId="77777777" w:rsidTr="00DE1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50E5733" w14:textId="77777777" w:rsidR="00EF1396" w:rsidRDefault="00EF1396" w:rsidP="00296FB7">
            <w:pPr>
              <w:keepNext/>
              <w:jc w:val="center"/>
            </w:pPr>
            <w:r>
              <w:t>Corporate Level</w:t>
            </w:r>
          </w:p>
        </w:tc>
        <w:tc>
          <w:tcPr>
            <w:tcW w:w="1530" w:type="dxa"/>
          </w:tcPr>
          <w:p w14:paraId="523418B1" w14:textId="77777777" w:rsidR="00EF1396" w:rsidRDefault="00BC6C26" w:rsidP="00296FB7">
            <w:pPr>
              <w:keepNext/>
              <w:jc w:val="center"/>
              <w:cnfStyle w:val="100000000000" w:firstRow="1" w:lastRow="0" w:firstColumn="0" w:lastColumn="0" w:oddVBand="0" w:evenVBand="0" w:oddHBand="0" w:evenHBand="0" w:firstRowFirstColumn="0" w:firstRowLastColumn="0" w:lastRowFirstColumn="0" w:lastRowLastColumn="0"/>
            </w:pPr>
            <w:r>
              <w:t>Focus</w:t>
            </w:r>
          </w:p>
        </w:tc>
        <w:tc>
          <w:tcPr>
            <w:tcW w:w="7506" w:type="dxa"/>
          </w:tcPr>
          <w:p w14:paraId="33A41DFC" w14:textId="77777777" w:rsidR="00EF1396" w:rsidRDefault="00BC6C26" w:rsidP="00296FB7">
            <w:pPr>
              <w:keepNext/>
              <w:jc w:val="center"/>
              <w:cnfStyle w:val="100000000000" w:firstRow="1" w:lastRow="0" w:firstColumn="0" w:lastColumn="0" w:oddVBand="0" w:evenVBand="0" w:oddHBand="0" w:evenHBand="0" w:firstRowFirstColumn="0" w:firstRowLastColumn="0" w:lastRowFirstColumn="0" w:lastRowLastColumn="0"/>
            </w:pPr>
            <w:r>
              <w:t>Explanation and checklist.</w:t>
            </w:r>
          </w:p>
        </w:tc>
      </w:tr>
      <w:tr w:rsidR="00EF1396" w14:paraId="49A12109" w14:textId="77777777" w:rsidTr="00DE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7CE589C" w14:textId="77777777" w:rsidR="00EF1396" w:rsidRPr="00EF1396" w:rsidRDefault="00EF1396" w:rsidP="00296FB7">
            <w:pPr>
              <w:keepNext/>
            </w:pPr>
            <w:r w:rsidRPr="00EF1396">
              <w:rPr>
                <w:lang w:val="en-AU"/>
              </w:rPr>
              <w:t>Executive</w:t>
            </w:r>
          </w:p>
        </w:tc>
        <w:tc>
          <w:tcPr>
            <w:tcW w:w="1530" w:type="dxa"/>
          </w:tcPr>
          <w:p w14:paraId="222A441F" w14:textId="77777777" w:rsidR="00EF1396" w:rsidRPr="00EF1396" w:rsidRDefault="00EF1396" w:rsidP="00296FB7">
            <w:pPr>
              <w:keepNext/>
              <w:cnfStyle w:val="000000100000" w:firstRow="0" w:lastRow="0" w:firstColumn="0" w:lastColumn="0" w:oddVBand="0" w:evenVBand="0" w:oddHBand="1" w:evenHBand="0" w:firstRowFirstColumn="0" w:firstRowLastColumn="0" w:lastRowFirstColumn="0" w:lastRowLastColumn="0"/>
              <w:rPr>
                <w:b/>
              </w:rPr>
            </w:pPr>
            <w:r w:rsidRPr="00EF1396">
              <w:rPr>
                <w:b/>
              </w:rPr>
              <w:t>Vision</w:t>
            </w:r>
            <w:r w:rsidR="00186428">
              <w:rPr>
                <w:b/>
              </w:rPr>
              <w:fldChar w:fldCharType="begin"/>
            </w:r>
            <w:r w:rsidR="00186428">
              <w:instrText xml:space="preserve"> XE "</w:instrText>
            </w:r>
            <w:r w:rsidR="00186428" w:rsidRPr="00A64640">
              <w:rPr>
                <w:lang w:val="en-GB"/>
              </w:rPr>
              <w:instrText>Vision</w:instrText>
            </w:r>
            <w:r w:rsidR="00186428">
              <w:instrText xml:space="preserve">" </w:instrText>
            </w:r>
            <w:r w:rsidR="00186428">
              <w:rPr>
                <w:b/>
              </w:rPr>
              <w:fldChar w:fldCharType="end"/>
            </w:r>
          </w:p>
        </w:tc>
        <w:tc>
          <w:tcPr>
            <w:tcW w:w="7506" w:type="dxa"/>
          </w:tcPr>
          <w:p w14:paraId="4A841EDF" w14:textId="77777777" w:rsidR="00EF1396" w:rsidRDefault="00EF1396" w:rsidP="00296FB7">
            <w:pPr>
              <w:keepNext/>
              <w:cnfStyle w:val="000000100000" w:firstRow="0" w:lastRow="0" w:firstColumn="0" w:lastColumn="0" w:oddVBand="0" w:evenVBand="0" w:oddHBand="1" w:evenHBand="0" w:firstRowFirstColumn="0" w:firstRowLastColumn="0" w:lastRowFirstColumn="0" w:lastRowLastColumn="0"/>
            </w:pPr>
            <w:r w:rsidRPr="00EF1396">
              <w:rPr>
                <w:i/>
                <w:iCs/>
                <w:lang w:val="en-AU"/>
              </w:rPr>
              <w:t>why the company exists, purpose, mission</w:t>
            </w:r>
          </w:p>
        </w:tc>
      </w:tr>
      <w:tr w:rsidR="00EF1396" w14:paraId="6917CB69" w14:textId="77777777" w:rsidTr="00DE1155">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457D2FCF" w14:textId="77777777" w:rsidR="00EF1396" w:rsidRPr="00EF1396" w:rsidRDefault="00EF1396" w:rsidP="00296FB7">
            <w:pPr>
              <w:keepNext/>
              <w:rPr>
                <w:bCs w:val="0"/>
                <w:lang w:val="en-AU"/>
              </w:rPr>
            </w:pPr>
          </w:p>
        </w:tc>
        <w:tc>
          <w:tcPr>
            <w:tcW w:w="9036" w:type="dxa"/>
            <w:gridSpan w:val="2"/>
          </w:tcPr>
          <w:p w14:paraId="6E9FF45C" w14:textId="77777777" w:rsidR="00EF1396" w:rsidRPr="00EF1396" w:rsidRDefault="00EF1396" w:rsidP="00296FB7">
            <w:pPr>
              <w:keepNext/>
              <w:cnfStyle w:val="000000010000" w:firstRow="0" w:lastRow="0" w:firstColumn="0" w:lastColumn="0" w:oddVBand="0" w:evenVBand="0" w:oddHBand="0" w:evenHBand="1" w:firstRowFirstColumn="0" w:firstRowLastColumn="0" w:lastRowFirstColumn="0" w:lastRowLastColumn="0"/>
              <w:rPr>
                <w:lang w:val="en-GB"/>
              </w:rPr>
            </w:pPr>
            <w:r w:rsidRPr="00EF1396">
              <w:rPr>
                <w:lang w:val="en-AU"/>
              </w:rPr>
              <w:t>Simplify, best in field, best services, innovate</w:t>
            </w:r>
          </w:p>
          <w:p w14:paraId="096E574D" w14:textId="77777777" w:rsidR="00EF1396" w:rsidRPr="00DE1155" w:rsidRDefault="00EF1396" w:rsidP="00296FB7">
            <w:pPr>
              <w:keepNext/>
              <w:cnfStyle w:val="000000010000" w:firstRow="0" w:lastRow="0" w:firstColumn="0" w:lastColumn="0" w:oddVBand="0" w:evenVBand="0" w:oddHBand="0" w:evenHBand="1" w:firstRowFirstColumn="0" w:firstRowLastColumn="0" w:lastRowFirstColumn="0" w:lastRowLastColumn="0"/>
              <w:rPr>
                <w:lang w:val="en-GB"/>
              </w:rPr>
            </w:pPr>
            <w:r w:rsidRPr="00DE1155">
              <w:rPr>
                <w:lang w:val="en-GB"/>
              </w:rPr>
              <w:t>What is the corporate vision on the website?</w:t>
            </w:r>
          </w:p>
        </w:tc>
      </w:tr>
      <w:tr w:rsidR="00EF1396" w14:paraId="136FE762" w14:textId="77777777" w:rsidTr="00DE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50E35BF4" w14:textId="77777777" w:rsidR="00EF1396" w:rsidRPr="00EF1396" w:rsidRDefault="00EF1396" w:rsidP="00296FB7">
            <w:pPr>
              <w:keepNext/>
            </w:pPr>
            <w:r w:rsidRPr="00EF1396">
              <w:rPr>
                <w:lang w:val="en-AU"/>
              </w:rPr>
              <w:t>Operation</w:t>
            </w:r>
            <w:r w:rsidRPr="00EF1396">
              <w:rPr>
                <w:bCs w:val="0"/>
                <w:lang w:val="en-AU"/>
              </w:rPr>
              <w:t>s</w:t>
            </w:r>
          </w:p>
        </w:tc>
        <w:tc>
          <w:tcPr>
            <w:tcW w:w="1530" w:type="dxa"/>
          </w:tcPr>
          <w:p w14:paraId="3D4B6D31" w14:textId="77777777" w:rsidR="00EF1396" w:rsidRPr="00EF1396" w:rsidRDefault="00EF1396" w:rsidP="00296FB7">
            <w:pPr>
              <w:keepNext/>
              <w:cnfStyle w:val="000000100000" w:firstRow="0" w:lastRow="0" w:firstColumn="0" w:lastColumn="0" w:oddVBand="0" w:evenVBand="0" w:oddHBand="1" w:evenHBand="0" w:firstRowFirstColumn="0" w:firstRowLastColumn="0" w:lastRowFirstColumn="0" w:lastRowLastColumn="0"/>
              <w:rPr>
                <w:b/>
              </w:rPr>
            </w:pPr>
            <w:r w:rsidRPr="00EF1396">
              <w:rPr>
                <w:b/>
              </w:rPr>
              <w:t>Goals</w:t>
            </w:r>
            <w:r w:rsidR="00186428">
              <w:rPr>
                <w:b/>
              </w:rPr>
              <w:fldChar w:fldCharType="begin"/>
            </w:r>
            <w:r w:rsidR="00186428">
              <w:instrText xml:space="preserve"> XE "</w:instrText>
            </w:r>
            <w:r w:rsidR="00186428" w:rsidRPr="00A64640">
              <w:rPr>
                <w:lang w:val="en-GB"/>
              </w:rPr>
              <w:instrText>Goals, Needs, Pains</w:instrText>
            </w:r>
            <w:r w:rsidR="00186428">
              <w:instrText xml:space="preserve">" </w:instrText>
            </w:r>
            <w:r w:rsidR="00186428">
              <w:rPr>
                <w:b/>
              </w:rPr>
              <w:fldChar w:fldCharType="end"/>
            </w:r>
          </w:p>
        </w:tc>
        <w:tc>
          <w:tcPr>
            <w:tcW w:w="7506" w:type="dxa"/>
          </w:tcPr>
          <w:p w14:paraId="11A8CA91" w14:textId="77777777" w:rsidR="00EF1396" w:rsidRDefault="00EF1396" w:rsidP="00296FB7">
            <w:pPr>
              <w:keepNext/>
              <w:cnfStyle w:val="000000100000" w:firstRow="0" w:lastRow="0" w:firstColumn="0" w:lastColumn="0" w:oddVBand="0" w:evenVBand="0" w:oddHBand="1" w:evenHBand="0" w:firstRowFirstColumn="0" w:firstRowLastColumn="0" w:lastRowFirstColumn="0" w:lastRowLastColumn="0"/>
            </w:pPr>
            <w:r w:rsidRPr="00EF1396">
              <w:rPr>
                <w:i/>
                <w:iCs/>
                <w:lang w:val="en-AU"/>
              </w:rPr>
              <w:t xml:space="preserve">what </w:t>
            </w:r>
            <w:r>
              <w:rPr>
                <w:i/>
                <w:iCs/>
                <w:lang w:val="en-AU"/>
              </w:rPr>
              <w:t>the company is trying to achieve</w:t>
            </w:r>
          </w:p>
        </w:tc>
      </w:tr>
      <w:tr w:rsidR="00EF1396" w14:paraId="0613522F" w14:textId="77777777" w:rsidTr="00DE11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470C51C0" w14:textId="77777777" w:rsidR="00EF1396" w:rsidRPr="00EF1396" w:rsidRDefault="00EF1396" w:rsidP="00296FB7">
            <w:pPr>
              <w:keepNext/>
              <w:rPr>
                <w:bCs w:val="0"/>
                <w:lang w:val="en-AU"/>
              </w:rPr>
            </w:pPr>
          </w:p>
        </w:tc>
        <w:tc>
          <w:tcPr>
            <w:tcW w:w="9036" w:type="dxa"/>
            <w:gridSpan w:val="2"/>
          </w:tcPr>
          <w:p w14:paraId="3EA9009A" w14:textId="77777777" w:rsidR="00EF1396" w:rsidRDefault="00EF1396" w:rsidP="00296FB7">
            <w:pPr>
              <w:keepNext/>
              <w:cnfStyle w:val="000000010000" w:firstRow="0" w:lastRow="0" w:firstColumn="0" w:lastColumn="0" w:oddVBand="0" w:evenVBand="0" w:oddHBand="0" w:evenHBand="1" w:firstRowFirstColumn="0" w:firstRowLastColumn="0" w:lastRowFirstColumn="0" w:lastRowLastColumn="0"/>
            </w:pPr>
            <w:r>
              <w:t>Improving speed, quality, service, growth, efficiency, market position, trust</w:t>
            </w:r>
          </w:p>
          <w:p w14:paraId="7488E337" w14:textId="77777777" w:rsidR="00EF1396" w:rsidRDefault="00EF1396" w:rsidP="00296FB7">
            <w:pPr>
              <w:keepNext/>
              <w:cnfStyle w:val="000000010000" w:firstRow="0" w:lastRow="0" w:firstColumn="0" w:lastColumn="0" w:oddVBand="0" w:evenVBand="0" w:oddHBand="0" w:evenHBand="1" w:firstRowFirstColumn="0" w:firstRowLastColumn="0" w:lastRowFirstColumn="0" w:lastRowLastColumn="0"/>
            </w:pPr>
            <w:r>
              <w:t>“Automate”, transparency, customer satisfaction, prioritize</w:t>
            </w:r>
          </w:p>
          <w:p w14:paraId="4281BBED" w14:textId="77777777" w:rsidR="00EF1396" w:rsidRDefault="00EF1396" w:rsidP="00296FB7">
            <w:pPr>
              <w:keepNext/>
              <w:cnfStyle w:val="000000010000" w:firstRow="0" w:lastRow="0" w:firstColumn="0" w:lastColumn="0" w:oddVBand="0" w:evenVBand="0" w:oddHBand="0" w:evenHBand="1" w:firstRowFirstColumn="0" w:firstRowLastColumn="0" w:lastRowFirstColumn="0" w:lastRowLastColumn="0"/>
            </w:pPr>
            <w:r>
              <w:t>Save money, create value</w:t>
            </w:r>
          </w:p>
        </w:tc>
      </w:tr>
      <w:tr w:rsidR="00EF1396" w14:paraId="40059277" w14:textId="77777777" w:rsidTr="00DE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2E449BCF" w14:textId="77777777" w:rsidR="00EF1396" w:rsidRPr="00EF1396" w:rsidRDefault="00EF1396" w:rsidP="00296FB7">
            <w:pPr>
              <w:keepNext/>
              <w:rPr>
                <w:bCs w:val="0"/>
                <w:lang w:val="en-AU"/>
              </w:rPr>
            </w:pPr>
            <w:r w:rsidRPr="00EF1396">
              <w:rPr>
                <w:lang w:val="en-AU"/>
              </w:rPr>
              <w:t>Department</w:t>
            </w:r>
          </w:p>
        </w:tc>
        <w:tc>
          <w:tcPr>
            <w:tcW w:w="1530" w:type="dxa"/>
          </w:tcPr>
          <w:p w14:paraId="191A19A9" w14:textId="77777777" w:rsidR="00EF1396" w:rsidRPr="00EF1396" w:rsidRDefault="00EF1396" w:rsidP="00296FB7">
            <w:pPr>
              <w:keepNext/>
              <w:cnfStyle w:val="000000100000" w:firstRow="0" w:lastRow="0" w:firstColumn="0" w:lastColumn="0" w:oddVBand="0" w:evenVBand="0" w:oddHBand="1" w:evenHBand="0" w:firstRowFirstColumn="0" w:firstRowLastColumn="0" w:lastRowFirstColumn="0" w:lastRowLastColumn="0"/>
              <w:rPr>
                <w:b/>
              </w:rPr>
            </w:pPr>
            <w:r w:rsidRPr="00EF1396">
              <w:rPr>
                <w:b/>
              </w:rPr>
              <w:t xml:space="preserve">Needs </w:t>
            </w:r>
          </w:p>
        </w:tc>
        <w:tc>
          <w:tcPr>
            <w:tcW w:w="7506" w:type="dxa"/>
          </w:tcPr>
          <w:p w14:paraId="19572A7C" w14:textId="77777777" w:rsidR="00EF1396" w:rsidRDefault="00EF1396" w:rsidP="00296FB7">
            <w:pPr>
              <w:keepNext/>
              <w:cnfStyle w:val="000000100000" w:firstRow="0" w:lastRow="0" w:firstColumn="0" w:lastColumn="0" w:oddVBand="0" w:evenVBand="0" w:oddHBand="1" w:evenHBand="0" w:firstRowFirstColumn="0" w:firstRowLastColumn="0" w:lastRowFirstColumn="0" w:lastRowLastColumn="0"/>
            </w:pPr>
            <w:r w:rsidRPr="00EF1396">
              <w:rPr>
                <w:i/>
                <w:iCs/>
                <w:lang w:val="en-AU"/>
              </w:rPr>
              <w:t xml:space="preserve">what they </w:t>
            </w:r>
            <w:r w:rsidRPr="00DE1155">
              <w:rPr>
                <w:i/>
                <w:lang w:val="en-AU"/>
              </w:rPr>
              <w:t>need</w:t>
            </w:r>
            <w:r w:rsidRPr="00EF1396">
              <w:rPr>
                <w:i/>
                <w:iCs/>
                <w:lang w:val="en-AU"/>
              </w:rPr>
              <w:t xml:space="preserve"> to do </w:t>
            </w:r>
            <w:r w:rsidR="00042695">
              <w:rPr>
                <w:i/>
                <w:iCs/>
                <w:lang w:val="en-AU"/>
              </w:rPr>
              <w:t xml:space="preserve">in order </w:t>
            </w:r>
            <w:r w:rsidRPr="00EF1396">
              <w:rPr>
                <w:i/>
                <w:iCs/>
                <w:lang w:val="en-AU"/>
              </w:rPr>
              <w:t>to achieve a goal</w:t>
            </w:r>
          </w:p>
        </w:tc>
      </w:tr>
      <w:tr w:rsidR="00EF1396" w14:paraId="01EF7D37" w14:textId="77777777" w:rsidTr="00DE11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ign w:val="center"/>
          </w:tcPr>
          <w:p w14:paraId="30D0BAA5" w14:textId="77777777" w:rsidR="00EF1396" w:rsidRPr="00EF1396" w:rsidRDefault="00EF1396" w:rsidP="00296FB7">
            <w:pPr>
              <w:keepNext/>
              <w:rPr>
                <w:bCs w:val="0"/>
                <w:lang w:val="en-AU"/>
              </w:rPr>
            </w:pPr>
          </w:p>
        </w:tc>
        <w:tc>
          <w:tcPr>
            <w:tcW w:w="9036" w:type="dxa"/>
            <w:gridSpan w:val="2"/>
          </w:tcPr>
          <w:p w14:paraId="5295167F" w14:textId="77777777" w:rsidR="00E10F94" w:rsidRDefault="00EF1396" w:rsidP="00296FB7">
            <w:pPr>
              <w:keepNext/>
              <w:cnfStyle w:val="000000010000" w:firstRow="0" w:lastRow="0" w:firstColumn="0" w:lastColumn="0" w:oddVBand="0" w:evenVBand="0" w:oddHBand="0" w:evenHBand="1" w:firstRowFirstColumn="0" w:firstRowLastColumn="0" w:lastRowFirstColumn="0" w:lastRowLastColumn="0"/>
              <w:rPr>
                <w:lang w:val="en-AU"/>
              </w:rPr>
            </w:pPr>
            <w:r w:rsidRPr="00EF1396">
              <w:rPr>
                <w:lang w:val="en-AU"/>
              </w:rPr>
              <w:t>Comply, digitize, migrate, simplify, integrate, secure, retrieve, track, stre</w:t>
            </w:r>
            <w:r w:rsidR="00E10F94">
              <w:rPr>
                <w:lang w:val="en-AU"/>
              </w:rPr>
              <w:t xml:space="preserve">amline, </w:t>
            </w:r>
            <w:r w:rsidR="00042695">
              <w:rPr>
                <w:lang w:val="en-AU"/>
              </w:rPr>
              <w:t xml:space="preserve">achieve </w:t>
            </w:r>
            <w:r w:rsidR="00E10F94">
              <w:rPr>
                <w:lang w:val="en-AU"/>
              </w:rPr>
              <w:t>“touchless”, measure</w:t>
            </w:r>
          </w:p>
          <w:p w14:paraId="3C8CD5B6" w14:textId="77777777" w:rsidR="00EF1396" w:rsidRDefault="00042695" w:rsidP="00296FB7">
            <w:pPr>
              <w:keepNext/>
              <w:cnfStyle w:val="000000010000" w:firstRow="0" w:lastRow="0" w:firstColumn="0" w:lastColumn="0" w:oddVBand="0" w:evenVBand="0" w:oddHBand="0" w:evenHBand="1" w:firstRowFirstColumn="0" w:firstRowLastColumn="0" w:lastRowFirstColumn="0" w:lastRowLastColumn="0"/>
            </w:pPr>
            <w:r>
              <w:rPr>
                <w:lang w:val="en-AU"/>
              </w:rPr>
              <w:t>K</w:t>
            </w:r>
            <w:r w:rsidR="00EF1396" w:rsidRPr="00EF1396">
              <w:rPr>
                <w:lang w:val="en-AU"/>
              </w:rPr>
              <w:t>eep employees happy and content, failure is not an option</w:t>
            </w:r>
          </w:p>
        </w:tc>
      </w:tr>
      <w:tr w:rsidR="00EF1396" w14:paraId="5AE79190" w14:textId="77777777" w:rsidTr="00DE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5BA34F24" w14:textId="77777777" w:rsidR="00EF1396" w:rsidRPr="00EF1396" w:rsidRDefault="00EF1396" w:rsidP="00296FB7">
            <w:pPr>
              <w:keepNext/>
              <w:rPr>
                <w:bCs w:val="0"/>
                <w:lang w:val="en-AU"/>
              </w:rPr>
            </w:pPr>
            <w:r w:rsidRPr="00EF1396">
              <w:rPr>
                <w:bCs w:val="0"/>
                <w:lang w:val="en-AU"/>
              </w:rPr>
              <w:t>Department</w:t>
            </w:r>
          </w:p>
        </w:tc>
        <w:tc>
          <w:tcPr>
            <w:tcW w:w="1530" w:type="dxa"/>
          </w:tcPr>
          <w:p w14:paraId="231FFFB5" w14:textId="77777777" w:rsidR="00EF1396" w:rsidRPr="00EF1396" w:rsidRDefault="00EF1396" w:rsidP="00296FB7">
            <w:pPr>
              <w:keepNext/>
              <w:cnfStyle w:val="000000100000" w:firstRow="0" w:lastRow="0" w:firstColumn="0" w:lastColumn="0" w:oddVBand="0" w:evenVBand="0" w:oddHBand="1" w:evenHBand="0" w:firstRowFirstColumn="0" w:firstRowLastColumn="0" w:lastRowFirstColumn="0" w:lastRowLastColumn="0"/>
              <w:rPr>
                <w:b/>
              </w:rPr>
            </w:pPr>
            <w:r w:rsidRPr="00EF1396">
              <w:rPr>
                <w:b/>
              </w:rPr>
              <w:t>Pains</w:t>
            </w:r>
          </w:p>
        </w:tc>
        <w:tc>
          <w:tcPr>
            <w:tcW w:w="7506" w:type="dxa"/>
          </w:tcPr>
          <w:p w14:paraId="1DA19541" w14:textId="77777777" w:rsidR="00EF1396" w:rsidRDefault="00EF1396" w:rsidP="00296FB7">
            <w:pPr>
              <w:keepNext/>
              <w:cnfStyle w:val="000000100000" w:firstRow="0" w:lastRow="0" w:firstColumn="0" w:lastColumn="0" w:oddVBand="0" w:evenVBand="0" w:oddHBand="1" w:evenHBand="0" w:firstRowFirstColumn="0" w:firstRowLastColumn="0" w:lastRowFirstColumn="0" w:lastRowLastColumn="0"/>
            </w:pPr>
            <w:r w:rsidRPr="00EF1396">
              <w:rPr>
                <w:i/>
                <w:iCs/>
                <w:lang w:val="en-AU"/>
              </w:rPr>
              <w:t>prevents them from reaching a goal</w:t>
            </w:r>
          </w:p>
        </w:tc>
      </w:tr>
      <w:tr w:rsidR="00EF1396" w14:paraId="4B23FC65" w14:textId="77777777" w:rsidTr="00DE11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Align w:val="center"/>
          </w:tcPr>
          <w:p w14:paraId="00C82EF0" w14:textId="77777777" w:rsidR="00EF1396" w:rsidRPr="00EF1396" w:rsidRDefault="00EF1396" w:rsidP="00296FB7">
            <w:pPr>
              <w:keepNext/>
              <w:rPr>
                <w:bCs w:val="0"/>
                <w:lang w:val="en-AU"/>
              </w:rPr>
            </w:pPr>
          </w:p>
        </w:tc>
        <w:tc>
          <w:tcPr>
            <w:tcW w:w="9036" w:type="dxa"/>
            <w:gridSpan w:val="2"/>
          </w:tcPr>
          <w:p w14:paraId="1ABD56B3" w14:textId="77777777" w:rsidR="00EF1396" w:rsidRDefault="00EF1396" w:rsidP="00296FB7">
            <w:pPr>
              <w:keepNext/>
              <w:cnfStyle w:val="000000010000" w:firstRow="0" w:lastRow="0" w:firstColumn="0" w:lastColumn="0" w:oddVBand="0" w:evenVBand="0" w:oddHBand="0" w:evenHBand="1" w:firstRowFirstColumn="0" w:firstRowLastColumn="0" w:lastRowFirstColumn="0" w:lastRowLastColumn="0"/>
              <w:rPr>
                <w:lang w:val="en-AU"/>
              </w:rPr>
            </w:pPr>
            <w:r w:rsidRPr="00EF1396">
              <w:rPr>
                <w:lang w:val="en-AU"/>
              </w:rPr>
              <w:t xml:space="preserve">Slow, </w:t>
            </w:r>
            <w:r w:rsidR="00042695">
              <w:rPr>
                <w:lang w:val="en-AU"/>
              </w:rPr>
              <w:t xml:space="preserve">not </w:t>
            </w:r>
            <w:r w:rsidRPr="00EF1396">
              <w:rPr>
                <w:lang w:val="en-AU"/>
              </w:rPr>
              <w:t>transparent, lost, wrong, complaints, increasing costs, complex, wasteful, no resources</w:t>
            </w:r>
          </w:p>
          <w:p w14:paraId="6CB3DCA1" w14:textId="77777777" w:rsidR="00EF1396" w:rsidRDefault="00E10F94" w:rsidP="00296FB7">
            <w:pPr>
              <w:keepNext/>
              <w:cnfStyle w:val="000000010000" w:firstRow="0" w:lastRow="0" w:firstColumn="0" w:lastColumn="0" w:oddVBand="0" w:evenVBand="0" w:oddHBand="0" w:evenHBand="1" w:firstRowFirstColumn="0" w:firstRowLastColumn="0" w:lastRowFirstColumn="0" w:lastRowLastColumn="0"/>
            </w:pPr>
            <w:r w:rsidRPr="00DE1155">
              <w:rPr>
                <w:lang w:val="en-AU"/>
              </w:rPr>
              <w:t>Ask the discovery question</w:t>
            </w:r>
            <w:r w:rsidR="00DC2B9F">
              <w:rPr>
                <w:iCs/>
                <w:lang w:val="en-AU"/>
              </w:rPr>
              <w:t>,</w:t>
            </w:r>
            <w:r w:rsidRPr="00DE1155">
              <w:rPr>
                <w:lang w:val="en-AU"/>
              </w:rPr>
              <w:t xml:space="preserve"> “</w:t>
            </w:r>
            <w:r w:rsidR="00EF1396" w:rsidRPr="00DE1155">
              <w:rPr>
                <w:lang w:val="en-AU"/>
              </w:rPr>
              <w:t>What happens if we do nothing at all?</w:t>
            </w:r>
            <w:r w:rsidRPr="00DE1155">
              <w:rPr>
                <w:lang w:val="en-AU"/>
              </w:rPr>
              <w:t>”</w:t>
            </w:r>
          </w:p>
        </w:tc>
      </w:tr>
      <w:tr w:rsidR="00EF1396" w14:paraId="207D0F8C" w14:textId="77777777" w:rsidTr="00DE11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val="restart"/>
            <w:vAlign w:val="center"/>
          </w:tcPr>
          <w:p w14:paraId="3E968024" w14:textId="77777777" w:rsidR="00EF1396" w:rsidRPr="00EF1396" w:rsidRDefault="00EF1396" w:rsidP="00296FB7">
            <w:pPr>
              <w:keepNext/>
              <w:rPr>
                <w:bCs w:val="0"/>
                <w:lang w:val="en-AU"/>
              </w:rPr>
            </w:pPr>
            <w:r w:rsidRPr="00EF1396">
              <w:rPr>
                <w:bCs w:val="0"/>
                <w:lang w:val="en-AU"/>
              </w:rPr>
              <w:t>Product</w:t>
            </w:r>
          </w:p>
        </w:tc>
        <w:tc>
          <w:tcPr>
            <w:tcW w:w="1530" w:type="dxa"/>
          </w:tcPr>
          <w:p w14:paraId="2EBEA990" w14:textId="77777777" w:rsidR="00EF1396" w:rsidRPr="00EF1396" w:rsidRDefault="00EF1396" w:rsidP="00296FB7">
            <w:pPr>
              <w:keepNext/>
              <w:cnfStyle w:val="000000100000" w:firstRow="0" w:lastRow="0" w:firstColumn="0" w:lastColumn="0" w:oddVBand="0" w:evenVBand="0" w:oddHBand="1" w:evenHBand="0" w:firstRowFirstColumn="0" w:firstRowLastColumn="0" w:lastRowFirstColumn="0" w:lastRowLastColumn="0"/>
              <w:rPr>
                <w:b/>
              </w:rPr>
            </w:pPr>
            <w:r w:rsidRPr="00EF1396">
              <w:rPr>
                <w:b/>
              </w:rPr>
              <w:t>Features</w:t>
            </w:r>
          </w:p>
        </w:tc>
        <w:tc>
          <w:tcPr>
            <w:tcW w:w="7506" w:type="dxa"/>
          </w:tcPr>
          <w:p w14:paraId="637BD3E6" w14:textId="77777777" w:rsidR="00EF1396" w:rsidRPr="00EF1396" w:rsidRDefault="00EF1396" w:rsidP="00296FB7">
            <w:pPr>
              <w:keepNext/>
              <w:cnfStyle w:val="000000100000" w:firstRow="0" w:lastRow="0" w:firstColumn="0" w:lastColumn="0" w:oddVBand="0" w:evenVBand="0" w:oddHBand="1" w:evenHBand="0" w:firstRowFirstColumn="0" w:firstRowLastColumn="0" w:lastRowFirstColumn="0" w:lastRowLastColumn="0"/>
              <w:rPr>
                <w:i/>
              </w:rPr>
            </w:pPr>
            <w:r w:rsidRPr="00EF1396">
              <w:rPr>
                <w:i/>
              </w:rPr>
              <w:t>What can the software do</w:t>
            </w:r>
          </w:p>
        </w:tc>
      </w:tr>
      <w:tr w:rsidR="00EF1396" w14:paraId="0D08CC62" w14:textId="77777777" w:rsidTr="00DE115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vMerge/>
          </w:tcPr>
          <w:p w14:paraId="78CA4466" w14:textId="77777777" w:rsidR="00EF1396" w:rsidRDefault="00EF1396" w:rsidP="00EF1396">
            <w:pPr>
              <w:rPr>
                <w:b w:val="0"/>
                <w:bCs w:val="0"/>
                <w:lang w:val="en-AU"/>
              </w:rPr>
            </w:pPr>
          </w:p>
        </w:tc>
        <w:tc>
          <w:tcPr>
            <w:tcW w:w="9036" w:type="dxa"/>
            <w:gridSpan w:val="2"/>
          </w:tcPr>
          <w:p w14:paraId="02AEF565" w14:textId="77777777" w:rsidR="00EF1396" w:rsidRPr="00EF1396" w:rsidRDefault="00EF1396" w:rsidP="00EF1396">
            <w:pPr>
              <w:cnfStyle w:val="000000010000" w:firstRow="0" w:lastRow="0" w:firstColumn="0" w:lastColumn="0" w:oddVBand="0" w:evenVBand="0" w:oddHBand="0" w:evenHBand="1" w:firstRowFirstColumn="0" w:firstRowLastColumn="0" w:lastRowFirstColumn="0" w:lastRowLastColumn="0"/>
              <w:rPr>
                <w:lang w:val="en-GB"/>
              </w:rPr>
            </w:pPr>
            <w:r>
              <w:t>Confidence, Fields, OCR, Scanning, VRS, Databases</w:t>
            </w:r>
            <w:r w:rsidR="00CA48F3">
              <w:t xml:space="preserve">, </w:t>
            </w:r>
          </w:p>
        </w:tc>
      </w:tr>
    </w:tbl>
    <w:p w14:paraId="259570EC" w14:textId="77777777" w:rsidR="00572432" w:rsidRDefault="00572432" w:rsidP="00CA7A39">
      <w:pPr>
        <w:spacing w:before="240"/>
      </w:pPr>
      <w:r>
        <w:t>Know</w:t>
      </w:r>
      <w:r w:rsidR="00042695">
        <w:t>ledge of</w:t>
      </w:r>
      <w:r>
        <w:t xml:space="preserve"> the customer’s needs and pains </w:t>
      </w:r>
      <w:r w:rsidR="00042695">
        <w:t>is</w:t>
      </w:r>
      <w:r>
        <w:t xml:space="preserve"> critical to the success of your project, and not </w:t>
      </w:r>
      <w:r w:rsidR="00EF1396">
        <w:t xml:space="preserve">just </w:t>
      </w:r>
      <w:r>
        <w:t>for the sales team. Every person configuring, coding</w:t>
      </w:r>
      <w:r w:rsidR="00042695">
        <w:t>,</w:t>
      </w:r>
      <w:r>
        <w:t xml:space="preserve"> and working on a KTM project needs to </w:t>
      </w:r>
      <w:r w:rsidR="00042695">
        <w:t>consider</w:t>
      </w:r>
      <w:r>
        <w:t xml:space="preserve"> the needs of the customer at all</w:t>
      </w:r>
      <w:r w:rsidR="00EF1396">
        <w:t xml:space="preserve"> times to guide communication and good decision</w:t>
      </w:r>
      <w:r w:rsidR="00042695">
        <w:t>-</w:t>
      </w:r>
      <w:r w:rsidR="00EF1396">
        <w:t>making</w:t>
      </w:r>
      <w:r w:rsidR="00CA48F3">
        <w:t>.</w:t>
      </w:r>
    </w:p>
    <w:p w14:paraId="7119C35F" w14:textId="77777777" w:rsidR="00572432" w:rsidRDefault="00CA48F3" w:rsidP="00572432">
      <w:r w:rsidRPr="00DE1155">
        <w:t>Goals</w:t>
      </w:r>
      <w:r w:rsidR="00C84CDD">
        <w:rPr>
          <w:b/>
        </w:rPr>
        <w:t xml:space="preserve"> </w:t>
      </w:r>
      <w:r w:rsidR="00C84CDD">
        <w:t xml:space="preserve">are </w:t>
      </w:r>
      <w:r w:rsidR="00042695" w:rsidRPr="00042695">
        <w:rPr>
          <w:i/>
        </w:rPr>
        <w:t>always</w:t>
      </w:r>
      <w:r w:rsidR="00C84CDD">
        <w:t xml:space="preserve"> business</w:t>
      </w:r>
      <w:r w:rsidR="00042695">
        <w:t>-</w:t>
      </w:r>
      <w:r w:rsidR="00C84CDD">
        <w:t xml:space="preserve">oriented and have nothing to do with technology. </w:t>
      </w:r>
      <w:r w:rsidR="00572432">
        <w:t xml:space="preserve">Here are some possible </w:t>
      </w:r>
      <w:r w:rsidRPr="00DE1155">
        <w:t>goals</w:t>
      </w:r>
      <w:r w:rsidR="00042695">
        <w:t>:</w:t>
      </w:r>
    </w:p>
    <w:p w14:paraId="04690691" w14:textId="77777777" w:rsidR="00572432" w:rsidRDefault="00572432" w:rsidP="00390B2B">
      <w:pPr>
        <w:pStyle w:val="ListParagraph"/>
        <w:numPr>
          <w:ilvl w:val="0"/>
          <w:numId w:val="2"/>
        </w:numPr>
      </w:pPr>
      <w:r>
        <w:t xml:space="preserve">Double the </w:t>
      </w:r>
      <w:r w:rsidR="00CA48F3">
        <w:t xml:space="preserve">productivity of the finance organization </w:t>
      </w:r>
      <w:r w:rsidR="00E20ACB">
        <w:t xml:space="preserve">within </w:t>
      </w:r>
      <w:r w:rsidR="00042695">
        <w:t>one</w:t>
      </w:r>
      <w:r w:rsidR="00E20ACB">
        <w:t xml:space="preserve"> year to support the expansion of our business</w:t>
      </w:r>
      <w:r>
        <w:t>.</w:t>
      </w:r>
    </w:p>
    <w:p w14:paraId="4C2DABE3" w14:textId="77777777" w:rsidR="00C84CDD" w:rsidRDefault="00C84CDD" w:rsidP="00390B2B">
      <w:pPr>
        <w:pStyle w:val="ListParagraph"/>
        <w:numPr>
          <w:ilvl w:val="0"/>
          <w:numId w:val="2"/>
        </w:numPr>
      </w:pPr>
      <w:r>
        <w:t xml:space="preserve">Consolidate all processes and tools across all acquired companies </w:t>
      </w:r>
      <w:r w:rsidR="00E20ACB">
        <w:t xml:space="preserve">within </w:t>
      </w:r>
      <w:r w:rsidR="00042695">
        <w:t>two</w:t>
      </w:r>
      <w:r w:rsidR="00E20ACB">
        <w:t xml:space="preserve"> years </w:t>
      </w:r>
      <w:r>
        <w:t xml:space="preserve">to </w:t>
      </w:r>
      <w:r w:rsidR="00E20ACB">
        <w:t xml:space="preserve">unify the company, </w:t>
      </w:r>
      <w:r>
        <w:t xml:space="preserve">save money, </w:t>
      </w:r>
      <w:r w:rsidR="00042695">
        <w:t xml:space="preserve">and to </w:t>
      </w:r>
      <w:r>
        <w:t>increase efficiency, reporting</w:t>
      </w:r>
      <w:r w:rsidR="00042695">
        <w:t>,</w:t>
      </w:r>
      <w:r>
        <w:t xml:space="preserve"> and transparency.</w:t>
      </w:r>
    </w:p>
    <w:p w14:paraId="0F27FAAF" w14:textId="77777777" w:rsidR="00572432" w:rsidRDefault="00E10F94" w:rsidP="00572432">
      <w:r>
        <w:t>The</w:t>
      </w:r>
      <w:r w:rsidR="00042695">
        <w:t>se</w:t>
      </w:r>
      <w:r w:rsidR="00572432">
        <w:t xml:space="preserve"> are not goals (</w:t>
      </w:r>
      <w:r>
        <w:t>the</w:t>
      </w:r>
      <w:r w:rsidR="00042695">
        <w:t>y</w:t>
      </w:r>
      <w:r>
        <w:t xml:space="preserve"> are either needs or product features</w:t>
      </w:r>
      <w:r w:rsidR="00572432">
        <w:t>)</w:t>
      </w:r>
      <w:r w:rsidR="00042695">
        <w:t>:</w:t>
      </w:r>
    </w:p>
    <w:p w14:paraId="0BC8CF8A" w14:textId="77777777" w:rsidR="0081287E" w:rsidRDefault="0081287E" w:rsidP="00390B2B">
      <w:pPr>
        <w:pStyle w:val="ListParagraph"/>
        <w:numPr>
          <w:ilvl w:val="0"/>
          <w:numId w:val="2"/>
        </w:numPr>
      </w:pPr>
      <w:r>
        <w:t>Automate processes.</w:t>
      </w:r>
    </w:p>
    <w:p w14:paraId="31CE8AF2" w14:textId="77777777" w:rsidR="00572432" w:rsidRDefault="00572432" w:rsidP="00390B2B">
      <w:pPr>
        <w:pStyle w:val="ListParagraph"/>
        <w:numPr>
          <w:ilvl w:val="0"/>
          <w:numId w:val="2"/>
        </w:numPr>
      </w:pPr>
      <w:r>
        <w:t xml:space="preserve">Achieve 85% OCR accuracy on scanned documents. </w:t>
      </w:r>
      <w:r>
        <w:rPr>
          <w:i/>
        </w:rPr>
        <w:t>There is a false belief here that this will produce certain productivity targets</w:t>
      </w:r>
      <w:r w:rsidR="00C84CDD">
        <w:rPr>
          <w:i/>
        </w:rPr>
        <w:t>.</w:t>
      </w:r>
    </w:p>
    <w:p w14:paraId="5BB52706" w14:textId="77777777" w:rsidR="00572432" w:rsidRDefault="00572432" w:rsidP="00390B2B">
      <w:pPr>
        <w:pStyle w:val="ListParagraph"/>
        <w:numPr>
          <w:ilvl w:val="0"/>
          <w:numId w:val="2"/>
        </w:numPr>
      </w:pPr>
      <w:r>
        <w:t>Scan all incoming documents.</w:t>
      </w:r>
    </w:p>
    <w:p w14:paraId="4FA70B76" w14:textId="77777777" w:rsidR="00C84CDD" w:rsidRDefault="00C84CDD" w:rsidP="00390B2B">
      <w:pPr>
        <w:pStyle w:val="ListParagraph"/>
        <w:numPr>
          <w:ilvl w:val="0"/>
          <w:numId w:val="2"/>
        </w:numPr>
      </w:pPr>
      <w:r>
        <w:lastRenderedPageBreak/>
        <w:t>Avoid losing documents</w:t>
      </w:r>
    </w:p>
    <w:p w14:paraId="566F987D" w14:textId="77777777" w:rsidR="00C84CDD" w:rsidRDefault="00C84CDD" w:rsidP="00DE1155">
      <w:pPr>
        <w:spacing w:after="240"/>
      </w:pPr>
      <w:r>
        <w:t xml:space="preserve">A </w:t>
      </w:r>
      <w:r w:rsidRPr="00DE1155">
        <w:t>need</w:t>
      </w:r>
      <w:r>
        <w:t xml:space="preserve"> leads to a goal. </w:t>
      </w:r>
      <w:r>
        <w:rPr>
          <w:b/>
        </w:rPr>
        <w:t xml:space="preserve"> </w:t>
      </w:r>
      <w:r>
        <w:t xml:space="preserve">A </w:t>
      </w:r>
      <w:r w:rsidRPr="00DE1155">
        <w:t>pain</w:t>
      </w:r>
      <w:r>
        <w:t xml:space="preserve"> prevents a goal.</w:t>
      </w:r>
    </w:p>
    <w:p w14:paraId="1239DF76" w14:textId="77777777" w:rsidR="001971DC" w:rsidRDefault="00CA48F3" w:rsidP="00DE1155">
      <w:pPr>
        <w:pStyle w:val="Note"/>
        <w:jc w:val="center"/>
      </w:pPr>
      <w:r>
        <w:t xml:space="preserve">Always ask the </w:t>
      </w:r>
      <w:r w:rsidRPr="00DE1155">
        <w:t>pain</w:t>
      </w:r>
      <w:r w:rsidRPr="00DE1155">
        <w:rPr>
          <w:b/>
        </w:rPr>
        <w:t xml:space="preserve"> </w:t>
      </w:r>
      <w:r>
        <w:t>discovery question</w:t>
      </w:r>
      <w:r w:rsidR="00042695">
        <w:t>:</w:t>
      </w:r>
    </w:p>
    <w:p w14:paraId="513E627F" w14:textId="77777777" w:rsidR="00C84CDD" w:rsidRDefault="00CA48F3" w:rsidP="00C84CDD">
      <w:pPr>
        <w:rPr>
          <w:b/>
        </w:rPr>
      </w:pPr>
      <w:r w:rsidRPr="00C84CDD">
        <w:rPr>
          <w:i/>
        </w:rPr>
        <w:t>“What happens if we do nothing at all?”</w:t>
      </w:r>
      <w:r w:rsidR="00DE1155">
        <w:rPr>
          <w:i/>
        </w:rPr>
        <w:t xml:space="preserve"> </w:t>
      </w:r>
      <w:r w:rsidR="00042695">
        <w:t>These are</w:t>
      </w:r>
      <w:r w:rsidR="00C84CDD">
        <w:t xml:space="preserve"> </w:t>
      </w:r>
      <w:r w:rsidR="00C84CDD" w:rsidRPr="00DE1155">
        <w:t>needs</w:t>
      </w:r>
      <w:r w:rsidR="00042695">
        <w:t>:</w:t>
      </w:r>
    </w:p>
    <w:p w14:paraId="6155778E" w14:textId="77777777" w:rsidR="00C84CDD" w:rsidRDefault="00E20ACB" w:rsidP="00390B2B">
      <w:pPr>
        <w:pStyle w:val="ListParagraph"/>
        <w:numPr>
          <w:ilvl w:val="0"/>
          <w:numId w:val="3"/>
        </w:numPr>
      </w:pPr>
      <w:r>
        <w:t>Digitize</w:t>
      </w:r>
      <w:r w:rsidR="00C84CDD">
        <w:t xml:space="preserve"> document processing to reduce archive costs, and speed up processing across many locations.</w:t>
      </w:r>
    </w:p>
    <w:p w14:paraId="26D85F20" w14:textId="77777777" w:rsidR="00C84CDD" w:rsidRDefault="00C84CDD" w:rsidP="00390B2B">
      <w:pPr>
        <w:pStyle w:val="ListParagraph"/>
        <w:numPr>
          <w:ilvl w:val="0"/>
          <w:numId w:val="3"/>
        </w:numPr>
      </w:pPr>
      <w:r>
        <w:t>Process documents faster so we can gain early payment discounts.</w:t>
      </w:r>
    </w:p>
    <w:p w14:paraId="55C60E9D" w14:textId="77777777" w:rsidR="00C84CDD" w:rsidRPr="00DE1155" w:rsidRDefault="00042695" w:rsidP="00C84CDD">
      <w:r>
        <w:t>These are</w:t>
      </w:r>
      <w:r w:rsidR="00C84CDD" w:rsidRPr="00DE1155">
        <w:t xml:space="preserve"> pains</w:t>
      </w:r>
      <w:r>
        <w:t>:</w:t>
      </w:r>
    </w:p>
    <w:p w14:paraId="2A2B7B85" w14:textId="77777777" w:rsidR="00C84CDD" w:rsidRDefault="00C84CDD" w:rsidP="00390B2B">
      <w:pPr>
        <w:pStyle w:val="ListParagraph"/>
        <w:numPr>
          <w:ilvl w:val="0"/>
          <w:numId w:val="3"/>
        </w:numPr>
      </w:pPr>
      <w:r>
        <w:t xml:space="preserve">20% of documents are lost or take more than </w:t>
      </w:r>
      <w:r w:rsidR="00042695">
        <w:t>five</w:t>
      </w:r>
      <w:r>
        <w:t xml:space="preserve"> hours to find after one year.</w:t>
      </w:r>
    </w:p>
    <w:p w14:paraId="612E7907" w14:textId="77777777" w:rsidR="00C84CDD" w:rsidRDefault="007F5C6E" w:rsidP="00390B2B">
      <w:pPr>
        <w:pStyle w:val="ListParagraph"/>
        <w:numPr>
          <w:ilvl w:val="0"/>
          <w:numId w:val="3"/>
        </w:numPr>
      </w:pPr>
      <w:r>
        <w:t>Many</w:t>
      </w:r>
      <w:r w:rsidR="00C84CDD">
        <w:t xml:space="preserve"> customers call us complaining about how slow we are.</w:t>
      </w:r>
    </w:p>
    <w:p w14:paraId="4EE5E7F8" w14:textId="77777777" w:rsidR="00C84CDD" w:rsidRDefault="00C84CDD" w:rsidP="00390B2B">
      <w:pPr>
        <w:pStyle w:val="ListParagraph"/>
        <w:numPr>
          <w:ilvl w:val="0"/>
          <w:numId w:val="3"/>
        </w:numPr>
      </w:pPr>
      <w:r>
        <w:t>15% of receipts we pay are for the wrong amount, and we are</w:t>
      </w:r>
      <w:r w:rsidR="00042695">
        <w:t>,</w:t>
      </w:r>
      <w:r>
        <w:t xml:space="preserve"> on average</w:t>
      </w:r>
      <w:r w:rsidR="00042695">
        <w:t>,</w:t>
      </w:r>
      <w:r>
        <w:t xml:space="preserve"> 23 days late in payment.</w:t>
      </w:r>
    </w:p>
    <w:p w14:paraId="6500FA8B" w14:textId="77777777" w:rsidR="00BC6C26" w:rsidRDefault="00E10F94" w:rsidP="00E10F94">
      <w:r>
        <w:t xml:space="preserve">Create a vision/goal/needs/pain chart for your customer. </w:t>
      </w:r>
      <w:r w:rsidR="00042695">
        <w:t>W</w:t>
      </w:r>
      <w:r w:rsidR="00BC6C26">
        <w:t>ith your customer</w:t>
      </w:r>
      <w:r w:rsidR="00042695">
        <w:t>,</w:t>
      </w:r>
      <w:r w:rsidR="00BC6C26">
        <w:t xml:space="preserve"> </w:t>
      </w:r>
      <w:r w:rsidR="00042695">
        <w:t>prioritize</w:t>
      </w:r>
      <w:r w:rsidR="00BC6C26">
        <w:t xml:space="preserve"> their goals, needs</w:t>
      </w:r>
      <w:r w:rsidR="00042695">
        <w:t>,</w:t>
      </w:r>
      <w:r w:rsidR="00BC6C26">
        <w:t xml:space="preserve"> and pains. Send the chart to your customer for written confirmation that </w:t>
      </w:r>
      <w:r w:rsidR="00042695">
        <w:t>everyone</w:t>
      </w:r>
      <w:r w:rsidR="00BC6C26">
        <w:t xml:space="preserve"> underst</w:t>
      </w:r>
      <w:r w:rsidR="00042695">
        <w:t>ands</w:t>
      </w:r>
      <w:r w:rsidR="00BC6C26">
        <w:t xml:space="preserve"> the customer scenario.</w:t>
      </w:r>
    </w:p>
    <w:p w14:paraId="7198A473" w14:textId="77777777" w:rsidR="00E10F94" w:rsidRDefault="00BC6C26" w:rsidP="00E10F94">
      <w:r>
        <w:t>You can now use this chart to communicate better about your project. You should not talk with corporate executives about product features or departmental pains directly, but start at their vision language and level, and diving down to the operation goals level to communicate. Communicate to each level at their level</w:t>
      </w:r>
      <w:r w:rsidR="00042695">
        <w:t>,</w:t>
      </w:r>
      <w:r>
        <w:t xml:space="preserve"> referring either to one level up or down, and occasionally going to further levels. </w:t>
      </w:r>
      <w:r w:rsidR="00042695">
        <w:t>If you do</w:t>
      </w:r>
      <w:r>
        <w:t xml:space="preserve"> this well</w:t>
      </w:r>
      <w:r w:rsidR="00042695">
        <w:t>, it will</w:t>
      </w:r>
      <w:r>
        <w:t xml:space="preserve"> help you communicate the value of your KTM project more effectively.</w:t>
      </w:r>
    </w:p>
    <w:p w14:paraId="07E9B695" w14:textId="77777777" w:rsidR="00BC6C26" w:rsidRDefault="00BC6C26" w:rsidP="00E10F94">
      <w:r>
        <w:t>This chart will also help you focus on creating a KTM project that exactly matches what your customer needs.</w:t>
      </w:r>
    </w:p>
    <w:p w14:paraId="2C0E2DB3" w14:textId="77777777" w:rsidR="001869B6" w:rsidRDefault="001869B6" w:rsidP="003B47FA">
      <w:pPr>
        <w:pStyle w:val="Heading3"/>
      </w:pPr>
      <w:bookmarkStart w:id="62" w:name="_Toc382141759"/>
      <w:bookmarkStart w:id="63" w:name="_Toc382142077"/>
      <w:bookmarkStart w:id="64" w:name="_Toc382990221"/>
      <w:bookmarkStart w:id="65" w:name="_Toc386812507"/>
      <w:r>
        <w:t>Some Examples</w:t>
      </w:r>
      <w:bookmarkEnd w:id="62"/>
      <w:bookmarkEnd w:id="63"/>
      <w:bookmarkEnd w:id="64"/>
      <w:bookmarkEnd w:id="65"/>
    </w:p>
    <w:tbl>
      <w:tblPr>
        <w:tblStyle w:val="LightList-Accent1"/>
        <w:tblW w:w="5000" w:type="pct"/>
        <w:tblLook w:val="04A0" w:firstRow="1" w:lastRow="0" w:firstColumn="1" w:lastColumn="0" w:noHBand="0" w:noVBand="1"/>
      </w:tblPr>
      <w:tblGrid>
        <w:gridCol w:w="1559"/>
        <w:gridCol w:w="9745"/>
      </w:tblGrid>
      <w:tr w:rsidR="00E20ACB" w:rsidRPr="00E20ACB" w14:paraId="7A0D2EC3" w14:textId="77777777" w:rsidTr="00DE1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36FBEF04" w14:textId="77777777" w:rsidR="00E20ACB" w:rsidRPr="00E20ACB" w:rsidRDefault="00E20ACB" w:rsidP="00226462">
            <w:r>
              <w:t>A government department</w:t>
            </w:r>
          </w:p>
        </w:tc>
      </w:tr>
      <w:tr w:rsidR="00E20ACB" w:rsidRPr="00E20ACB" w14:paraId="7F90D365" w14:textId="77777777" w:rsidTr="0053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pct"/>
          </w:tcPr>
          <w:p w14:paraId="66C7E586" w14:textId="77777777" w:rsidR="00E20ACB" w:rsidRPr="00E20ACB" w:rsidRDefault="00E20ACB" w:rsidP="00226462">
            <w:r w:rsidRPr="00E20ACB">
              <w:t>Executive</w:t>
            </w:r>
            <w:r>
              <w:br/>
            </w:r>
            <w:r w:rsidRPr="00E20ACB">
              <w:t>Vision</w:t>
            </w:r>
          </w:p>
        </w:tc>
        <w:tc>
          <w:tcPr>
            <w:tcW w:w="4607" w:type="pct"/>
          </w:tcPr>
          <w:p w14:paraId="1DBD3B18" w14:textId="77777777" w:rsidR="00E20ACB" w:rsidRPr="00E20ACB" w:rsidRDefault="00E20ACB" w:rsidP="00226462">
            <w:pPr>
              <w:cnfStyle w:val="000000100000" w:firstRow="0" w:lastRow="0" w:firstColumn="0" w:lastColumn="0" w:oddVBand="0" w:evenVBand="0" w:oddHBand="1" w:evenHBand="0" w:firstRowFirstColumn="0" w:firstRowLastColumn="0" w:lastRowFirstColumn="0" w:lastRowLastColumn="0"/>
            </w:pPr>
            <w:r w:rsidRPr="00E20ACB">
              <w:t>Be a model state agency</w:t>
            </w:r>
            <w:r w:rsidR="00FB1CFD">
              <w:t>,</w:t>
            </w:r>
            <w:r w:rsidRPr="00E20ACB">
              <w:t xml:space="preserve"> delivering exceptional customer service and promoting effective and efficient business processes, professional employees, innovative technology and strategic partnerships</w:t>
            </w:r>
          </w:p>
        </w:tc>
      </w:tr>
      <w:tr w:rsidR="00E20ACB" w:rsidRPr="00E20ACB" w14:paraId="31C20504" w14:textId="77777777" w:rsidTr="00DE1155">
        <w:trPr>
          <w:cantSplit/>
        </w:trPr>
        <w:tc>
          <w:tcPr>
            <w:cnfStyle w:val="001000000000" w:firstRow="0" w:lastRow="0" w:firstColumn="1" w:lastColumn="0" w:oddVBand="0" w:evenVBand="0" w:oddHBand="0" w:evenHBand="0" w:firstRowFirstColumn="0" w:firstRowLastColumn="0" w:lastRowFirstColumn="0" w:lastRowLastColumn="0"/>
            <w:tcW w:w="393" w:type="pct"/>
          </w:tcPr>
          <w:p w14:paraId="720AB510" w14:textId="77777777" w:rsidR="00E20ACB" w:rsidRPr="00E20ACB" w:rsidRDefault="00E20ACB" w:rsidP="00E20ACB">
            <w:r w:rsidRPr="00E20ACB">
              <w:t>Operation</w:t>
            </w:r>
            <w:r>
              <w:t>al</w:t>
            </w:r>
            <w:r>
              <w:br/>
              <w:t>Goals</w:t>
            </w:r>
          </w:p>
        </w:tc>
        <w:tc>
          <w:tcPr>
            <w:tcW w:w="4607" w:type="pct"/>
          </w:tcPr>
          <w:p w14:paraId="1FD10BE5" w14:textId="77777777" w:rsidR="00E20ACB" w:rsidRPr="00E20ACB" w:rsidRDefault="00E20ACB" w:rsidP="00E20ACB">
            <w:pPr>
              <w:cnfStyle w:val="000000000000" w:firstRow="0" w:lastRow="0" w:firstColumn="0" w:lastColumn="0" w:oddVBand="0" w:evenVBand="0" w:oddHBand="0" w:evenHBand="0" w:firstRowFirstColumn="0" w:firstRowLastColumn="0" w:lastRowFirstColumn="0" w:lastRowLastColumn="0"/>
            </w:pPr>
            <w:r w:rsidRPr="00E20ACB">
              <w:t>Administer the State's licensing and titling laws:</w:t>
            </w:r>
            <w:r>
              <w:br/>
            </w:r>
            <w:r w:rsidRPr="00E20ACB">
              <w:t>•</w:t>
            </w:r>
            <w:r w:rsidR="00FB1CFD">
              <w:t xml:space="preserve"> </w:t>
            </w:r>
            <w:r w:rsidRPr="00E20ACB">
              <w:t>maintain strict controls to deliver secure and valid identification, licenses, property records</w:t>
            </w:r>
            <w:r>
              <w:br/>
            </w:r>
            <w:r w:rsidRPr="00E20ACB">
              <w:t>•</w:t>
            </w:r>
            <w:r w:rsidR="00FB1CFD">
              <w:t xml:space="preserve"> </w:t>
            </w:r>
            <w:r w:rsidRPr="00E20ACB">
              <w:t>accurately account for the receipt and timely distribution of all revenue collected</w:t>
            </w:r>
            <w:r>
              <w:br/>
            </w:r>
            <w:r w:rsidRPr="00E20ACB">
              <w:t>•</w:t>
            </w:r>
            <w:r w:rsidR="00FB1CFD">
              <w:t xml:space="preserve"> </w:t>
            </w:r>
            <w:r w:rsidRPr="00E20ACB">
              <w:t>provid</w:t>
            </w:r>
            <w:r>
              <w:t>e</w:t>
            </w:r>
            <w:r w:rsidRPr="00E20ACB">
              <w:t xml:space="preserve"> the best customer service to serve our citizens</w:t>
            </w:r>
          </w:p>
        </w:tc>
      </w:tr>
      <w:tr w:rsidR="00E20ACB" w:rsidRPr="00E20ACB" w14:paraId="272389AB" w14:textId="77777777" w:rsidTr="0053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 w:type="pct"/>
          </w:tcPr>
          <w:p w14:paraId="7B474676" w14:textId="77777777" w:rsidR="00E20ACB" w:rsidRPr="00E20ACB" w:rsidRDefault="00E20ACB" w:rsidP="00226462">
            <w:r w:rsidRPr="00E20ACB">
              <w:t>Department</w:t>
            </w:r>
            <w:r>
              <w:t>al</w:t>
            </w:r>
            <w:r>
              <w:br/>
            </w:r>
            <w:r w:rsidRPr="00E20ACB">
              <w:t>Needs</w:t>
            </w:r>
          </w:p>
        </w:tc>
        <w:tc>
          <w:tcPr>
            <w:tcW w:w="4607" w:type="pct"/>
          </w:tcPr>
          <w:p w14:paraId="78671F2A" w14:textId="77777777" w:rsidR="00E20ACB" w:rsidRPr="00E20ACB" w:rsidRDefault="00E20ACB" w:rsidP="00226462">
            <w:pPr>
              <w:cnfStyle w:val="000000100000" w:firstRow="0" w:lastRow="0" w:firstColumn="0" w:lastColumn="0" w:oddVBand="0" w:evenVBand="0" w:oddHBand="1" w:evenHBand="0" w:firstRowFirstColumn="0" w:firstRowLastColumn="0" w:lastRowFirstColumn="0" w:lastRowLastColumn="0"/>
            </w:pPr>
            <w:r w:rsidRPr="00E20ACB">
              <w:t>•</w:t>
            </w:r>
            <w:r w:rsidR="00FB1CFD">
              <w:t xml:space="preserve"> </w:t>
            </w:r>
            <w:r w:rsidRPr="00E20ACB">
              <w:t>Reduce the time of the front counter experience for customers</w:t>
            </w:r>
            <w:r>
              <w:br/>
            </w:r>
            <w:r w:rsidRPr="00E20ACB">
              <w:t>•</w:t>
            </w:r>
            <w:r w:rsidR="00FB1CFD">
              <w:t xml:space="preserve"> </w:t>
            </w:r>
            <w:r w:rsidRPr="00E20ACB">
              <w:t>Improve customer service response time</w:t>
            </w:r>
            <w:r>
              <w:br/>
            </w:r>
            <w:r w:rsidRPr="00E20ACB">
              <w:t>•</w:t>
            </w:r>
            <w:r w:rsidR="00FB1CFD">
              <w:t xml:space="preserve"> </w:t>
            </w:r>
            <w:r w:rsidRPr="00E20ACB">
              <w:t>Implement and administer Legislative mandates for Records Retention policies</w:t>
            </w:r>
            <w:r>
              <w:br/>
            </w:r>
            <w:r w:rsidRPr="00E20ACB">
              <w:t>•</w:t>
            </w:r>
            <w:r w:rsidR="00FB1CFD">
              <w:t xml:space="preserve"> </w:t>
            </w:r>
            <w:r w:rsidRPr="00E20ACB">
              <w:t>Provide platform for long-term scalable and sustainable growth</w:t>
            </w:r>
          </w:p>
        </w:tc>
      </w:tr>
      <w:tr w:rsidR="00E20ACB" w:rsidRPr="00E20ACB" w14:paraId="6F9F90D1" w14:textId="77777777" w:rsidTr="00535D57">
        <w:tc>
          <w:tcPr>
            <w:cnfStyle w:val="001000000000" w:firstRow="0" w:lastRow="0" w:firstColumn="1" w:lastColumn="0" w:oddVBand="0" w:evenVBand="0" w:oddHBand="0" w:evenHBand="0" w:firstRowFirstColumn="0" w:firstRowLastColumn="0" w:lastRowFirstColumn="0" w:lastRowLastColumn="0"/>
            <w:tcW w:w="393" w:type="pct"/>
          </w:tcPr>
          <w:p w14:paraId="19651EE5" w14:textId="77777777" w:rsidR="00E20ACB" w:rsidRPr="00E20ACB" w:rsidRDefault="00E20ACB" w:rsidP="00226462">
            <w:r w:rsidRPr="00E20ACB">
              <w:t>Department</w:t>
            </w:r>
            <w:r w:rsidR="001C60BE">
              <w:t>al</w:t>
            </w:r>
            <w:r>
              <w:br/>
            </w:r>
            <w:r w:rsidRPr="00E20ACB">
              <w:t>Pains</w:t>
            </w:r>
          </w:p>
        </w:tc>
        <w:tc>
          <w:tcPr>
            <w:tcW w:w="4607" w:type="pct"/>
          </w:tcPr>
          <w:p w14:paraId="575EEC64" w14:textId="77777777" w:rsidR="00E20ACB" w:rsidRPr="00E20ACB" w:rsidRDefault="00E20ACB" w:rsidP="00226462">
            <w:pPr>
              <w:cnfStyle w:val="000000000000" w:firstRow="0" w:lastRow="0" w:firstColumn="0" w:lastColumn="0" w:oddVBand="0" w:evenVBand="0" w:oddHBand="0" w:evenHBand="0" w:firstRowFirstColumn="0" w:firstRowLastColumn="0" w:lastRowFirstColumn="0" w:lastRowLastColumn="0"/>
            </w:pPr>
            <w:r w:rsidRPr="00E20ACB">
              <w:t xml:space="preserve">Slow, </w:t>
            </w:r>
            <w:r w:rsidR="00FB1CFD">
              <w:t xml:space="preserve">not </w:t>
            </w:r>
            <w:r w:rsidRPr="00E20ACB">
              <w:t>transparent, lost, wrong, complaints, increasing costs, complex, wasteful, no resources</w:t>
            </w:r>
          </w:p>
        </w:tc>
      </w:tr>
    </w:tbl>
    <w:p w14:paraId="57838F9F" w14:textId="77777777" w:rsidR="00353C86" w:rsidRDefault="00353C86" w:rsidP="00E10F94"/>
    <w:tbl>
      <w:tblPr>
        <w:tblStyle w:val="LightList-Accent1"/>
        <w:tblW w:w="5000" w:type="pct"/>
        <w:tblLook w:val="04A0" w:firstRow="1" w:lastRow="0" w:firstColumn="1" w:lastColumn="0" w:noHBand="0" w:noVBand="1"/>
      </w:tblPr>
      <w:tblGrid>
        <w:gridCol w:w="1383"/>
        <w:gridCol w:w="9921"/>
      </w:tblGrid>
      <w:tr w:rsidR="00535D57" w14:paraId="70900ACA" w14:textId="77777777" w:rsidTr="00DE1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2"/>
          </w:tcPr>
          <w:p w14:paraId="6D299D9A" w14:textId="77777777" w:rsidR="00535D57" w:rsidRPr="00353C86" w:rsidRDefault="00535D57" w:rsidP="00504714">
            <w:pPr>
              <w:keepNext/>
            </w:pPr>
            <w:r w:rsidRPr="00353C86">
              <w:rPr>
                <w:lang w:val="en-AU"/>
              </w:rPr>
              <w:lastRenderedPageBreak/>
              <w:t>Land Registry Office</w:t>
            </w:r>
          </w:p>
        </w:tc>
      </w:tr>
      <w:tr w:rsidR="00E20ACB" w14:paraId="6667519D" w14:textId="77777777" w:rsidTr="0053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 w:type="pct"/>
          </w:tcPr>
          <w:p w14:paraId="60FACC4F" w14:textId="77777777" w:rsidR="00E20ACB" w:rsidRDefault="00E20ACB" w:rsidP="00504714">
            <w:pPr>
              <w:keepNext/>
            </w:pPr>
            <w:r>
              <w:t>Executive</w:t>
            </w:r>
            <w:r>
              <w:br/>
              <w:t>Vision</w:t>
            </w:r>
          </w:p>
        </w:tc>
        <w:tc>
          <w:tcPr>
            <w:tcW w:w="4674" w:type="pct"/>
          </w:tcPr>
          <w:p w14:paraId="107CE651" w14:textId="77777777" w:rsidR="00E20ACB" w:rsidRDefault="00E20ACB" w:rsidP="00504714">
            <w:pPr>
              <w:keepNext/>
              <w:cnfStyle w:val="000000100000" w:firstRow="0" w:lastRow="0" w:firstColumn="0" w:lastColumn="0" w:oddVBand="0" w:evenVBand="0" w:oddHBand="1" w:evenHBand="0" w:firstRowFirstColumn="0" w:firstRowLastColumn="0" w:lastRowFirstColumn="0" w:lastRowLastColumn="0"/>
              <w:rPr>
                <w:lang w:val="hu-HU"/>
              </w:rPr>
            </w:pPr>
            <w:r w:rsidRPr="00353C86">
              <w:rPr>
                <w:lang w:val="hu-HU"/>
              </w:rPr>
              <w:t>To make property transactions secure, integrated, accessible</w:t>
            </w:r>
            <w:r w:rsidR="00FB1CFD">
              <w:rPr>
                <w:lang w:val="hu-HU"/>
              </w:rPr>
              <w:t>,</w:t>
            </w:r>
            <w:r w:rsidRPr="00353C86">
              <w:rPr>
                <w:lang w:val="hu-HU"/>
              </w:rPr>
              <w:t xml:space="preserve"> and easier for all.</w:t>
            </w:r>
          </w:p>
          <w:p w14:paraId="229C6F52" w14:textId="77777777" w:rsidR="00E20ACB" w:rsidRPr="00353C86" w:rsidRDefault="00E20ACB" w:rsidP="00504714">
            <w:pPr>
              <w:keepNext/>
              <w:cnfStyle w:val="000000100000" w:firstRow="0" w:lastRow="0" w:firstColumn="0" w:lastColumn="0" w:oddVBand="0" w:evenVBand="0" w:oddHBand="1" w:evenHBand="0" w:firstRowFirstColumn="0" w:firstRowLastColumn="0" w:lastRowFirstColumn="0" w:lastRowLastColumn="0"/>
            </w:pPr>
            <w:r w:rsidRPr="00353C86">
              <w:rPr>
                <w:lang w:val="hu-HU"/>
              </w:rPr>
              <w:t>To become an efficiently operat</w:t>
            </w:r>
            <w:r w:rsidR="00FB1CFD">
              <w:rPr>
                <w:lang w:val="hu-HU"/>
              </w:rPr>
              <w:t>ed</w:t>
            </w:r>
            <w:r w:rsidRPr="00353C86">
              <w:rPr>
                <w:lang w:val="hu-HU"/>
              </w:rPr>
              <w:t xml:space="preserve"> and successful institution </w:t>
            </w:r>
            <w:r w:rsidR="00FB1CFD">
              <w:rPr>
                <w:lang w:val="hu-HU"/>
              </w:rPr>
              <w:t>that</w:t>
            </w:r>
            <w:r w:rsidRPr="00353C86">
              <w:rPr>
                <w:lang w:val="hu-HU"/>
              </w:rPr>
              <w:t xml:space="preserve"> guarantees geo-referenced real property related rights for facilitating secure property transactions and providing an infrastructure and services for economic, environmental</w:t>
            </w:r>
            <w:r w:rsidR="00FB1CFD">
              <w:rPr>
                <w:lang w:val="hu-HU"/>
              </w:rPr>
              <w:t>,</w:t>
            </w:r>
            <w:r w:rsidRPr="00353C86">
              <w:rPr>
                <w:lang w:val="hu-HU"/>
              </w:rPr>
              <w:t xml:space="preserve"> and social purposes.</w:t>
            </w:r>
          </w:p>
        </w:tc>
      </w:tr>
      <w:tr w:rsidR="00E20ACB" w14:paraId="20509095" w14:textId="77777777" w:rsidTr="00535D57">
        <w:tc>
          <w:tcPr>
            <w:cnfStyle w:val="001000000000" w:firstRow="0" w:lastRow="0" w:firstColumn="1" w:lastColumn="0" w:oddVBand="0" w:evenVBand="0" w:oddHBand="0" w:evenHBand="0" w:firstRowFirstColumn="0" w:firstRowLastColumn="0" w:lastRowFirstColumn="0" w:lastRowLastColumn="0"/>
            <w:tcW w:w="326" w:type="pct"/>
          </w:tcPr>
          <w:p w14:paraId="24B2D00D" w14:textId="77777777" w:rsidR="00E20ACB" w:rsidRDefault="00E20ACB" w:rsidP="00504714">
            <w:pPr>
              <w:keepNext/>
            </w:pPr>
            <w:r>
              <w:t>Operations</w:t>
            </w:r>
            <w:r>
              <w:br/>
              <w:t>Goals</w:t>
            </w:r>
          </w:p>
        </w:tc>
        <w:tc>
          <w:tcPr>
            <w:tcW w:w="4674" w:type="pct"/>
          </w:tcPr>
          <w:p w14:paraId="7AE4384B" w14:textId="77777777" w:rsidR="00E20ACB" w:rsidRDefault="00E20ACB" w:rsidP="00504714">
            <w:pPr>
              <w:keepNext/>
              <w:cnfStyle w:val="000000000000" w:firstRow="0" w:lastRow="0" w:firstColumn="0" w:lastColumn="0" w:oddVBand="0" w:evenVBand="0" w:oddHBand="0" w:evenHBand="0" w:firstRowFirstColumn="0" w:firstRowLastColumn="0" w:lastRowFirstColumn="0" w:lastRowLastColumn="0"/>
            </w:pPr>
            <w:r w:rsidRPr="00353C86">
              <w:rPr>
                <w:lang w:val="hu-HU"/>
              </w:rPr>
              <w:t>Create a profitable value</w:t>
            </w:r>
            <w:r w:rsidR="00FB1CFD">
              <w:rPr>
                <w:lang w:val="hu-HU"/>
              </w:rPr>
              <w:t>-</w:t>
            </w:r>
            <w:r w:rsidRPr="00353C86">
              <w:rPr>
                <w:lang w:val="hu-HU"/>
              </w:rPr>
              <w:t>added serv</w:t>
            </w:r>
            <w:r w:rsidRPr="00353C86">
              <w:rPr>
                <w:lang w:val="en-AU"/>
              </w:rPr>
              <w:t>i</w:t>
            </w:r>
            <w:r w:rsidRPr="00353C86">
              <w:rPr>
                <w:lang w:val="hu-HU"/>
              </w:rPr>
              <w:t xml:space="preserve">ce </w:t>
            </w:r>
            <w:r>
              <w:rPr>
                <w:lang w:val="hu-HU"/>
              </w:rPr>
              <w:t xml:space="preserve">by </w:t>
            </w:r>
            <w:r w:rsidRPr="00353C86">
              <w:rPr>
                <w:lang w:val="hu-HU"/>
              </w:rPr>
              <w:t xml:space="preserve">selling data </w:t>
            </w:r>
            <w:r>
              <w:rPr>
                <w:lang w:val="hu-HU"/>
              </w:rPr>
              <w:t>for</w:t>
            </w:r>
            <w:r w:rsidRPr="00353C86">
              <w:rPr>
                <w:lang w:val="hu-HU"/>
              </w:rPr>
              <w:t xml:space="preserve"> research, analy</w:t>
            </w:r>
            <w:r>
              <w:rPr>
                <w:lang w:val="hu-HU"/>
              </w:rPr>
              <w:t>sis and</w:t>
            </w:r>
            <w:r w:rsidRPr="00353C86">
              <w:rPr>
                <w:lang w:val="hu-HU"/>
              </w:rPr>
              <w:t xml:space="preserve"> statistic</w:t>
            </w:r>
            <w:r>
              <w:rPr>
                <w:lang w:val="hu-HU"/>
              </w:rPr>
              <w:t>s</w:t>
            </w:r>
            <w:r w:rsidR="00804256">
              <w:rPr>
                <w:lang w:val="hu-HU"/>
              </w:rPr>
              <w:t>.</w:t>
            </w:r>
          </w:p>
        </w:tc>
      </w:tr>
      <w:tr w:rsidR="00E20ACB" w14:paraId="04777574" w14:textId="77777777" w:rsidTr="00535D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6" w:type="pct"/>
          </w:tcPr>
          <w:p w14:paraId="4DC75701" w14:textId="77777777" w:rsidR="00E20ACB" w:rsidRDefault="00E20ACB" w:rsidP="00504714">
            <w:pPr>
              <w:keepNext/>
            </w:pPr>
            <w:r>
              <w:t>Department</w:t>
            </w:r>
            <w:r>
              <w:br/>
              <w:t>Needs</w:t>
            </w:r>
          </w:p>
        </w:tc>
        <w:tc>
          <w:tcPr>
            <w:tcW w:w="4674" w:type="pct"/>
          </w:tcPr>
          <w:p w14:paraId="7361A803" w14:textId="77777777" w:rsidR="00E20ACB" w:rsidRPr="00353C86" w:rsidRDefault="00E20ACB" w:rsidP="00504714">
            <w:pPr>
              <w:keepNext/>
              <w:cnfStyle w:val="000000100000" w:firstRow="0" w:lastRow="0" w:firstColumn="0" w:lastColumn="0" w:oddVBand="0" w:evenVBand="0" w:oddHBand="1" w:evenHBand="0" w:firstRowFirstColumn="0" w:firstRowLastColumn="0" w:lastRowFirstColumn="0" w:lastRowLastColumn="0"/>
              <w:rPr>
                <w:lang w:val="hu-HU"/>
              </w:rPr>
            </w:pPr>
            <w:r>
              <w:rPr>
                <w:lang w:val="hu-HU"/>
              </w:rPr>
              <w:t>T</w:t>
            </w:r>
            <w:r w:rsidR="00BE23DE">
              <w:rPr>
                <w:lang w:val="hu-HU"/>
              </w:rPr>
              <w:t>urn existing paper document archives</w:t>
            </w:r>
            <w:r w:rsidRPr="00353C86">
              <w:rPr>
                <w:lang w:val="hu-HU"/>
              </w:rPr>
              <w:t xml:space="preserve"> into valuable, structured </w:t>
            </w:r>
            <w:r w:rsidR="001C60BE">
              <w:rPr>
                <w:lang w:val="hu-HU"/>
              </w:rPr>
              <w:t>data.</w:t>
            </w:r>
          </w:p>
        </w:tc>
      </w:tr>
      <w:tr w:rsidR="00E20ACB" w14:paraId="54AC3624" w14:textId="77777777" w:rsidTr="00DE1155">
        <w:tc>
          <w:tcPr>
            <w:cnfStyle w:val="001000000000" w:firstRow="0" w:lastRow="0" w:firstColumn="1" w:lastColumn="0" w:oddVBand="0" w:evenVBand="0" w:oddHBand="0" w:evenHBand="0" w:firstRowFirstColumn="0" w:firstRowLastColumn="0" w:lastRowFirstColumn="0" w:lastRowLastColumn="0"/>
            <w:tcW w:w="326" w:type="pct"/>
          </w:tcPr>
          <w:p w14:paraId="75E18814" w14:textId="77777777" w:rsidR="00E20ACB" w:rsidRDefault="00E20ACB" w:rsidP="00226462">
            <w:r>
              <w:t>Department</w:t>
            </w:r>
            <w:r>
              <w:br/>
              <w:t>Pains</w:t>
            </w:r>
          </w:p>
        </w:tc>
        <w:tc>
          <w:tcPr>
            <w:tcW w:w="4674" w:type="pct"/>
          </w:tcPr>
          <w:p w14:paraId="682E5628" w14:textId="77777777" w:rsidR="00E20ACB" w:rsidRPr="00353C86" w:rsidRDefault="00E20ACB" w:rsidP="00226462">
            <w:pPr>
              <w:cnfStyle w:val="000000000000" w:firstRow="0" w:lastRow="0" w:firstColumn="0" w:lastColumn="0" w:oddVBand="0" w:evenVBand="0" w:oddHBand="0" w:evenHBand="0" w:firstRowFirstColumn="0" w:firstRowLastColumn="0" w:lastRowFirstColumn="0" w:lastRowLastColumn="0"/>
              <w:rPr>
                <w:lang w:val="en-GB"/>
              </w:rPr>
            </w:pPr>
            <w:r w:rsidRPr="00353C86">
              <w:rPr>
                <w:lang w:val="hu-HU"/>
              </w:rPr>
              <w:t xml:space="preserve">Not able to </w:t>
            </w:r>
            <w:r>
              <w:rPr>
                <w:lang w:val="hu-HU"/>
              </w:rPr>
              <w:t>use</w:t>
            </w:r>
            <w:r w:rsidRPr="00353C86">
              <w:rPr>
                <w:lang w:val="hu-HU"/>
              </w:rPr>
              <w:t xml:space="preserve"> </w:t>
            </w:r>
            <w:r>
              <w:rPr>
                <w:lang w:val="hu-HU"/>
              </w:rPr>
              <w:t>available funding.</w:t>
            </w:r>
            <w:r>
              <w:rPr>
                <w:lang w:val="hu-HU"/>
              </w:rPr>
              <w:br/>
              <w:t>Not able to deliver.</w:t>
            </w:r>
          </w:p>
        </w:tc>
      </w:tr>
    </w:tbl>
    <w:p w14:paraId="6DA5D559" w14:textId="77777777" w:rsidR="00FB1CFD" w:rsidRDefault="00FB1CFD" w:rsidP="00185BB1">
      <w:bookmarkStart w:id="66" w:name="_Ref381790656"/>
    </w:p>
    <w:p w14:paraId="0DF6A21C" w14:textId="77777777" w:rsidR="00880FEB" w:rsidRDefault="00880FEB" w:rsidP="00880FEB">
      <w:pPr>
        <w:pStyle w:val="Heading2"/>
      </w:pPr>
      <w:bookmarkStart w:id="67" w:name="_Toc382141760"/>
      <w:bookmarkStart w:id="68" w:name="_Toc382142078"/>
      <w:bookmarkStart w:id="69" w:name="_Toc382990222"/>
      <w:bookmarkStart w:id="70" w:name="_Toc386812508"/>
      <w:r>
        <w:t>Customer Walkthrough</w:t>
      </w:r>
      <w:bookmarkEnd w:id="66"/>
      <w:bookmarkEnd w:id="67"/>
      <w:bookmarkEnd w:id="68"/>
      <w:bookmarkEnd w:id="69"/>
      <w:bookmarkEnd w:id="70"/>
      <w:r w:rsidR="00186428">
        <w:fldChar w:fldCharType="begin"/>
      </w:r>
      <w:r w:rsidR="00186428">
        <w:instrText xml:space="preserve"> XE "</w:instrText>
      </w:r>
      <w:r w:rsidR="00186428" w:rsidRPr="00A64640">
        <w:rPr>
          <w:lang w:val="en-GB"/>
        </w:rPr>
        <w:instrText>Walkthrough</w:instrText>
      </w:r>
      <w:r w:rsidR="00186428">
        <w:instrText xml:space="preserve">" </w:instrText>
      </w:r>
      <w:r w:rsidR="00186428">
        <w:fldChar w:fldCharType="end"/>
      </w:r>
    </w:p>
    <w:p w14:paraId="49B5B981" w14:textId="77777777" w:rsidR="00E20ACB" w:rsidRDefault="00880FEB" w:rsidP="00E10F94">
      <w:r>
        <w:t xml:space="preserve">Perform a customer walkthrough early in the sales </w:t>
      </w:r>
      <w:r w:rsidR="00DB6D88">
        <w:t>cycle. Walk around the department at your customer</w:t>
      </w:r>
      <w:r w:rsidR="00887CFB">
        <w:t>’s facility,</w:t>
      </w:r>
      <w:r w:rsidR="00DB6D88">
        <w:t xml:space="preserve"> observing exactly what happens with their documents and processes. Interview people about what they are doing and why they are doing it. Take photos if </w:t>
      </w:r>
      <w:r w:rsidR="00514A02">
        <w:t>possible</w:t>
      </w:r>
      <w:r w:rsidR="00DB6D88">
        <w:t xml:space="preserve">. Act like a detective on a crime scene looking for clues and evidence of document and process crimes. This walkthrough will help you understand where the </w:t>
      </w:r>
      <w:r w:rsidR="00887CFB">
        <w:t>customer’s</w:t>
      </w:r>
      <w:r w:rsidR="00DB6D88">
        <w:t xml:space="preserve"> needs are. You will also </w:t>
      </w:r>
      <w:r w:rsidR="00887CFB">
        <w:t>gain</w:t>
      </w:r>
      <w:r w:rsidR="00DB6D88">
        <w:t xml:space="preserve"> new ideas and experience that will help you with other projects.</w:t>
      </w:r>
    </w:p>
    <w:p w14:paraId="5B9A5F94" w14:textId="77777777" w:rsidR="00DB6D88" w:rsidRPr="00E10F94" w:rsidRDefault="00DB6D88" w:rsidP="00DE1155">
      <w:pPr>
        <w:spacing w:after="240"/>
      </w:pPr>
      <w:r>
        <w:t>This also helps you and your customer focus on the people and their processes rather than on the technology.</w:t>
      </w:r>
    </w:p>
    <w:p w14:paraId="4C51A92D" w14:textId="77777777" w:rsidR="00572432" w:rsidRPr="00982DB9" w:rsidRDefault="00982DB9" w:rsidP="00572432">
      <w:pPr>
        <w:pStyle w:val="Heading2"/>
        <w:rPr>
          <w:lang w:val="en-GB"/>
        </w:rPr>
      </w:pPr>
      <w:bookmarkStart w:id="71" w:name="_Ref381790723"/>
      <w:bookmarkStart w:id="72" w:name="_Toc382141761"/>
      <w:bookmarkStart w:id="73" w:name="_Toc382142079"/>
      <w:bookmarkStart w:id="74" w:name="_Toc382990223"/>
      <w:bookmarkStart w:id="75" w:name="_Toc386812509"/>
      <w:r>
        <w:t>Document Analysis</w:t>
      </w:r>
      <w:bookmarkEnd w:id="71"/>
      <w:bookmarkEnd w:id="72"/>
      <w:bookmarkEnd w:id="73"/>
      <w:bookmarkEnd w:id="74"/>
      <w:bookmarkEnd w:id="75"/>
    </w:p>
    <w:p w14:paraId="73D3F936" w14:textId="77777777" w:rsidR="00982DB9" w:rsidRDefault="00982DB9" w:rsidP="002274DB">
      <w:r>
        <w:t>In this step, you will analyze the documents and their processes with your customer.</w:t>
      </w:r>
    </w:p>
    <w:p w14:paraId="260C92F7" w14:textId="77777777" w:rsidR="001971DC" w:rsidRDefault="00880FEB" w:rsidP="002274DB">
      <w:r>
        <w:t>A customer</w:t>
      </w:r>
      <w:r w:rsidR="002274DB">
        <w:t xml:space="preserve"> </w:t>
      </w:r>
      <w:r>
        <w:t xml:space="preserve">may </w:t>
      </w:r>
      <w:r w:rsidR="002274DB">
        <w:t>provide you with 5-10 samples</w:t>
      </w:r>
      <w:r w:rsidR="00982DB9">
        <w:t xml:space="preserve"> (perhaps photocopies)</w:t>
      </w:r>
      <w:r w:rsidR="002274DB">
        <w:t xml:space="preserve"> and a list of required fields</w:t>
      </w:r>
      <w:r w:rsidR="00982DB9">
        <w:t xml:space="preserve"> and expect you to build a solution</w:t>
      </w:r>
      <w:r w:rsidR="002274DB">
        <w:t xml:space="preserve">. This is </w:t>
      </w:r>
      <w:r w:rsidR="002274DB">
        <w:rPr>
          <w:b/>
        </w:rPr>
        <w:t>not</w:t>
      </w:r>
      <w:r w:rsidR="002274DB">
        <w:t xml:space="preserve"> enough to build a project.</w:t>
      </w:r>
    </w:p>
    <w:p w14:paraId="4B6EDB6E" w14:textId="77777777" w:rsidR="00982DB9" w:rsidRDefault="00982DB9" w:rsidP="002274DB">
      <w:r>
        <w:t>Here are some key points for document analysis</w:t>
      </w:r>
      <w:r w:rsidR="00887CFB">
        <w:t>.</w:t>
      </w:r>
    </w:p>
    <w:p w14:paraId="76E4F2A9" w14:textId="77777777" w:rsidR="00982DB9" w:rsidRDefault="00982DB9" w:rsidP="004E133E">
      <w:pPr>
        <w:pStyle w:val="ListParagraph"/>
        <w:numPr>
          <w:ilvl w:val="0"/>
          <w:numId w:val="14"/>
        </w:numPr>
        <w:contextualSpacing w:val="0"/>
      </w:pPr>
      <w:r>
        <w:t>Your customer</w:t>
      </w:r>
      <w:r w:rsidR="00887CFB">
        <w:t>s</w:t>
      </w:r>
      <w:r>
        <w:t xml:space="preserve"> knows their own documents. Make sure you interact with document experts and not IT project managers, who do not know the documents intimately.</w:t>
      </w:r>
    </w:p>
    <w:p w14:paraId="483E2638" w14:textId="77777777" w:rsidR="00982DB9" w:rsidRDefault="00982DB9" w:rsidP="004E133E">
      <w:pPr>
        <w:pStyle w:val="ListParagraph"/>
        <w:numPr>
          <w:ilvl w:val="0"/>
          <w:numId w:val="14"/>
        </w:numPr>
        <w:contextualSpacing w:val="0"/>
      </w:pPr>
      <w:r>
        <w:t xml:space="preserve">It is not your job to become a document expert. Your job is to </w:t>
      </w:r>
      <w:r w:rsidRPr="00DE1155">
        <w:t>transfer</w:t>
      </w:r>
      <w:r>
        <w:t xml:space="preserve"> human knowledge about these documents to your KTM project. Your KTM project needs to mimic the humans, and the best way to do that is to </w:t>
      </w:r>
      <w:r w:rsidR="00887CFB">
        <w:t>learn</w:t>
      </w:r>
      <w:r>
        <w:t xml:space="preserve"> lots of examples, not to build a rules engine.</w:t>
      </w:r>
    </w:p>
    <w:p w14:paraId="134D10AE" w14:textId="77777777" w:rsidR="001971DC" w:rsidRDefault="00982DB9" w:rsidP="004E133E">
      <w:pPr>
        <w:pStyle w:val="ListParagraph"/>
        <w:numPr>
          <w:ilvl w:val="0"/>
          <w:numId w:val="14"/>
        </w:numPr>
        <w:contextualSpacing w:val="0"/>
      </w:pPr>
      <w:r>
        <w:t xml:space="preserve">It is not your </w:t>
      </w:r>
      <w:r w:rsidR="00887CFB">
        <w:t>mission</w:t>
      </w:r>
      <w:r>
        <w:t xml:space="preserve"> to build a magic black box that performs the people’s job</w:t>
      </w:r>
      <w:r w:rsidR="00887CFB">
        <w:t>s</w:t>
      </w:r>
      <w:r>
        <w:t xml:space="preserve"> better than the</w:t>
      </w:r>
      <w:r w:rsidR="00887CFB">
        <w:t>y do</w:t>
      </w:r>
      <w:r>
        <w:t>, but to build a system that makes the people far more productive.</w:t>
      </w:r>
    </w:p>
    <w:p w14:paraId="0E85B0FD" w14:textId="77777777" w:rsidR="00982DB9" w:rsidRDefault="00982DB9" w:rsidP="003B47FA">
      <w:pPr>
        <w:pStyle w:val="Heading3"/>
      </w:pPr>
      <w:bookmarkStart w:id="76" w:name="_Toc382141762"/>
      <w:bookmarkStart w:id="77" w:name="_Toc382142080"/>
      <w:bookmarkStart w:id="78" w:name="_Toc382990224"/>
      <w:bookmarkStart w:id="79" w:name="_Toc386812510"/>
      <w:r>
        <w:t>Document Analysis Workshop</w:t>
      </w:r>
      <w:bookmarkEnd w:id="76"/>
      <w:bookmarkEnd w:id="77"/>
      <w:bookmarkEnd w:id="78"/>
      <w:bookmarkEnd w:id="79"/>
    </w:p>
    <w:p w14:paraId="39E3A237" w14:textId="77777777" w:rsidR="001971DC" w:rsidRDefault="00514A02" w:rsidP="00982DB9">
      <w:r>
        <w:t>Hold</w:t>
      </w:r>
      <w:r w:rsidR="00982DB9">
        <w:t xml:space="preserve"> a meeting with your customer for </w:t>
      </w:r>
      <w:r>
        <w:t>three to five</w:t>
      </w:r>
      <w:r w:rsidR="00982DB9">
        <w:t xml:space="preserve"> hours. Make sure that all the </w:t>
      </w:r>
      <w:r>
        <w:t xml:space="preserve">relevant </w:t>
      </w:r>
      <w:r w:rsidR="00982DB9">
        <w:t xml:space="preserve">business </w:t>
      </w:r>
      <w:r>
        <w:t>personnel</w:t>
      </w:r>
      <w:r w:rsidR="00982DB9">
        <w:t xml:space="preserve"> are there. The customer </w:t>
      </w:r>
      <w:r>
        <w:t>representatives</w:t>
      </w:r>
      <w:r w:rsidR="00982DB9">
        <w:t xml:space="preserve"> should bring many photocopied samples of each document class. You will need lots of colored highlighter pens.</w:t>
      </w:r>
    </w:p>
    <w:p w14:paraId="6CD2FCAF" w14:textId="77777777" w:rsidR="00880FEB" w:rsidRDefault="00982DB9" w:rsidP="00982DB9">
      <w:r>
        <w:lastRenderedPageBreak/>
        <w:t xml:space="preserve">Teach your customer what </w:t>
      </w:r>
      <w:r w:rsidRPr="00DE1155">
        <w:t>classification</w:t>
      </w:r>
      <w:r>
        <w:t xml:space="preserve">, </w:t>
      </w:r>
      <w:r w:rsidRPr="00DE1155">
        <w:t>separation</w:t>
      </w:r>
      <w:r>
        <w:t xml:space="preserve">, and </w:t>
      </w:r>
      <w:r w:rsidRPr="00DE1155">
        <w:t>extraction</w:t>
      </w:r>
      <w:r>
        <w:t xml:space="preserve"> </w:t>
      </w:r>
      <w:r w:rsidR="00880FEB">
        <w:t>are by</w:t>
      </w:r>
      <w:r>
        <w:t xml:space="preserve"> using piles of paper and colored pens. </w:t>
      </w:r>
      <w:r w:rsidR="00514A02">
        <w:t>Ask</w:t>
      </w:r>
      <w:r>
        <w:t xml:space="preserve"> your customer </w:t>
      </w:r>
      <w:r w:rsidR="00514A02">
        <w:t xml:space="preserve">to </w:t>
      </w:r>
      <w:r>
        <w:t xml:space="preserve">classify </w:t>
      </w:r>
      <w:r w:rsidR="00514A02">
        <w:t>and</w:t>
      </w:r>
      <w:r>
        <w:t xml:space="preserve"> separate documents and extract data. </w:t>
      </w:r>
      <w:r w:rsidR="00514A02">
        <w:t>Ask</w:t>
      </w:r>
      <w:r>
        <w:t xml:space="preserve"> them </w:t>
      </w:r>
      <w:r w:rsidR="00514A02">
        <w:t>to</w:t>
      </w:r>
      <w:r>
        <w:t xml:space="preserve"> explain how they made their choices. Do this for tens or hundreds of pieces of paper, until you all agree that everyone understands how the whole process will work for all of their documents.</w:t>
      </w:r>
    </w:p>
    <w:p w14:paraId="7534A435" w14:textId="77777777" w:rsidR="00982DB9" w:rsidRDefault="00880FEB" w:rsidP="00982DB9">
      <w:r>
        <w:t>If two people “extract” the same document differently</w:t>
      </w:r>
      <w:r w:rsidR="00DB6D88">
        <w:t>,</w:t>
      </w:r>
      <w:r>
        <w:t xml:space="preserve"> then your customer still does not know what data needs </w:t>
      </w:r>
      <w:r w:rsidR="00514A02">
        <w:t xml:space="preserve">to be </w:t>
      </w:r>
      <w:r>
        <w:t>extract</w:t>
      </w:r>
      <w:r w:rsidR="00514A02">
        <w:t>ed</w:t>
      </w:r>
      <w:r>
        <w:t>.</w:t>
      </w:r>
    </w:p>
    <w:p w14:paraId="7F8C6EF9" w14:textId="77777777" w:rsidR="00752709" w:rsidRDefault="00982DB9" w:rsidP="00DE1155">
      <w:pPr>
        <w:spacing w:after="240"/>
      </w:pPr>
      <w:r>
        <w:t>It is important that the customer understand exactly what KTM does – nothing magical, but exactly what they have just done with pen and paper.</w:t>
      </w:r>
      <w:r w:rsidR="00E23B0F">
        <w:t xml:space="preserve"> </w:t>
      </w:r>
      <w:r w:rsidR="00514A02">
        <w:t>Here</w:t>
      </w:r>
      <w:r w:rsidR="00752709">
        <w:t xml:space="preserve"> is a picture of what KTM does – exactly what people do</w:t>
      </w:r>
      <w:r w:rsidR="00514A02">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81"/>
        <w:gridCol w:w="608"/>
        <w:gridCol w:w="3181"/>
      </w:tblGrid>
      <w:tr w:rsidR="00752709" w14:paraId="4D4B983E" w14:textId="77777777" w:rsidTr="00DE1155">
        <w:trPr>
          <w:jc w:val="center"/>
        </w:trPr>
        <w:tc>
          <w:tcPr>
            <w:tcW w:w="0" w:type="auto"/>
            <w:vAlign w:val="center"/>
          </w:tcPr>
          <w:p w14:paraId="498A520C" w14:textId="77777777" w:rsidR="00752709" w:rsidRDefault="00752709" w:rsidP="00950B02">
            <w:pPr>
              <w:jc w:val="center"/>
            </w:pPr>
            <w:r w:rsidRPr="001D3ECD">
              <w:rPr>
                <w:noProof/>
                <w:lang w:bidi="ar-SA"/>
              </w:rPr>
              <w:drawing>
                <wp:inline distT="0" distB="0" distL="0" distR="0" wp14:anchorId="79E6FDCB" wp14:editId="2DA3400B">
                  <wp:extent cx="866775" cy="1091495"/>
                  <wp:effectExtent l="0" t="0" r="0" b="0"/>
                  <wp:docPr id="17" name="Picture 58" descr="C:\Documents and Settings\SWilcox\Desktop\0 Project - BRAND\ALL_ICONS\Invo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8" descr="C:\Documents and Settings\SWilcox\Desktop\0 Project - BRAND\ALL_ICONS\Invoice.png"/>
                          <pic:cNvPicPr>
                            <a:picLocks noChangeAspect="1" noChangeArrowheads="1"/>
                          </pic:cNvPicPr>
                        </pic:nvPicPr>
                        <pic:blipFill>
                          <a:blip r:embed="rId25" cstate="print"/>
                          <a:srcRect l="11765" r="8823"/>
                          <a:stretch>
                            <a:fillRect/>
                          </a:stretch>
                        </pic:blipFill>
                        <pic:spPr bwMode="gray">
                          <a:xfrm>
                            <a:off x="0" y="0"/>
                            <a:ext cx="864674" cy="1088850"/>
                          </a:xfrm>
                          <a:prstGeom prst="rect">
                            <a:avLst/>
                          </a:prstGeom>
                          <a:noFill/>
                          <a:ln w="9525">
                            <a:noFill/>
                            <a:miter lim="800000"/>
                            <a:headEnd/>
                            <a:tailEnd/>
                          </a:ln>
                        </pic:spPr>
                      </pic:pic>
                    </a:graphicData>
                  </a:graphic>
                </wp:inline>
              </w:drawing>
            </w:r>
          </w:p>
        </w:tc>
        <w:tc>
          <w:tcPr>
            <w:tcW w:w="0" w:type="auto"/>
            <w:vAlign w:val="center"/>
          </w:tcPr>
          <w:p w14:paraId="5A7A7F7C" w14:textId="77777777" w:rsidR="00752709" w:rsidRDefault="00752709" w:rsidP="00950B02">
            <w:pPr>
              <w:jc w:val="center"/>
            </w:pPr>
            <w:r w:rsidRPr="001D3ECD">
              <w:rPr>
                <w:sz w:val="40"/>
              </w:rPr>
              <w:sym w:font="Wingdings" w:char="F0E0"/>
            </w:r>
          </w:p>
        </w:tc>
        <w:tc>
          <w:tcPr>
            <w:tcW w:w="0" w:type="auto"/>
            <w:vAlign w:val="center"/>
          </w:tcPr>
          <w:tbl>
            <w:tblPr>
              <w:tblStyle w:val="TableColumns2"/>
              <w:tblW w:w="0" w:type="auto"/>
              <w:tblBorders>
                <w:top w:val="single" w:sz="4" w:space="0" w:color="auto"/>
                <w:left w:val="single" w:sz="4" w:space="0" w:color="auto"/>
                <w:bottom w:val="single" w:sz="4" w:space="0" w:color="auto"/>
                <w:right w:val="single" w:sz="4" w:space="0" w:color="auto"/>
              </w:tblBorders>
              <w:tblLook w:val="04A0" w:firstRow="1" w:lastRow="0" w:firstColumn="1" w:lastColumn="0" w:noHBand="0" w:noVBand="1"/>
            </w:tblPr>
            <w:tblGrid>
              <w:gridCol w:w="1687"/>
              <w:gridCol w:w="1268"/>
            </w:tblGrid>
            <w:tr w:rsidR="00752709" w14:paraId="41122DF6" w14:textId="77777777" w:rsidTr="00DE11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798BD2" w14:textId="77777777" w:rsidR="00752709" w:rsidRPr="001D3ECD" w:rsidRDefault="00752709" w:rsidP="00950B02">
                  <w:pPr>
                    <w:jc w:val="center"/>
                    <w:rPr>
                      <w:b/>
                    </w:rPr>
                  </w:pPr>
                  <w:r>
                    <w:rPr>
                      <w:b/>
                    </w:rPr>
                    <w:t>Field</w:t>
                  </w:r>
                </w:p>
              </w:tc>
              <w:tc>
                <w:tcPr>
                  <w:tcW w:w="0" w:type="auto"/>
                </w:tcPr>
                <w:p w14:paraId="59F5AD9C" w14:textId="77777777" w:rsidR="00752709" w:rsidRPr="001D3ECD" w:rsidRDefault="00752709" w:rsidP="00950B02">
                  <w:pPr>
                    <w:jc w:val="center"/>
                    <w:cnfStyle w:val="100000000000" w:firstRow="1" w:lastRow="0" w:firstColumn="0" w:lastColumn="0" w:oddVBand="0" w:evenVBand="0" w:oddHBand="0" w:evenHBand="0" w:firstRowFirstColumn="0" w:firstRowLastColumn="0" w:lastRowFirstColumn="0" w:lastRowLastColumn="0"/>
                    <w:rPr>
                      <w:b w:val="0"/>
                    </w:rPr>
                  </w:pPr>
                  <w:r w:rsidRPr="00880FEB">
                    <w:t>Value</w:t>
                  </w:r>
                </w:p>
              </w:tc>
            </w:tr>
            <w:tr w:rsidR="00466F90" w14:paraId="7FF98CE2" w14:textId="77777777" w:rsidTr="00DE1155">
              <w:tc>
                <w:tcPr>
                  <w:cnfStyle w:val="001000000000" w:firstRow="0" w:lastRow="0" w:firstColumn="1" w:lastColumn="0" w:oddVBand="0" w:evenVBand="0" w:oddHBand="0" w:evenHBand="0" w:firstRowFirstColumn="0" w:firstRowLastColumn="0" w:lastRowFirstColumn="0" w:lastRowLastColumn="0"/>
                  <w:tcW w:w="0" w:type="auto"/>
                </w:tcPr>
                <w:p w14:paraId="717A0C9B" w14:textId="77777777" w:rsidR="00466F90" w:rsidRDefault="00466F90" w:rsidP="00950B02">
                  <w:r>
                    <w:t>CLASS</w:t>
                  </w:r>
                </w:p>
              </w:tc>
              <w:tc>
                <w:tcPr>
                  <w:tcW w:w="0" w:type="auto"/>
                </w:tcPr>
                <w:p w14:paraId="72429921" w14:textId="77777777" w:rsidR="00466F90" w:rsidRDefault="00466F90" w:rsidP="00752709">
                  <w:pPr>
                    <w:jc w:val="right"/>
                    <w:cnfStyle w:val="000000000000" w:firstRow="0" w:lastRow="0" w:firstColumn="0" w:lastColumn="0" w:oddVBand="0" w:evenVBand="0" w:oddHBand="0" w:evenHBand="0" w:firstRowFirstColumn="0" w:firstRowLastColumn="0" w:lastRowFirstColumn="0" w:lastRowLastColumn="0"/>
                  </w:pPr>
                  <w:r>
                    <w:t>Invoice</w:t>
                  </w:r>
                </w:p>
              </w:tc>
            </w:tr>
            <w:tr w:rsidR="00752709" w14:paraId="69FF40BA" w14:textId="77777777" w:rsidTr="00DE1155">
              <w:tc>
                <w:tcPr>
                  <w:cnfStyle w:val="001000000000" w:firstRow="0" w:lastRow="0" w:firstColumn="1" w:lastColumn="0" w:oddVBand="0" w:evenVBand="0" w:oddHBand="0" w:evenHBand="0" w:firstRowFirstColumn="0" w:firstRowLastColumn="0" w:lastRowFirstColumn="0" w:lastRowLastColumn="0"/>
                  <w:tcW w:w="0" w:type="auto"/>
                </w:tcPr>
                <w:p w14:paraId="239EAAB9" w14:textId="77777777" w:rsidR="00752709" w:rsidRDefault="00752709" w:rsidP="00950B02">
                  <w:r>
                    <w:t>Invoice Number</w:t>
                  </w:r>
                </w:p>
              </w:tc>
              <w:tc>
                <w:tcPr>
                  <w:tcW w:w="0" w:type="auto"/>
                </w:tcPr>
                <w:p w14:paraId="19082EFC" w14:textId="77777777" w:rsidR="00752709" w:rsidRDefault="00752709" w:rsidP="00752709">
                  <w:pPr>
                    <w:jc w:val="right"/>
                    <w:cnfStyle w:val="000000000000" w:firstRow="0" w:lastRow="0" w:firstColumn="0" w:lastColumn="0" w:oddVBand="0" w:evenVBand="0" w:oddHBand="0" w:evenHBand="0" w:firstRowFirstColumn="0" w:firstRowLastColumn="0" w:lastRowFirstColumn="0" w:lastRowLastColumn="0"/>
                  </w:pPr>
                  <w:r>
                    <w:t>345098</w:t>
                  </w:r>
                </w:p>
              </w:tc>
            </w:tr>
            <w:tr w:rsidR="00752709" w14:paraId="0AAE320D" w14:textId="77777777" w:rsidTr="00DE1155">
              <w:tc>
                <w:tcPr>
                  <w:cnfStyle w:val="001000000000" w:firstRow="0" w:lastRow="0" w:firstColumn="1" w:lastColumn="0" w:oddVBand="0" w:evenVBand="0" w:oddHBand="0" w:evenHBand="0" w:firstRowFirstColumn="0" w:firstRowLastColumn="0" w:lastRowFirstColumn="0" w:lastRowLastColumn="0"/>
                  <w:tcW w:w="0" w:type="auto"/>
                </w:tcPr>
                <w:p w14:paraId="00630ED8" w14:textId="77777777" w:rsidR="00752709" w:rsidRDefault="00752709" w:rsidP="00950B02">
                  <w:r>
                    <w:t>Invoice Date</w:t>
                  </w:r>
                </w:p>
              </w:tc>
              <w:tc>
                <w:tcPr>
                  <w:tcW w:w="0" w:type="auto"/>
                </w:tcPr>
                <w:p w14:paraId="733D1DD4" w14:textId="77777777" w:rsidR="00752709" w:rsidRDefault="00752709" w:rsidP="00752709">
                  <w:pPr>
                    <w:jc w:val="right"/>
                    <w:cnfStyle w:val="000000000000" w:firstRow="0" w:lastRow="0" w:firstColumn="0" w:lastColumn="0" w:oddVBand="0" w:evenVBand="0" w:oddHBand="0" w:evenHBand="0" w:firstRowFirstColumn="0" w:firstRowLastColumn="0" w:lastRowFirstColumn="0" w:lastRowLastColumn="0"/>
                  </w:pPr>
                  <w:r>
                    <w:t>04.05.2013</w:t>
                  </w:r>
                </w:p>
              </w:tc>
            </w:tr>
            <w:tr w:rsidR="00752709" w14:paraId="1BD88B5B" w14:textId="77777777" w:rsidTr="00DE1155">
              <w:tc>
                <w:tcPr>
                  <w:cnfStyle w:val="001000000000" w:firstRow="0" w:lastRow="0" w:firstColumn="1" w:lastColumn="0" w:oddVBand="0" w:evenVBand="0" w:oddHBand="0" w:evenHBand="0" w:firstRowFirstColumn="0" w:firstRowLastColumn="0" w:lastRowFirstColumn="0" w:lastRowLastColumn="0"/>
                  <w:tcW w:w="0" w:type="auto"/>
                </w:tcPr>
                <w:p w14:paraId="57C2CB1A" w14:textId="77777777" w:rsidR="00752709" w:rsidRDefault="00752709" w:rsidP="00950B02">
                  <w:r>
                    <w:t>VendorID</w:t>
                  </w:r>
                </w:p>
              </w:tc>
              <w:tc>
                <w:tcPr>
                  <w:tcW w:w="0" w:type="auto"/>
                </w:tcPr>
                <w:p w14:paraId="66F68EFE" w14:textId="77777777" w:rsidR="00752709" w:rsidRDefault="00752709" w:rsidP="00752709">
                  <w:pPr>
                    <w:jc w:val="right"/>
                    <w:cnfStyle w:val="000000000000" w:firstRow="0" w:lastRow="0" w:firstColumn="0" w:lastColumn="0" w:oddVBand="0" w:evenVBand="0" w:oddHBand="0" w:evenHBand="0" w:firstRowFirstColumn="0" w:firstRowLastColumn="0" w:lastRowFirstColumn="0" w:lastRowLastColumn="0"/>
                  </w:pPr>
                  <w:r>
                    <w:t>56908</w:t>
                  </w:r>
                </w:p>
              </w:tc>
            </w:tr>
          </w:tbl>
          <w:p w14:paraId="5D66D6CF" w14:textId="77777777" w:rsidR="00752709" w:rsidRDefault="00752709" w:rsidP="00950B02">
            <w:pPr>
              <w:jc w:val="center"/>
            </w:pPr>
          </w:p>
        </w:tc>
      </w:tr>
    </w:tbl>
    <w:p w14:paraId="681C6294" w14:textId="77777777" w:rsidR="00315130" w:rsidRDefault="00315130" w:rsidP="00982DB9">
      <w:r>
        <w:t>While the customer is building this Excel sheet, they are also collecting together all their internal domain knowledge, data sources</w:t>
      </w:r>
      <w:r w:rsidR="00514A02">
        <w:t>,</w:t>
      </w:r>
      <w:r>
        <w:t xml:space="preserve"> and representative documents.</w:t>
      </w:r>
    </w:p>
    <w:p w14:paraId="23FEC2BA" w14:textId="77777777" w:rsidR="00C45C3F" w:rsidRDefault="00315130" w:rsidP="003B47FA">
      <w:pPr>
        <w:pStyle w:val="Heading3"/>
      </w:pPr>
      <w:bookmarkStart w:id="80" w:name="_Toc382141763"/>
      <w:bookmarkStart w:id="81" w:name="_Toc382142081"/>
      <w:bookmarkStart w:id="82" w:name="_Toc382990225"/>
      <w:bookmarkStart w:id="83" w:name="_Ref384413974"/>
      <w:bookmarkStart w:id="84" w:name="_Toc386812511"/>
      <w:r>
        <w:t xml:space="preserve">Representative </w:t>
      </w:r>
      <w:r w:rsidR="00C45C3F">
        <w:t>Document</w:t>
      </w:r>
      <w:r w:rsidR="00186428">
        <w:fldChar w:fldCharType="begin"/>
      </w:r>
      <w:r w:rsidR="00186428">
        <w:instrText xml:space="preserve"> XE "</w:instrText>
      </w:r>
      <w:r w:rsidR="00186428" w:rsidRPr="00A64640">
        <w:instrText>Representative Documents</w:instrText>
      </w:r>
      <w:r w:rsidR="00186428">
        <w:instrText xml:space="preserve">" </w:instrText>
      </w:r>
      <w:r w:rsidR="00186428">
        <w:fldChar w:fldCharType="end"/>
      </w:r>
      <w:r w:rsidR="00C45C3F">
        <w:t xml:space="preserve"> Collection</w:t>
      </w:r>
      <w:bookmarkEnd w:id="80"/>
      <w:bookmarkEnd w:id="81"/>
      <w:bookmarkEnd w:id="82"/>
      <w:bookmarkEnd w:id="83"/>
      <w:bookmarkEnd w:id="84"/>
    </w:p>
    <w:p w14:paraId="7F810FD1" w14:textId="77777777" w:rsidR="00C45C3F" w:rsidRDefault="00C45C3F" w:rsidP="00F167C2">
      <w:r>
        <w:t xml:space="preserve">Your customer needs to provide you a collection of </w:t>
      </w:r>
      <w:r w:rsidR="00F167C2">
        <w:t xml:space="preserve">representative </w:t>
      </w:r>
      <w:r>
        <w:t xml:space="preserve">documents </w:t>
      </w:r>
      <w:r w:rsidR="00315130">
        <w:t>for the project.</w:t>
      </w:r>
    </w:p>
    <w:p w14:paraId="1548B240" w14:textId="77777777" w:rsidR="00315130" w:rsidRPr="00315130" w:rsidRDefault="00315130" w:rsidP="00F167C2">
      <w:r w:rsidRPr="00DE1155">
        <w:t>“Representative documents”</w:t>
      </w:r>
      <w:r>
        <w:rPr>
          <w:b/>
        </w:rPr>
        <w:t xml:space="preserve"> </w:t>
      </w:r>
      <w:r w:rsidR="00514A02">
        <w:t>are good examples of</w:t>
      </w:r>
      <w:r>
        <w:t xml:space="preserve"> the documents that the business sees from day to day.</w:t>
      </w:r>
    </w:p>
    <w:p w14:paraId="20EAF554" w14:textId="77777777" w:rsidR="00C45C3F" w:rsidRDefault="00C45C3F" w:rsidP="004E133E">
      <w:pPr>
        <w:pStyle w:val="ListParagraph"/>
        <w:numPr>
          <w:ilvl w:val="0"/>
          <w:numId w:val="16"/>
        </w:numPr>
        <w:ind w:left="720"/>
        <w:contextualSpacing w:val="0"/>
      </w:pPr>
      <w:r>
        <w:t>Exactly the same as the documents in the production system (size, kind, quality)</w:t>
      </w:r>
      <w:r w:rsidR="00FB1B8F">
        <w:t xml:space="preserve"> </w:t>
      </w:r>
      <w:r w:rsidR="00F167C2">
        <w:t>300 dpi TIFF group4 images, scanned with VRS, no marks or stamps</w:t>
      </w:r>
      <w:r w:rsidR="00F167C2">
        <w:rPr>
          <w:rStyle w:val="FootnoteReference"/>
        </w:rPr>
        <w:footnoteReference w:id="3"/>
      </w:r>
      <w:r w:rsidR="00280FFE">
        <w:t>.</w:t>
      </w:r>
    </w:p>
    <w:p w14:paraId="70D25434" w14:textId="77777777" w:rsidR="00C45C3F" w:rsidRDefault="00C45C3F" w:rsidP="004E133E">
      <w:pPr>
        <w:pStyle w:val="ListParagraph"/>
        <w:numPr>
          <w:ilvl w:val="0"/>
          <w:numId w:val="15"/>
        </w:numPr>
        <w:ind w:left="720"/>
        <w:contextualSpacing w:val="0"/>
      </w:pPr>
      <w:r>
        <w:t xml:space="preserve">You need at least a few days’ </w:t>
      </w:r>
      <w:r w:rsidR="00FB1B8F">
        <w:t>worth</w:t>
      </w:r>
      <w:r>
        <w:t xml:space="preserve"> of documents. If your project is expected to process 20,000 documents per day, then you can expect your customer to provide you with 60,000 representative documents.</w:t>
      </w:r>
    </w:p>
    <w:p w14:paraId="4FF5540A" w14:textId="77777777" w:rsidR="00C45C3F" w:rsidRDefault="00C45C3F" w:rsidP="004E133E">
      <w:pPr>
        <w:pStyle w:val="ListParagraph"/>
        <w:numPr>
          <w:ilvl w:val="0"/>
          <w:numId w:val="15"/>
        </w:numPr>
        <w:ind w:left="720"/>
        <w:contextualSpacing w:val="0"/>
      </w:pPr>
      <w:r>
        <w:t xml:space="preserve">Exactly the </w:t>
      </w:r>
      <w:r w:rsidR="00F167C2">
        <w:t>type</w:t>
      </w:r>
      <w:r w:rsidR="00FB1B8F">
        <w:t>s</w:t>
      </w:r>
      <w:r w:rsidR="00F167C2">
        <w:t xml:space="preserve"> of documents that are processed daily – a representative mix of good</w:t>
      </w:r>
      <w:r w:rsidR="00514A02">
        <w:t xml:space="preserve"> and </w:t>
      </w:r>
      <w:r w:rsidR="00F167C2">
        <w:t>bad/</w:t>
      </w:r>
      <w:r w:rsidR="00315130">
        <w:t>easy</w:t>
      </w:r>
      <w:r w:rsidR="00FB1B8F">
        <w:t xml:space="preserve"> and </w:t>
      </w:r>
      <w:r w:rsidR="00315130">
        <w:t>difficult/</w:t>
      </w:r>
      <w:r w:rsidR="00F167C2">
        <w:t>readable</w:t>
      </w:r>
      <w:r w:rsidR="00FB1B8F">
        <w:t xml:space="preserve"> and </w:t>
      </w:r>
      <w:r w:rsidR="00F167C2">
        <w:t>unreadable/printed/dot-matrix/handwritten</w:t>
      </w:r>
      <w:r w:rsidR="00315130">
        <w:t>/faxes/emails/common</w:t>
      </w:r>
      <w:r w:rsidR="00FB1B8F">
        <w:t xml:space="preserve"> and </w:t>
      </w:r>
      <w:r w:rsidR="00315130">
        <w:t>rare</w:t>
      </w:r>
      <w:r w:rsidR="00FB1B8F">
        <w:t xml:space="preserve"> and </w:t>
      </w:r>
      <w:r w:rsidR="007A4262">
        <w:t>strange</w:t>
      </w:r>
      <w:r w:rsidR="00315130">
        <w:t>.</w:t>
      </w:r>
    </w:p>
    <w:p w14:paraId="11A5D4EF" w14:textId="77777777" w:rsidR="00752709" w:rsidRDefault="00752709" w:rsidP="004E133E">
      <w:pPr>
        <w:pStyle w:val="ListParagraph"/>
        <w:numPr>
          <w:ilvl w:val="1"/>
          <w:numId w:val="15"/>
        </w:numPr>
        <w:ind w:left="1440"/>
        <w:contextualSpacing w:val="0"/>
      </w:pPr>
      <w:r>
        <w:t xml:space="preserve">If, for example, there are special invoices with </w:t>
      </w:r>
      <w:r w:rsidR="00FB1B8F">
        <w:t>two</w:t>
      </w:r>
      <w:r>
        <w:t xml:space="preserve"> tax</w:t>
      </w:r>
      <w:r w:rsidR="00FB1B8F">
        <w:t xml:space="preserve"> </w:t>
      </w:r>
      <w:r>
        <w:t>rates or special discounts, they need to be in the representative set.</w:t>
      </w:r>
    </w:p>
    <w:p w14:paraId="21E68B60" w14:textId="77777777" w:rsidR="00315130" w:rsidRDefault="00315130" w:rsidP="004E133E">
      <w:pPr>
        <w:pStyle w:val="ListParagraph"/>
        <w:numPr>
          <w:ilvl w:val="0"/>
          <w:numId w:val="15"/>
        </w:numPr>
        <w:ind w:left="720"/>
        <w:contextualSpacing w:val="0"/>
      </w:pPr>
      <w:r>
        <w:t>The documents need to represent all processes and document classes that will be in the producti</w:t>
      </w:r>
      <w:r w:rsidR="00FB1B8F">
        <w:t>on</w:t>
      </w:r>
      <w:r>
        <w:t xml:space="preserve"> system.</w:t>
      </w:r>
    </w:p>
    <w:p w14:paraId="247D9E58" w14:textId="77777777" w:rsidR="00315130" w:rsidRDefault="00315130" w:rsidP="004E133E">
      <w:pPr>
        <w:pStyle w:val="ListParagraph"/>
        <w:numPr>
          <w:ilvl w:val="0"/>
          <w:numId w:val="15"/>
        </w:numPr>
        <w:ind w:left="720"/>
        <w:contextualSpacing w:val="0"/>
      </w:pPr>
      <w:r>
        <w:t>These documents will define the entire scope and acceptance requirements of the project.</w:t>
      </w:r>
    </w:p>
    <w:p w14:paraId="02305FDA" w14:textId="77777777" w:rsidR="00315130" w:rsidRDefault="00315130" w:rsidP="004E133E">
      <w:pPr>
        <w:pStyle w:val="ListParagraph"/>
        <w:numPr>
          <w:ilvl w:val="0"/>
          <w:numId w:val="15"/>
        </w:numPr>
        <w:ind w:left="720"/>
        <w:contextualSpacing w:val="0"/>
      </w:pPr>
      <w:r>
        <w:t>Representative documents remove unwanted surprises.</w:t>
      </w:r>
    </w:p>
    <w:p w14:paraId="14D9E56C" w14:textId="77777777" w:rsidR="00747EE0" w:rsidRDefault="00747EE0" w:rsidP="004E133E">
      <w:pPr>
        <w:pStyle w:val="ListParagraph"/>
        <w:numPr>
          <w:ilvl w:val="0"/>
          <w:numId w:val="15"/>
        </w:numPr>
        <w:ind w:left="720"/>
        <w:contextualSpacing w:val="0"/>
      </w:pPr>
      <w:r>
        <w:lastRenderedPageBreak/>
        <w:t>Representative documents form the benchmark sets you will use.</w:t>
      </w:r>
    </w:p>
    <w:p w14:paraId="06430EB2" w14:textId="77777777" w:rsidR="002F07FD" w:rsidRDefault="002F07FD" w:rsidP="004E133E">
      <w:pPr>
        <w:pStyle w:val="ListParagraph"/>
        <w:numPr>
          <w:ilvl w:val="0"/>
          <w:numId w:val="15"/>
        </w:numPr>
        <w:ind w:left="720"/>
        <w:contextualSpacing w:val="0"/>
      </w:pPr>
      <w:r>
        <w:t>When your customer understands what “representative” means</w:t>
      </w:r>
      <w:r w:rsidR="00FB1B8F">
        <w:t>,</w:t>
      </w:r>
      <w:r>
        <w:t xml:space="preserve"> they will realize that 10-50 examples are simply not enough. </w:t>
      </w:r>
      <w:r w:rsidR="00862430">
        <w:t xml:space="preserve"> Try to get at least 20 documents of each type, preferably 50 or more.</w:t>
      </w:r>
    </w:p>
    <w:p w14:paraId="55977E75" w14:textId="77777777" w:rsidR="002F07FD" w:rsidRDefault="002F07FD" w:rsidP="004E133E">
      <w:pPr>
        <w:pStyle w:val="ListParagraph"/>
        <w:numPr>
          <w:ilvl w:val="0"/>
          <w:numId w:val="15"/>
        </w:numPr>
        <w:ind w:left="720"/>
        <w:contextualSpacing w:val="0"/>
      </w:pPr>
      <w:r>
        <w:t xml:space="preserve">A customer who says that </w:t>
      </w:r>
      <w:r w:rsidR="00880FEB">
        <w:t>they</w:t>
      </w:r>
      <w:r>
        <w:t xml:space="preserve"> cannot provide you with 1000 examples, but expects your solution to </w:t>
      </w:r>
      <w:r w:rsidR="000342B1">
        <w:t>process</w:t>
      </w:r>
      <w:r>
        <w:t xml:space="preserve"> 1000 per day</w:t>
      </w:r>
      <w:r w:rsidR="00FB1B8F">
        <w:t>,</w:t>
      </w:r>
      <w:r>
        <w:t xml:space="preserve"> is being </w:t>
      </w:r>
      <w:r w:rsidR="00FB1B8F">
        <w:t xml:space="preserve">neither </w:t>
      </w:r>
      <w:r>
        <w:t xml:space="preserve">realistic </w:t>
      </w:r>
      <w:r w:rsidR="00FB1B8F">
        <w:t>nor</w:t>
      </w:r>
      <w:r>
        <w:t xml:space="preserve"> cooperative.</w:t>
      </w:r>
    </w:p>
    <w:p w14:paraId="2FDB2665" w14:textId="77777777" w:rsidR="00F167C2" w:rsidRDefault="00315130" w:rsidP="00315130">
      <w:r>
        <w:t>Agree with your customer in writing before project begin that these documents represent the quality, volume, classes, processes</w:t>
      </w:r>
      <w:r w:rsidR="00FB1B8F">
        <w:t>,</w:t>
      </w:r>
      <w:r>
        <w:t xml:space="preserve"> and variety that will be in the producti</w:t>
      </w:r>
      <w:r w:rsidR="003467F7">
        <w:t>on</w:t>
      </w:r>
      <w:r>
        <w:t xml:space="preserve"> environment and that performance metrics measured on these documents </w:t>
      </w:r>
      <w:r w:rsidR="00880FEB">
        <w:t>are the acceptance criteria for this project.</w:t>
      </w:r>
    </w:p>
    <w:p w14:paraId="055CCD02" w14:textId="77777777" w:rsidR="00E23B0F" w:rsidRDefault="00E23B0F" w:rsidP="003B47FA">
      <w:pPr>
        <w:pStyle w:val="Heading3"/>
      </w:pPr>
      <w:bookmarkStart w:id="85" w:name="_Toc382141764"/>
      <w:bookmarkStart w:id="86" w:name="_Toc382142082"/>
      <w:bookmarkStart w:id="87" w:name="_Toc382990226"/>
      <w:bookmarkStart w:id="88" w:name="_Toc386812512"/>
      <w:r>
        <w:t>Data Collection</w:t>
      </w:r>
      <w:bookmarkEnd w:id="85"/>
      <w:bookmarkEnd w:id="86"/>
      <w:bookmarkEnd w:id="87"/>
      <w:bookmarkEnd w:id="88"/>
    </w:p>
    <w:p w14:paraId="543170CF" w14:textId="77777777" w:rsidR="00E23B0F" w:rsidRDefault="00E23B0F" w:rsidP="00982DB9">
      <w:r>
        <w:t xml:space="preserve">It is now the </w:t>
      </w:r>
      <w:r w:rsidRPr="00DE1155">
        <w:t>job of your customer</w:t>
      </w:r>
      <w:r>
        <w:t xml:space="preserve"> to fill an Excel</w:t>
      </w:r>
      <w:r w:rsidR="00186428">
        <w:fldChar w:fldCharType="begin"/>
      </w:r>
      <w:r w:rsidR="00186428">
        <w:instrText xml:space="preserve"> XE "</w:instrText>
      </w:r>
      <w:r w:rsidR="00186428" w:rsidRPr="000D505C">
        <w:instrText>Excel:</w:instrText>
      </w:r>
      <w:r w:rsidR="00186428" w:rsidRPr="00186428">
        <w:rPr>
          <w:lang w:val="en-GB"/>
        </w:rPr>
        <w:instrText>Using Microsoft Excel to collect Data</w:instrText>
      </w:r>
      <w:r w:rsidR="00186428">
        <w:instrText xml:space="preserve">" </w:instrText>
      </w:r>
      <w:r w:rsidR="00186428">
        <w:fldChar w:fldCharType="end"/>
      </w:r>
      <w:r>
        <w:t xml:space="preserve"> Sheet with </w:t>
      </w:r>
      <w:r w:rsidR="00FB1B8F">
        <w:t>f</w:t>
      </w:r>
      <w:r>
        <w:t xml:space="preserve">ield </w:t>
      </w:r>
      <w:r w:rsidR="00FB1B8F">
        <w:t>d</w:t>
      </w:r>
      <w:r>
        <w:t>ata from tens of documents.</w:t>
      </w:r>
      <w:r w:rsidR="00FD4D02">
        <w:t xml:space="preserve"> If the customer is unable to fill Excel with well formatted</w:t>
      </w:r>
      <w:r w:rsidR="00FB1B8F">
        <w:t>,</w:t>
      </w:r>
      <w:r w:rsidR="00FD4D02">
        <w:t xml:space="preserve"> consistent data from their own documents</w:t>
      </w:r>
      <w:r w:rsidR="00FB1B8F">
        <w:t>,</w:t>
      </w:r>
      <w:r w:rsidR="00FD4D02">
        <w:t xml:space="preserve"> they still have not understood the process </w:t>
      </w:r>
      <w:r w:rsidR="00FB1B8F">
        <w:t>and</w:t>
      </w:r>
      <w:r w:rsidR="00FD4D02">
        <w:t xml:space="preserve"> are </w:t>
      </w:r>
      <w:r w:rsidR="00FB1B8F">
        <w:t xml:space="preserve">not </w:t>
      </w:r>
      <w:r w:rsidR="00FD4D02">
        <w:t>ready to build a KTM project. When this Excel sheet has been built</w:t>
      </w:r>
      <w:r w:rsidR="00FB1B8F">
        <w:t>,</w:t>
      </w:r>
      <w:r w:rsidR="00FD4D02">
        <w:t xml:space="preserve"> you know they have understood, mastered</w:t>
      </w:r>
      <w:r w:rsidR="00FB1B8F">
        <w:t>,</w:t>
      </w:r>
      <w:r w:rsidR="00FD4D02">
        <w:t xml:space="preserve"> and solved all of their data</w:t>
      </w:r>
      <w:r w:rsidR="00FB1B8F">
        <w:t xml:space="preserve"> </w:t>
      </w:r>
      <w:r w:rsidR="00FD4D02">
        <w:t>entry problems.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765"/>
        <w:gridCol w:w="7116"/>
      </w:tblGrid>
      <w:tr w:rsidR="004F32D1" w14:paraId="0CC614A1" w14:textId="77777777" w:rsidTr="00880FEB">
        <w:trPr>
          <w:cantSplit/>
        </w:trPr>
        <w:tc>
          <w:tcPr>
            <w:tcW w:w="0" w:type="auto"/>
            <w:vAlign w:val="center"/>
          </w:tcPr>
          <w:p w14:paraId="07C1A00D" w14:textId="77777777" w:rsidR="00E23B0F" w:rsidRPr="002274DB" w:rsidRDefault="00E23B0F" w:rsidP="00950B02">
            <w:pPr>
              <w:jc w:val="center"/>
              <w:rPr>
                <w:lang w:val="en-AU"/>
              </w:rPr>
            </w:pPr>
            <w:r>
              <w:rPr>
                <w:lang w:val="en-AU"/>
              </w:rPr>
              <w:t>Image</w:t>
            </w:r>
            <w:r w:rsidR="00C45C3F">
              <w:rPr>
                <w:lang w:val="en-AU"/>
              </w:rPr>
              <w:br/>
            </w:r>
            <w:r w:rsidRPr="002274DB">
              <w:rPr>
                <w:noProof/>
                <w:lang w:bidi="ar-SA"/>
              </w:rPr>
              <w:drawing>
                <wp:inline distT="0" distB="0" distL="0" distR="0" wp14:anchorId="6ADCC407" wp14:editId="32593F2C">
                  <wp:extent cx="1847850" cy="2463800"/>
                  <wp:effectExtent l="0" t="0" r="0" b="0"/>
                  <wp:docPr id="9" name="Picture 7"/>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Grp="1"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1845823" cy="2461098"/>
                          </a:xfrm>
                          <a:prstGeom prst="rect">
                            <a:avLst/>
                          </a:prstGeom>
                          <a:noFill/>
                          <a:ln>
                            <a:noFill/>
                          </a:ln>
                          <a:extLs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tc>
        <w:tc>
          <w:tcPr>
            <w:tcW w:w="0" w:type="auto"/>
            <w:vAlign w:val="center"/>
          </w:tcPr>
          <w:p w14:paraId="2A25C6F3" w14:textId="77777777" w:rsidR="00E23B0F" w:rsidRPr="002274DB" w:rsidRDefault="00E23B0F" w:rsidP="00950B02">
            <w:pPr>
              <w:jc w:val="center"/>
              <w:rPr>
                <w:b/>
              </w:rPr>
            </w:pPr>
            <w:r w:rsidRPr="002274DB">
              <w:rPr>
                <w:b/>
                <w:color w:val="1F497D" w:themeColor="text2"/>
                <w:sz w:val="56"/>
              </w:rPr>
              <w:sym w:font="Wingdings" w:char="F0E0"/>
            </w:r>
          </w:p>
        </w:tc>
        <w:tc>
          <w:tcPr>
            <w:tcW w:w="0" w:type="auto"/>
            <w:vAlign w:val="center"/>
          </w:tcPr>
          <w:p w14:paraId="064E22E9" w14:textId="77777777" w:rsidR="00E23B0F" w:rsidRDefault="00E23B0F" w:rsidP="00950B02">
            <w:pPr>
              <w:jc w:val="center"/>
            </w:pPr>
            <w:r>
              <w:t>Key-Value Pairs entered into Excel.</w:t>
            </w:r>
            <w:r>
              <w:br/>
            </w:r>
            <w:r>
              <w:br/>
            </w:r>
            <w:r w:rsidR="004F32D1">
              <w:rPr>
                <w:noProof/>
                <w:lang w:bidi="ar-SA"/>
              </w:rPr>
              <w:drawing>
                <wp:inline distT="0" distB="0" distL="0" distR="0" wp14:anchorId="24D953ED" wp14:editId="407575E0">
                  <wp:extent cx="4348480" cy="3606934"/>
                  <wp:effectExtent l="19050" t="19050" r="13970" b="127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358165" cy="3614967"/>
                          </a:xfrm>
                          <a:prstGeom prst="rect">
                            <a:avLst/>
                          </a:prstGeom>
                          <a:ln>
                            <a:solidFill>
                              <a:schemeClr val="tx1"/>
                            </a:solidFill>
                          </a:ln>
                        </pic:spPr>
                      </pic:pic>
                    </a:graphicData>
                  </a:graphic>
                </wp:inline>
              </w:drawing>
            </w:r>
          </w:p>
          <w:p w14:paraId="7E9DF4D2" w14:textId="77777777" w:rsidR="00E23B0F" w:rsidRDefault="00E23B0F" w:rsidP="00950B02">
            <w:pPr>
              <w:jc w:val="center"/>
            </w:pPr>
          </w:p>
        </w:tc>
      </w:tr>
    </w:tbl>
    <w:p w14:paraId="26120D2D" w14:textId="77777777" w:rsidR="00982DB9" w:rsidRDefault="00862430" w:rsidP="007A4262">
      <w:r>
        <w:t>Note</w:t>
      </w:r>
      <w:r w:rsidR="007A4262">
        <w:t xml:space="preserve"> the following</w:t>
      </w:r>
    </w:p>
    <w:p w14:paraId="1D904307" w14:textId="77777777" w:rsidR="007A4262" w:rsidRDefault="007A4262" w:rsidP="004E133E">
      <w:pPr>
        <w:pStyle w:val="ListParagraph"/>
        <w:numPr>
          <w:ilvl w:val="0"/>
          <w:numId w:val="17"/>
        </w:numPr>
      </w:pPr>
      <w:r>
        <w:t>Numeric and percentage fields are well formatted.</w:t>
      </w:r>
    </w:p>
    <w:p w14:paraId="4268288D" w14:textId="77777777" w:rsidR="007A4262" w:rsidRDefault="007A4262" w:rsidP="004E133E">
      <w:pPr>
        <w:pStyle w:val="ListParagraph"/>
        <w:numPr>
          <w:ilvl w:val="0"/>
          <w:numId w:val="17"/>
        </w:numPr>
      </w:pPr>
      <w:r>
        <w:t>PO</w:t>
      </w:r>
      <w:r w:rsidR="00FB1B8F">
        <w:t xml:space="preserve"> </w:t>
      </w:r>
      <w:r>
        <w:t>Number is a table field (Use A</w:t>
      </w:r>
      <w:r w:rsidR="00FB1B8F">
        <w:t>lt</w:t>
      </w:r>
      <w:r>
        <w:t>-E</w:t>
      </w:r>
      <w:r w:rsidR="00FB1B8F">
        <w:t>nter</w:t>
      </w:r>
      <w:r>
        <w:t xml:space="preserve"> to enter multiple rows in an Excel cell)</w:t>
      </w:r>
    </w:p>
    <w:p w14:paraId="30E88E3A" w14:textId="77777777" w:rsidR="004F32D1" w:rsidRDefault="004F32D1" w:rsidP="004E133E">
      <w:pPr>
        <w:pStyle w:val="ListParagraph"/>
        <w:numPr>
          <w:ilvl w:val="0"/>
          <w:numId w:val="17"/>
        </w:numPr>
      </w:pPr>
      <w:r>
        <w:t>Dates are formatted with dd/mm/yyyy, and not d/m/yyyy</w:t>
      </w:r>
    </w:p>
    <w:p w14:paraId="64A51B36" w14:textId="77777777" w:rsidR="007A4262" w:rsidRDefault="007A4262" w:rsidP="004E133E">
      <w:pPr>
        <w:pStyle w:val="ListParagraph"/>
        <w:numPr>
          <w:ilvl w:val="0"/>
          <w:numId w:val="17"/>
        </w:numPr>
      </w:pPr>
      <w:r>
        <w:t>Vendor 1036 has no</w:t>
      </w:r>
      <w:r w:rsidR="00FD4D02">
        <w:t xml:space="preserve"> invoice</w:t>
      </w:r>
      <w:r>
        <w:t xml:space="preserve"> date on the document, </w:t>
      </w:r>
      <w:r w:rsidR="004F32D1">
        <w:t xml:space="preserve">so </w:t>
      </w:r>
      <w:r>
        <w:t>the ScanDate should be used instead.</w:t>
      </w:r>
    </w:p>
    <w:p w14:paraId="2D11E626" w14:textId="77777777" w:rsidR="007A4262" w:rsidRDefault="007A4262" w:rsidP="004E133E">
      <w:pPr>
        <w:pStyle w:val="ListParagraph"/>
        <w:numPr>
          <w:ilvl w:val="0"/>
          <w:numId w:val="17"/>
        </w:numPr>
      </w:pPr>
      <w:r>
        <w:t xml:space="preserve">6.tif has a </w:t>
      </w:r>
      <w:r w:rsidR="00880FEB">
        <w:t>rounding error</w:t>
      </w:r>
      <w:r>
        <w:t xml:space="preserve"> of 0.01 £ in the total.</w:t>
      </w:r>
    </w:p>
    <w:p w14:paraId="22B6F920" w14:textId="77777777" w:rsidR="002274DB" w:rsidRDefault="002274DB" w:rsidP="003B47FA">
      <w:pPr>
        <w:pStyle w:val="Heading3"/>
      </w:pPr>
      <w:bookmarkStart w:id="89" w:name="_Toc382141765"/>
      <w:bookmarkStart w:id="90" w:name="_Toc382142083"/>
      <w:bookmarkStart w:id="91" w:name="_Toc382990227"/>
      <w:bookmarkStart w:id="92" w:name="_Toc386812513"/>
      <w:r>
        <w:lastRenderedPageBreak/>
        <w:t>Key Value Pairs</w:t>
      </w:r>
      <w:bookmarkEnd w:id="89"/>
      <w:bookmarkEnd w:id="90"/>
      <w:bookmarkEnd w:id="91"/>
      <w:bookmarkEnd w:id="92"/>
      <w:r w:rsidR="00186428">
        <w:fldChar w:fldCharType="begin"/>
      </w:r>
      <w:r w:rsidR="00186428">
        <w:instrText xml:space="preserve"> XE "</w:instrText>
      </w:r>
      <w:r w:rsidR="00186428" w:rsidRPr="00A64640">
        <w:instrText>Key Value Pairs</w:instrText>
      </w:r>
      <w:r w:rsidR="00186428">
        <w:instrText xml:space="preserve">" </w:instrText>
      </w:r>
      <w:r w:rsidR="00186428">
        <w:fldChar w:fldCharType="end"/>
      </w:r>
    </w:p>
    <w:p w14:paraId="608018BD" w14:textId="77777777" w:rsidR="002274DB" w:rsidRDefault="002274DB" w:rsidP="002274DB">
      <w:r>
        <w:t xml:space="preserve">Many customers will </w:t>
      </w:r>
      <w:r w:rsidR="007A4262">
        <w:t xml:space="preserve">expect that it is enough to </w:t>
      </w:r>
      <w:r>
        <w:t xml:space="preserve">provide you with a list of document classes and required fields. Often a lot of effort has gone into the document – </w:t>
      </w:r>
      <w:r w:rsidR="00862430">
        <w:t>people have made an effort to write down rules about fields – but it generally is lacking. It is much better to obtain lots of real documents and analyze real field data.</w:t>
      </w:r>
    </w:p>
    <w:p w14:paraId="2D41FBE1" w14:textId="77777777" w:rsidR="002274DB" w:rsidRDefault="002274DB" w:rsidP="002274DB">
      <w:r>
        <w:t>There are usually complex descriptions of what field formats and validation should be right. This data</w:t>
      </w:r>
      <w:r w:rsidR="00862430">
        <w:t xml:space="preserve"> is rarely completely reliable.</w:t>
      </w:r>
    </w:p>
    <w:p w14:paraId="5768ABD2" w14:textId="77777777" w:rsidR="00880FEB" w:rsidRPr="002274DB" w:rsidRDefault="00880FEB" w:rsidP="002274DB">
      <w:r>
        <w:t>Th</w:t>
      </w:r>
      <w:r w:rsidR="00FB1B8F">
        <w:t>is</w:t>
      </w:r>
      <w:r>
        <w:t xml:space="preserve"> data is deterministic data, and </w:t>
      </w:r>
      <w:r w:rsidR="00FB1B8F">
        <w:t xml:space="preserve">is </w:t>
      </w:r>
      <w:r>
        <w:t>not very useful in your non-deterministic project.</w:t>
      </w:r>
    </w:p>
    <w:p w14:paraId="65948342" w14:textId="77777777" w:rsidR="002274DB" w:rsidRDefault="002274DB" w:rsidP="002274DB">
      <w:r>
        <w:rPr>
          <w:noProof/>
          <w:lang w:bidi="ar-SA"/>
        </w:rPr>
        <w:drawing>
          <wp:inline distT="0" distB="0" distL="0" distR="0" wp14:anchorId="7537F6DA" wp14:editId="7F05F949">
            <wp:extent cx="5943600" cy="23177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3600" cy="2317750"/>
                    </a:xfrm>
                    <a:prstGeom prst="rect">
                      <a:avLst/>
                    </a:prstGeom>
                  </pic:spPr>
                </pic:pic>
              </a:graphicData>
            </a:graphic>
          </wp:inline>
        </w:drawing>
      </w:r>
    </w:p>
    <w:p w14:paraId="0D7C715E" w14:textId="77777777" w:rsidR="002274DB" w:rsidRDefault="002274DB" w:rsidP="00DE1155">
      <w:pPr>
        <w:spacing w:after="240"/>
      </w:pPr>
      <w:r>
        <w:t>You need to take further steps after receiving such a document.</w:t>
      </w:r>
    </w:p>
    <w:p w14:paraId="7A15D652" w14:textId="77777777" w:rsidR="002274DB" w:rsidRDefault="002274DB" w:rsidP="00BE1DEB">
      <w:pPr>
        <w:pStyle w:val="Heading2"/>
      </w:pPr>
      <w:bookmarkStart w:id="93" w:name="_Toc382141766"/>
      <w:bookmarkStart w:id="94" w:name="_Toc382142084"/>
      <w:bookmarkStart w:id="95" w:name="_Toc382990228"/>
      <w:bookmarkStart w:id="96" w:name="_Toc386812514"/>
      <w:r>
        <w:t>Field Analysis Workshop</w:t>
      </w:r>
      <w:bookmarkEnd w:id="93"/>
      <w:bookmarkEnd w:id="94"/>
      <w:bookmarkEnd w:id="95"/>
      <w:bookmarkEnd w:id="96"/>
      <w:r w:rsidR="00186428">
        <w:fldChar w:fldCharType="begin"/>
      </w:r>
      <w:r w:rsidR="00186428">
        <w:instrText xml:space="preserve"> XE "</w:instrText>
      </w:r>
      <w:r w:rsidR="00186428" w:rsidRPr="00A64640">
        <w:instrText>Field Analysis Workshop</w:instrText>
      </w:r>
      <w:r w:rsidR="00186428">
        <w:instrText xml:space="preserve">" </w:instrText>
      </w:r>
      <w:r w:rsidR="00186428">
        <w:fldChar w:fldCharType="end"/>
      </w:r>
    </w:p>
    <w:p w14:paraId="32CC0A51" w14:textId="77777777" w:rsidR="001971DC" w:rsidRDefault="00FE77BD" w:rsidP="002274DB">
      <w:r>
        <w:t>The Field Analysis Workshop</w:t>
      </w:r>
      <w:r w:rsidR="002274DB">
        <w:t xml:space="preserve"> is a</w:t>
      </w:r>
      <w:r>
        <w:t>n</w:t>
      </w:r>
      <w:r w:rsidR="002274DB">
        <w:t xml:space="preserve"> important meeting </w:t>
      </w:r>
      <w:r>
        <w:t>that</w:t>
      </w:r>
      <w:r w:rsidR="002274DB">
        <w:t xml:space="preserve"> define</w:t>
      </w:r>
      <w:r>
        <w:t>s</w:t>
      </w:r>
      <w:r w:rsidR="0010125E">
        <w:t xml:space="preserve"> </w:t>
      </w:r>
      <w:r w:rsidR="002274DB">
        <w:t xml:space="preserve">the entire scope </w:t>
      </w:r>
      <w:r w:rsidR="0010125E">
        <w:t xml:space="preserve">and expectations </w:t>
      </w:r>
      <w:r w:rsidR="002274DB">
        <w:t xml:space="preserve">of the KTM </w:t>
      </w:r>
      <w:r w:rsidR="0010125E">
        <w:t>project</w:t>
      </w:r>
      <w:r w:rsidR="002274DB">
        <w:t>.</w:t>
      </w:r>
    </w:p>
    <w:p w14:paraId="58B48916" w14:textId="77777777" w:rsidR="00725FA6" w:rsidRDefault="00466F90" w:rsidP="002274DB">
      <w:r>
        <w:t>If this meeting goes well, a simple</w:t>
      </w:r>
      <w:r w:rsidR="00725FA6">
        <w:t xml:space="preserve"> invoice project </w:t>
      </w:r>
      <w:r>
        <w:t>could</w:t>
      </w:r>
      <w:r w:rsidR="00725FA6">
        <w:t xml:space="preserve"> </w:t>
      </w:r>
      <w:r>
        <w:t xml:space="preserve">even </w:t>
      </w:r>
      <w:r w:rsidR="00AD02AD">
        <w:t xml:space="preserve">go live after </w:t>
      </w:r>
      <w:r w:rsidR="00FE77BD">
        <w:t>two</w:t>
      </w:r>
      <w:r w:rsidR="00AD02AD">
        <w:t xml:space="preserve"> weeks of effort</w:t>
      </w:r>
      <w:r w:rsidR="00FE77BD">
        <w:t>,</w:t>
      </w:r>
      <w:r w:rsidR="00AD02AD">
        <w:t xml:space="preserve"> with a happy customer.</w:t>
      </w:r>
    </w:p>
    <w:p w14:paraId="20FBEBA8" w14:textId="77777777" w:rsidR="00BE1DEB" w:rsidRDefault="00BE1DEB" w:rsidP="003B47FA">
      <w:pPr>
        <w:pStyle w:val="Heading3"/>
      </w:pPr>
      <w:bookmarkStart w:id="97" w:name="_Toc382141767"/>
      <w:bookmarkStart w:id="98" w:name="_Toc382142085"/>
      <w:bookmarkStart w:id="99" w:name="_Toc382990229"/>
      <w:bookmarkStart w:id="100" w:name="_Toc386812515"/>
      <w:r>
        <w:t>Goals of the Field Analysis Workshop</w:t>
      </w:r>
      <w:bookmarkEnd w:id="97"/>
      <w:bookmarkEnd w:id="98"/>
      <w:bookmarkEnd w:id="99"/>
      <w:bookmarkEnd w:id="100"/>
    </w:p>
    <w:p w14:paraId="7B8C5DA0" w14:textId="77777777" w:rsidR="00400027" w:rsidRDefault="00400027" w:rsidP="00E20F1D">
      <w:pPr>
        <w:pStyle w:val="ListParagraph"/>
        <w:numPr>
          <w:ilvl w:val="0"/>
          <w:numId w:val="19"/>
        </w:numPr>
        <w:contextualSpacing w:val="0"/>
      </w:pPr>
      <w:r>
        <w:t xml:space="preserve">The customer completely understands the solution </w:t>
      </w:r>
      <w:r w:rsidR="0010125E">
        <w:t>and its consequences internally</w:t>
      </w:r>
    </w:p>
    <w:p w14:paraId="52F0BBE9" w14:textId="77777777" w:rsidR="00BE1DEB" w:rsidRDefault="00400027" w:rsidP="00E20F1D">
      <w:pPr>
        <w:pStyle w:val="ListParagraph"/>
        <w:numPr>
          <w:ilvl w:val="0"/>
          <w:numId w:val="19"/>
        </w:numPr>
        <w:contextualSpacing w:val="0"/>
      </w:pPr>
      <w:r>
        <w:t>T</w:t>
      </w:r>
      <w:r w:rsidR="00BE1DEB">
        <w:t>he representative set of documents covers all customer requirements</w:t>
      </w:r>
    </w:p>
    <w:p w14:paraId="7865ABFD" w14:textId="77777777" w:rsidR="001971DC" w:rsidRDefault="00FE77BD" w:rsidP="00E20F1D">
      <w:pPr>
        <w:pStyle w:val="ListParagraph"/>
        <w:numPr>
          <w:ilvl w:val="0"/>
          <w:numId w:val="19"/>
        </w:numPr>
        <w:contextualSpacing w:val="0"/>
      </w:pPr>
      <w:r>
        <w:t>N</w:t>
      </w:r>
      <w:r w:rsidR="0010125E">
        <w:t>umber of fields that KTM extracts</w:t>
      </w:r>
      <w:r>
        <w:t xml:space="preserve"> are m</w:t>
      </w:r>
      <w:r w:rsidRPr="00FE77BD">
        <w:t>inimize</w:t>
      </w:r>
      <w:r>
        <w:t>d</w:t>
      </w:r>
    </w:p>
    <w:p w14:paraId="6F83FAA6" w14:textId="77777777" w:rsidR="0010125E" w:rsidRDefault="00575CB8" w:rsidP="00E20F1D">
      <w:pPr>
        <w:pStyle w:val="ListParagraph"/>
        <w:numPr>
          <w:ilvl w:val="0"/>
          <w:numId w:val="19"/>
        </w:numPr>
        <w:contextualSpacing w:val="0"/>
      </w:pPr>
      <w:r w:rsidRPr="00CA7A39">
        <w:t>Databases</w:t>
      </w:r>
      <w:r w:rsidR="0010125E">
        <w:t xml:space="preserve"> provide</w:t>
      </w:r>
      <w:r w:rsidR="00FE77BD">
        <w:t>d</w:t>
      </w:r>
      <w:r w:rsidR="0010125E">
        <w:t xml:space="preserve"> to KTM from the business systems</w:t>
      </w:r>
      <w:r w:rsidR="00FE77BD">
        <w:t xml:space="preserve"> are maximized</w:t>
      </w:r>
    </w:p>
    <w:p w14:paraId="3533A851" w14:textId="77777777" w:rsidR="0010125E" w:rsidRDefault="00FE77BD" w:rsidP="00E20F1D">
      <w:pPr>
        <w:pStyle w:val="ListParagraph"/>
        <w:numPr>
          <w:ilvl w:val="0"/>
          <w:numId w:val="19"/>
        </w:numPr>
        <w:contextualSpacing w:val="0"/>
      </w:pPr>
      <w:r>
        <w:t>The</w:t>
      </w:r>
      <w:r w:rsidR="0010125E">
        <w:t xml:space="preserve"> project </w:t>
      </w:r>
      <w:r w:rsidR="0010125E" w:rsidRPr="00FE77BD">
        <w:t>reduce</w:t>
      </w:r>
      <w:r>
        <w:t>s</w:t>
      </w:r>
      <w:r w:rsidR="0010125E" w:rsidRPr="00DE1155">
        <w:t xml:space="preserve"> effort</w:t>
      </w:r>
      <w:r w:rsidR="0010125E">
        <w:t xml:space="preserve"> for the </w:t>
      </w:r>
      <w:r w:rsidR="0010125E" w:rsidRPr="00DE1155">
        <w:t>maximum number</w:t>
      </w:r>
      <w:r w:rsidR="00DE1155">
        <w:t xml:space="preserve"> of people, not just scan and validation operators, but process operators as well.</w:t>
      </w:r>
    </w:p>
    <w:p w14:paraId="19CD0890" w14:textId="77777777" w:rsidR="00466F90" w:rsidRPr="0010125E" w:rsidRDefault="00466F90" w:rsidP="00E20F1D">
      <w:pPr>
        <w:pStyle w:val="ListParagraph"/>
        <w:numPr>
          <w:ilvl w:val="0"/>
          <w:numId w:val="19"/>
        </w:numPr>
        <w:contextualSpacing w:val="0"/>
      </w:pPr>
      <w:r>
        <w:t>The class hierarchy becomes clear and simple. You know which classes to define fields at, and they are inherited into their subclasses.</w:t>
      </w:r>
    </w:p>
    <w:p w14:paraId="69CE4DAF" w14:textId="77777777" w:rsidR="00BE1DEB" w:rsidRDefault="00BE1DEB" w:rsidP="003B47FA">
      <w:pPr>
        <w:pStyle w:val="Heading3"/>
      </w:pPr>
      <w:bookmarkStart w:id="101" w:name="_Toc382141768"/>
      <w:bookmarkStart w:id="102" w:name="_Toc382142086"/>
      <w:bookmarkStart w:id="103" w:name="_Toc382990230"/>
      <w:bookmarkStart w:id="104" w:name="_Toc386812516"/>
      <w:r>
        <w:t>People you should invite to the Field Analysis Workshop</w:t>
      </w:r>
      <w:bookmarkEnd w:id="101"/>
      <w:bookmarkEnd w:id="102"/>
      <w:bookmarkEnd w:id="103"/>
      <w:bookmarkEnd w:id="104"/>
    </w:p>
    <w:p w14:paraId="2A871675" w14:textId="77777777" w:rsidR="00BE1DEB" w:rsidRDefault="00BE1DEB" w:rsidP="00E20F1D">
      <w:pPr>
        <w:pStyle w:val="ListParagraph"/>
        <w:numPr>
          <w:ilvl w:val="0"/>
          <w:numId w:val="19"/>
        </w:numPr>
        <w:ind w:left="648"/>
        <w:contextualSpacing w:val="0"/>
      </w:pPr>
      <w:r>
        <w:t>Business Unit Managers of all processes that include and follow KTM</w:t>
      </w:r>
    </w:p>
    <w:p w14:paraId="1B753EDA" w14:textId="77777777" w:rsidR="00BE1DEB" w:rsidRDefault="00BE1DEB" w:rsidP="00E20F1D">
      <w:pPr>
        <w:pStyle w:val="ListParagraph"/>
        <w:numPr>
          <w:ilvl w:val="0"/>
          <w:numId w:val="19"/>
        </w:numPr>
        <w:ind w:left="648"/>
        <w:contextualSpacing w:val="0"/>
      </w:pPr>
      <w:r>
        <w:t>Future Validation Operators</w:t>
      </w:r>
    </w:p>
    <w:p w14:paraId="7BF8FB72" w14:textId="77777777" w:rsidR="00BE1DEB" w:rsidRDefault="00BE1DEB" w:rsidP="00E20F1D">
      <w:pPr>
        <w:pStyle w:val="ListParagraph"/>
        <w:numPr>
          <w:ilvl w:val="0"/>
          <w:numId w:val="19"/>
        </w:numPr>
        <w:ind w:left="648"/>
        <w:contextualSpacing w:val="0"/>
      </w:pPr>
      <w:r>
        <w:lastRenderedPageBreak/>
        <w:t>IT Project Manager</w:t>
      </w:r>
    </w:p>
    <w:p w14:paraId="19D344D8" w14:textId="77777777" w:rsidR="00BE1DEB" w:rsidRDefault="00BE1DEB" w:rsidP="00E20F1D">
      <w:pPr>
        <w:pStyle w:val="ListParagraph"/>
        <w:numPr>
          <w:ilvl w:val="0"/>
          <w:numId w:val="19"/>
        </w:numPr>
        <w:ind w:left="648"/>
        <w:contextualSpacing w:val="0"/>
      </w:pPr>
      <w:r>
        <w:t>Document Management Manager</w:t>
      </w:r>
    </w:p>
    <w:p w14:paraId="5904D2D5" w14:textId="77777777" w:rsidR="00BE1DEB" w:rsidRDefault="00BE1DEB" w:rsidP="00E20F1D">
      <w:pPr>
        <w:pStyle w:val="ListParagraph"/>
        <w:numPr>
          <w:ilvl w:val="0"/>
          <w:numId w:val="19"/>
        </w:numPr>
        <w:ind w:left="648"/>
        <w:contextualSpacing w:val="0"/>
      </w:pPr>
      <w:r>
        <w:t>Scanning Team</w:t>
      </w:r>
    </w:p>
    <w:p w14:paraId="29191058" w14:textId="77777777" w:rsidR="00BE1DEB" w:rsidRDefault="00BE1DEB" w:rsidP="00E20F1D">
      <w:pPr>
        <w:pStyle w:val="ListParagraph"/>
        <w:numPr>
          <w:ilvl w:val="0"/>
          <w:numId w:val="19"/>
        </w:numPr>
        <w:ind w:left="648"/>
        <w:contextualSpacing w:val="0"/>
      </w:pPr>
      <w:r>
        <w:t>Backend System Manager</w:t>
      </w:r>
    </w:p>
    <w:p w14:paraId="4194C713" w14:textId="77777777" w:rsidR="00BE1DEB" w:rsidRDefault="00BE1DEB" w:rsidP="00E20F1D">
      <w:pPr>
        <w:pStyle w:val="ListParagraph"/>
        <w:numPr>
          <w:ilvl w:val="0"/>
          <w:numId w:val="19"/>
        </w:numPr>
        <w:ind w:left="648"/>
        <w:contextualSpacing w:val="0"/>
      </w:pPr>
      <w:r>
        <w:t>Process/workflow Manager</w:t>
      </w:r>
    </w:p>
    <w:p w14:paraId="03A60C35" w14:textId="77777777" w:rsidR="0010125E" w:rsidRDefault="00BE1DEB" w:rsidP="00BE1DEB">
      <w:r>
        <w:t>This meeting is often the first time that all of these people have sat down together to discuss this project as a team. Expect th</w:t>
      </w:r>
      <w:r w:rsidR="00FE77BD">
        <w:t>e</w:t>
      </w:r>
      <w:r>
        <w:t xml:space="preserve"> meeting to be loud and emotional.</w:t>
      </w:r>
      <w:r w:rsidR="00400027">
        <w:t xml:space="preserve"> </w:t>
      </w:r>
      <w:r w:rsidR="00435745">
        <w:t xml:space="preserve">Often people think you are just delivering a piece of software, but </w:t>
      </w:r>
      <w:r w:rsidR="00FE77BD">
        <w:t>in</w:t>
      </w:r>
      <w:r w:rsidR="00435745">
        <w:t xml:space="preserve"> this meeting they realize you are changing how they work every day</w:t>
      </w:r>
      <w:r w:rsidR="00FE77BD">
        <w:t>…</w:t>
      </w:r>
      <w:r w:rsidR="00435745">
        <w:t xml:space="preserve"> and it is important </w:t>
      </w:r>
      <w:r w:rsidR="00FE77BD">
        <w:t>that</w:t>
      </w:r>
      <w:r w:rsidR="00435745">
        <w:t xml:space="preserve"> they reach consensus and own </w:t>
      </w:r>
      <w:r w:rsidR="007D6F49">
        <w:t>the solution.</w:t>
      </w:r>
    </w:p>
    <w:p w14:paraId="142EFABD" w14:textId="77777777" w:rsidR="00BE1DEB" w:rsidRDefault="0010125E" w:rsidP="00BE1DEB">
      <w:r>
        <w:t>Your KTM project will not only reduce effort for the document team</w:t>
      </w:r>
      <w:r w:rsidR="00FE77BD">
        <w:t>, but</w:t>
      </w:r>
      <w:r>
        <w:t xml:space="preserve"> it should </w:t>
      </w:r>
      <w:r w:rsidR="00FE77BD">
        <w:t>also</w:t>
      </w:r>
      <w:r>
        <w:t xml:space="preserve"> reduce effort for many other people in the organization. Unfortunately, some KTM solutions are simple data-entry solutions and have failed to </w:t>
      </w:r>
      <w:r w:rsidR="007D6F49">
        <w:t xml:space="preserve">realize the potential to </w:t>
      </w:r>
      <w:r>
        <w:t>reduce effort across the organization.</w:t>
      </w:r>
    </w:p>
    <w:p w14:paraId="6955E1F3" w14:textId="77777777" w:rsidR="00400027" w:rsidRDefault="00400027" w:rsidP="003B47FA">
      <w:pPr>
        <w:pStyle w:val="Heading3"/>
      </w:pPr>
      <w:bookmarkStart w:id="105" w:name="_Toc382141769"/>
      <w:bookmarkStart w:id="106" w:name="_Toc382142087"/>
      <w:bookmarkStart w:id="107" w:name="_Toc382990231"/>
      <w:bookmarkStart w:id="108" w:name="_Toc386812517"/>
      <w:r>
        <w:t>Which fields should KTM deliver</w:t>
      </w:r>
      <w:r w:rsidR="004C3C56">
        <w:t>?</w:t>
      </w:r>
      <w:bookmarkEnd w:id="105"/>
      <w:bookmarkEnd w:id="106"/>
      <w:bookmarkEnd w:id="107"/>
      <w:bookmarkEnd w:id="108"/>
    </w:p>
    <w:p w14:paraId="1ECA1773" w14:textId="77777777" w:rsidR="0010125E" w:rsidRDefault="0010125E" w:rsidP="00BE1DEB">
      <w:r>
        <w:t>Often your customer has told you “We need these 23 fields from these 50 documents”, however the “23 fields” are simply what the Database Administrator has exported from the database definition – they are not really the fields needed to drive all of the business processes.</w:t>
      </w:r>
    </w:p>
    <w:p w14:paraId="49F24708" w14:textId="77777777" w:rsidR="00DC3EBF" w:rsidRDefault="00400027" w:rsidP="00BE1DEB">
      <w:pPr>
        <w:rPr>
          <w:b/>
        </w:rPr>
      </w:pPr>
      <w:r>
        <w:t xml:space="preserve">Your goal should be to deliver the </w:t>
      </w:r>
      <w:r w:rsidRPr="00491E26">
        <w:t xml:space="preserve">fewest </w:t>
      </w:r>
      <w:r>
        <w:t xml:space="preserve">possible fields to drive </w:t>
      </w:r>
      <w:r w:rsidRPr="00491E26">
        <w:t>all following processes.</w:t>
      </w:r>
    </w:p>
    <w:p w14:paraId="6E9BD6D8" w14:textId="77777777" w:rsidR="00DC3EBF" w:rsidRDefault="00DC3EBF" w:rsidP="00BE1DEB">
      <w:r>
        <w:t>Ask the following questions for every field.</w:t>
      </w:r>
    </w:p>
    <w:p w14:paraId="6B8E0D9C" w14:textId="77777777" w:rsidR="00DC3EBF" w:rsidRDefault="00DC3EBF" w:rsidP="00E20F1D">
      <w:pPr>
        <w:pStyle w:val="ListParagraph"/>
        <w:numPr>
          <w:ilvl w:val="0"/>
          <w:numId w:val="19"/>
        </w:numPr>
        <w:ind w:left="648"/>
        <w:contextualSpacing w:val="0"/>
      </w:pPr>
      <w:r>
        <w:t>Why do you need this field? What processes does it drive?</w:t>
      </w:r>
      <w:r w:rsidR="0032412E">
        <w:t xml:space="preserve"> Who needs to use it?</w:t>
      </w:r>
    </w:p>
    <w:p w14:paraId="43ACFE4D" w14:textId="77777777" w:rsidR="00DC3EBF" w:rsidRDefault="00DC3EBF" w:rsidP="00E20F1D">
      <w:pPr>
        <w:pStyle w:val="ListParagraph"/>
        <w:numPr>
          <w:ilvl w:val="0"/>
          <w:numId w:val="19"/>
        </w:numPr>
        <w:ind w:left="648"/>
        <w:contextualSpacing w:val="0"/>
      </w:pPr>
      <w:r>
        <w:t>What would happen if you didn’t have it?</w:t>
      </w:r>
    </w:p>
    <w:p w14:paraId="5EA4A7B6" w14:textId="77777777" w:rsidR="00DC3EBF" w:rsidRDefault="00DC3EBF" w:rsidP="00E20F1D">
      <w:pPr>
        <w:pStyle w:val="ListParagraph"/>
        <w:numPr>
          <w:ilvl w:val="0"/>
          <w:numId w:val="19"/>
        </w:numPr>
        <w:ind w:left="648"/>
        <w:contextualSpacing w:val="0"/>
      </w:pPr>
      <w:r>
        <w:t>Can the field be found in a database or record elsewhere?</w:t>
      </w:r>
    </w:p>
    <w:p w14:paraId="6DC2E5DA" w14:textId="77777777" w:rsidR="00DC3EBF" w:rsidRPr="00DC3EBF" w:rsidRDefault="00DC3EBF" w:rsidP="00DC3EBF">
      <w:r>
        <w:t xml:space="preserve">It is always better in KTM to </w:t>
      </w:r>
      <w:r w:rsidRPr="00491E26">
        <w:t>know</w:t>
      </w:r>
      <w:r>
        <w:t xml:space="preserve"> the field value and search for it on the document, rather than try</w:t>
      </w:r>
      <w:r w:rsidR="00FE77BD">
        <w:t>ing</w:t>
      </w:r>
      <w:r>
        <w:t xml:space="preserve"> to find an unknown.</w:t>
      </w:r>
    </w:p>
    <w:p w14:paraId="68F8DC3F" w14:textId="77777777" w:rsidR="00400027" w:rsidRDefault="00FE77BD" w:rsidP="00BE1DEB">
      <w:r>
        <w:t>Ask</w:t>
      </w:r>
      <w:r w:rsidR="00400027">
        <w:t xml:space="preserve"> your customer </w:t>
      </w:r>
      <w:r>
        <w:t xml:space="preserve">to </w:t>
      </w:r>
      <w:r w:rsidR="00400027">
        <w:t>explain</w:t>
      </w:r>
      <w:r>
        <w:t>,</w:t>
      </w:r>
      <w:r w:rsidR="00400027">
        <w:t xml:space="preserve"> for every field</w:t>
      </w:r>
      <w:r>
        <w:t>,</w:t>
      </w:r>
      <w:r w:rsidR="00400027">
        <w:t xml:space="preserve"> why it is needed.</w:t>
      </w:r>
    </w:p>
    <w:p w14:paraId="2E264710" w14:textId="77777777" w:rsidR="0010125E" w:rsidRDefault="0010125E" w:rsidP="00E20F1D">
      <w:pPr>
        <w:pStyle w:val="ListParagraph"/>
        <w:numPr>
          <w:ilvl w:val="0"/>
          <w:numId w:val="19"/>
        </w:numPr>
        <w:ind w:left="648"/>
        <w:contextualSpacing w:val="0"/>
      </w:pPr>
      <w:r>
        <w:t xml:space="preserve">Agree on the value and goal of </w:t>
      </w:r>
      <w:r w:rsidRPr="00D0499D">
        <w:t>every field</w:t>
      </w:r>
      <w:r>
        <w:t xml:space="preserve"> in every document class</w:t>
      </w:r>
    </w:p>
    <w:p w14:paraId="0D80F30D" w14:textId="77777777" w:rsidR="0010125E" w:rsidRDefault="0010125E" w:rsidP="00E20F1D">
      <w:pPr>
        <w:pStyle w:val="ListParagraph"/>
        <w:numPr>
          <w:ilvl w:val="0"/>
          <w:numId w:val="19"/>
        </w:numPr>
        <w:ind w:left="648"/>
        <w:contextualSpacing w:val="0"/>
      </w:pPr>
      <w:r>
        <w:t>Ensure that the output of KTM is sufficient to drive all following processes.</w:t>
      </w:r>
    </w:p>
    <w:p w14:paraId="26F90314" w14:textId="77777777" w:rsidR="0010125E" w:rsidRDefault="0010125E" w:rsidP="00E20F1D">
      <w:pPr>
        <w:pStyle w:val="ListParagraph"/>
        <w:numPr>
          <w:ilvl w:val="0"/>
          <w:numId w:val="19"/>
        </w:numPr>
        <w:ind w:left="648"/>
        <w:contextualSpacing w:val="0"/>
      </w:pPr>
      <w:r>
        <w:t xml:space="preserve">Ensure that the KTM project is </w:t>
      </w:r>
      <w:r w:rsidRPr="00D0499D">
        <w:t>minimizing</w:t>
      </w:r>
      <w:r>
        <w:t xml:space="preserve"> effort by all people in following processes.</w:t>
      </w:r>
    </w:p>
    <w:p w14:paraId="39F7E970" w14:textId="77777777" w:rsidR="009C74A9" w:rsidRPr="009C74A9" w:rsidRDefault="009C74A9" w:rsidP="00BE1DEB">
      <w:r>
        <w:t xml:space="preserve">In the example below the Customer wants </w:t>
      </w:r>
      <w:r w:rsidRPr="00D0499D">
        <w:t>FirstName, LastName</w:t>
      </w:r>
      <w:r>
        <w:rPr>
          <w:b/>
        </w:rPr>
        <w:t xml:space="preserve"> </w:t>
      </w:r>
      <w:r w:rsidRPr="009C74A9">
        <w:t>and</w:t>
      </w:r>
      <w:r w:rsidRPr="00D0499D">
        <w:t xml:space="preserve"> ID.</w:t>
      </w:r>
      <w:r>
        <w:t xml:space="preserve"> You should argue that KTM delivers the field </w:t>
      </w:r>
      <w:r w:rsidR="00432938" w:rsidRPr="00D0499D">
        <w:t>ID</w:t>
      </w:r>
      <w:r>
        <w:t xml:space="preserve"> and not </w:t>
      </w:r>
      <w:r w:rsidRPr="00D0499D">
        <w:t>FirstName</w:t>
      </w:r>
      <w:r w:rsidR="00432938">
        <w:rPr>
          <w:b/>
        </w:rPr>
        <w:t xml:space="preserve"> </w:t>
      </w:r>
      <w:r w:rsidR="00432938">
        <w:t xml:space="preserve">or </w:t>
      </w:r>
      <w:r w:rsidR="00432938" w:rsidRPr="00D0499D">
        <w:t>LastName</w:t>
      </w:r>
      <w:r>
        <w:t xml:space="preserve">. The field </w:t>
      </w:r>
      <w:r w:rsidRPr="00D0499D">
        <w:t>FirstName</w:t>
      </w:r>
      <w:r>
        <w:t xml:space="preserve"> is not usable for driving a process. Is the customer’s name Fred or Frederik or Freddy or Frederika? Only ID=345 is useful. You should be arguing that the customer gives you the customer database so that you can look for the fields. You should agree with your customer that </w:t>
      </w:r>
      <w:r w:rsidRPr="00D0499D">
        <w:t>FirstName</w:t>
      </w:r>
      <w:r>
        <w:rPr>
          <w:b/>
        </w:rPr>
        <w:t xml:space="preserve"> </w:t>
      </w:r>
      <w:r>
        <w:t xml:space="preserve">and </w:t>
      </w:r>
      <w:r w:rsidRPr="00D0499D">
        <w:t>LastName</w:t>
      </w:r>
      <w:r>
        <w:t xml:space="preserve"> will </w:t>
      </w:r>
      <w:r w:rsidRPr="00D0499D">
        <w:t>not</w:t>
      </w:r>
      <w:r>
        <w:t xml:space="preserve"> be delivered by your solution.</w:t>
      </w:r>
    </w:p>
    <w:p w14:paraId="76C338FD" w14:textId="77777777" w:rsidR="0010125E" w:rsidRDefault="009C74A9" w:rsidP="004E1776">
      <w:pPr>
        <w:jc w:val="center"/>
      </w:pPr>
      <w:r w:rsidRPr="009C74A9">
        <w:rPr>
          <w:noProof/>
          <w:lang w:bidi="ar-SA"/>
        </w:rPr>
        <w:lastRenderedPageBreak/>
        <w:drawing>
          <wp:inline distT="0" distB="0" distL="0" distR="0" wp14:anchorId="23395B89" wp14:editId="6A794D8A">
            <wp:extent cx="3505200" cy="1247752"/>
            <wp:effectExtent l="19050" t="19050" r="19050" b="10160"/>
            <wp:docPr id="23" name="Content Placeholder 5"/>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pic:cNvPicPr>
                  </pic:nvPicPr>
                  <pic:blipFill>
                    <a:blip r:embed="rId29"/>
                    <a:stretch>
                      <a:fillRect/>
                    </a:stretch>
                  </pic:blipFill>
                  <pic:spPr bwMode="auto">
                    <a:xfrm>
                      <a:off x="0" y="0"/>
                      <a:ext cx="3505200" cy="1247752"/>
                    </a:xfrm>
                    <a:prstGeom prst="rect">
                      <a:avLst/>
                    </a:prstGeom>
                    <a:noFill/>
                    <a:ln w="9525">
                      <a:solidFill>
                        <a:srgbClr val="000000"/>
                      </a:solidFill>
                      <a:miter lim="800000"/>
                      <a:headEnd/>
                      <a:tailEnd/>
                    </a:ln>
                    <a:extLst/>
                  </pic:spPr>
                </pic:pic>
              </a:graphicData>
            </a:graphic>
          </wp:inline>
        </w:drawing>
      </w:r>
    </w:p>
    <w:p w14:paraId="3A6E30CE" w14:textId="77777777" w:rsidR="009C74A9" w:rsidRDefault="009C74A9" w:rsidP="003B47FA">
      <w:pPr>
        <w:pStyle w:val="Heading3"/>
      </w:pPr>
      <w:bookmarkStart w:id="109" w:name="_Toc382141770"/>
      <w:bookmarkStart w:id="110" w:name="_Toc382142088"/>
      <w:bookmarkStart w:id="111" w:name="_Toc382990232"/>
      <w:bookmarkStart w:id="112" w:name="_Toc386812518"/>
      <w:r>
        <w:t>Validation Fields</w:t>
      </w:r>
      <w:bookmarkEnd w:id="109"/>
      <w:bookmarkEnd w:id="110"/>
      <w:bookmarkEnd w:id="111"/>
      <w:bookmarkEnd w:id="112"/>
    </w:p>
    <w:p w14:paraId="30532215" w14:textId="77777777" w:rsidR="009C74A9" w:rsidRDefault="004E1776" w:rsidP="00BE1DEB">
      <w:r>
        <w:t>Some</w:t>
      </w:r>
      <w:r w:rsidR="00FA31E9">
        <w:t xml:space="preserve"> fields that you want to have in KTM may not be of interest to the customer.</w:t>
      </w:r>
    </w:p>
    <w:p w14:paraId="004F51E8" w14:textId="77777777" w:rsidR="00BE1DEB" w:rsidRDefault="00FA31E9" w:rsidP="00BE1DEB">
      <w:r>
        <w:t xml:space="preserve">Many invoice customers only want “Total” and “Tax” found on invoices, </w:t>
      </w:r>
      <w:r w:rsidR="004E1776">
        <w:t>while</w:t>
      </w:r>
      <w:r>
        <w:t xml:space="preserve"> KTM needs to find “Net0”, “Net1”, “Rate1”, “Amount1” and “Total” as well </w:t>
      </w:r>
      <w:r w:rsidR="004E1776">
        <w:t xml:space="preserve">- </w:t>
      </w:r>
      <w:r>
        <w:t>to be able to check the mathematics and also to train the fields. Without these e</w:t>
      </w:r>
      <w:r w:rsidR="004C3C56">
        <w:t>xtra fields</w:t>
      </w:r>
      <w:r w:rsidR="004E1776">
        <w:t>,</w:t>
      </w:r>
      <w:r w:rsidR="004C3C56">
        <w:t xml:space="preserve"> KTM cannot possibl</w:t>
      </w:r>
      <w:r w:rsidR="004E1776">
        <w:t>y</w:t>
      </w:r>
      <w:r w:rsidR="004C3C56">
        <w:t xml:space="preserve"> </w:t>
      </w:r>
      <w:r>
        <w:t>validate the required fields.</w:t>
      </w:r>
    </w:p>
    <w:p w14:paraId="7E05CF53" w14:textId="77777777" w:rsidR="00FA31E9" w:rsidRDefault="004C3C56" w:rsidP="00BE1DEB">
      <w:r>
        <w:t>The Customer only needs the VendorID from KTM and no other Vendor fields, but they are important to the KTM project for the database locator, and also for the field viewers so that the user can easily validate the vendor.</w:t>
      </w:r>
    </w:p>
    <w:p w14:paraId="3FEF9D23" w14:textId="77777777" w:rsidR="004C3C56" w:rsidRPr="00BE1DEB" w:rsidRDefault="004C3C56" w:rsidP="00BE1DEB">
      <w:r>
        <w:t>Validation Fields are useful for</w:t>
      </w:r>
    </w:p>
    <w:p w14:paraId="666C24D9" w14:textId="77777777" w:rsidR="004C3C56" w:rsidRDefault="004C3C56" w:rsidP="00E20F1D">
      <w:pPr>
        <w:pStyle w:val="ListParagraph"/>
        <w:numPr>
          <w:ilvl w:val="0"/>
          <w:numId w:val="19"/>
        </w:numPr>
        <w:ind w:left="648"/>
        <w:contextualSpacing w:val="0"/>
      </w:pPr>
      <w:r>
        <w:t>Locators that need extra fields to locate, validate and learn (Database Locator and Amount Group Locator)</w:t>
      </w:r>
    </w:p>
    <w:p w14:paraId="5DCE9091" w14:textId="77777777" w:rsidR="004C3C56" w:rsidRDefault="004C3C56" w:rsidP="00E20F1D">
      <w:pPr>
        <w:pStyle w:val="ListParagraph"/>
        <w:numPr>
          <w:ilvl w:val="0"/>
          <w:numId w:val="19"/>
        </w:numPr>
        <w:ind w:left="648"/>
        <w:contextualSpacing w:val="0"/>
      </w:pPr>
      <w:r>
        <w:t>Providing extra fields</w:t>
      </w:r>
      <w:r w:rsidR="00F3235B">
        <w:t xml:space="preserve">, </w:t>
      </w:r>
      <w:r>
        <w:t xml:space="preserve">fieldviewers </w:t>
      </w:r>
      <w:r w:rsidR="00F3235B">
        <w:t xml:space="preserve">and labels </w:t>
      </w:r>
      <w:r>
        <w:t>in the Validation Module to help the user make choices fast.</w:t>
      </w:r>
      <w:r w:rsidR="00F3235B">
        <w:br/>
      </w:r>
      <w:r w:rsidR="00F3235B">
        <w:rPr>
          <w:noProof/>
          <w:lang w:bidi="ar-SA"/>
        </w:rPr>
        <w:drawing>
          <wp:inline distT="0" distB="0" distL="0" distR="0" wp14:anchorId="4AA09EDE" wp14:editId="0EFB8E88">
            <wp:extent cx="3990975" cy="1514475"/>
            <wp:effectExtent l="0" t="0" r="9525" b="9525"/>
            <wp:docPr id="674" name="Picture 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90975" cy="1514475"/>
                    </a:xfrm>
                    <a:prstGeom prst="rect">
                      <a:avLst/>
                    </a:prstGeom>
                  </pic:spPr>
                </pic:pic>
              </a:graphicData>
            </a:graphic>
          </wp:inline>
        </w:drawing>
      </w:r>
    </w:p>
    <w:p w14:paraId="588CEE8E" w14:textId="77777777" w:rsidR="004C3C56" w:rsidRDefault="004C3C56" w:rsidP="003B47FA">
      <w:pPr>
        <w:pStyle w:val="Heading3"/>
      </w:pPr>
      <w:bookmarkStart w:id="113" w:name="_Toc382141771"/>
      <w:bookmarkStart w:id="114" w:name="_Toc382142089"/>
      <w:bookmarkStart w:id="115" w:name="_Toc382990233"/>
      <w:bookmarkStart w:id="116" w:name="_Toc386812519"/>
      <w:r>
        <w:t>Agreeing on your Data</w:t>
      </w:r>
      <w:bookmarkEnd w:id="113"/>
      <w:bookmarkEnd w:id="114"/>
      <w:bookmarkEnd w:id="115"/>
      <w:bookmarkEnd w:id="116"/>
    </w:p>
    <w:p w14:paraId="31A89C4C" w14:textId="77777777" w:rsidR="004C3C56" w:rsidRDefault="004C3C56" w:rsidP="004C3C56">
      <w:r>
        <w:t>In this meeting it is important that you have agreed with your customer completely on the</w:t>
      </w:r>
      <w:r w:rsidR="004E1776">
        <w:t>se items:</w:t>
      </w:r>
    </w:p>
    <w:p w14:paraId="2C80D9DD" w14:textId="77777777" w:rsidR="004C3C56" w:rsidRDefault="004C3C56" w:rsidP="00E20F1D">
      <w:pPr>
        <w:pStyle w:val="ListParagraph"/>
        <w:numPr>
          <w:ilvl w:val="0"/>
          <w:numId w:val="20"/>
        </w:numPr>
        <w:contextualSpacing w:val="0"/>
      </w:pPr>
      <w:r>
        <w:t>Representative Data Set for all fields, classes, exceptions, and processes that this solution is supposed to help.</w:t>
      </w:r>
    </w:p>
    <w:p w14:paraId="6632CD59" w14:textId="77777777" w:rsidR="004C3C56" w:rsidRDefault="004C3C56" w:rsidP="00E20F1D">
      <w:pPr>
        <w:pStyle w:val="ListParagraph"/>
        <w:numPr>
          <w:ilvl w:val="0"/>
          <w:numId w:val="20"/>
        </w:numPr>
        <w:contextualSpacing w:val="0"/>
      </w:pPr>
      <w:r>
        <w:t>Which fields are exported from KTM.</w:t>
      </w:r>
    </w:p>
    <w:p w14:paraId="45FCB5E9" w14:textId="77777777" w:rsidR="004C3C56" w:rsidRDefault="004C3C56" w:rsidP="00E20F1D">
      <w:pPr>
        <w:pStyle w:val="ListParagraph"/>
        <w:numPr>
          <w:ilvl w:val="0"/>
          <w:numId w:val="20"/>
        </w:numPr>
        <w:contextualSpacing w:val="0"/>
      </w:pPr>
      <w:r>
        <w:t>Validation fields that are used internally by KTM.</w:t>
      </w:r>
    </w:p>
    <w:p w14:paraId="0ADB78AD" w14:textId="77777777" w:rsidR="004C3C56" w:rsidRDefault="004C3C56" w:rsidP="00E20F1D">
      <w:pPr>
        <w:pStyle w:val="ListParagraph"/>
        <w:numPr>
          <w:ilvl w:val="0"/>
          <w:numId w:val="20"/>
        </w:numPr>
        <w:contextualSpacing w:val="0"/>
      </w:pPr>
      <w:r>
        <w:t>All Databases are available for building the project.</w:t>
      </w:r>
    </w:p>
    <w:p w14:paraId="20B12DD6" w14:textId="77777777" w:rsidR="001027CF" w:rsidRDefault="001027CF" w:rsidP="002274DB">
      <w:r>
        <w:t>If this meeting is successful, your customer will have much more confidence in your ability to deliver, and your implementation process will be smooth.</w:t>
      </w:r>
    </w:p>
    <w:p w14:paraId="48382BEE" w14:textId="77777777" w:rsidR="002274DB" w:rsidRDefault="002274DB" w:rsidP="002274DB">
      <w:r>
        <w:t>This meeting should be heated and passionate. You want to remove as many fields as possible from the project. Every field needs arguing on its own merit. Someone will insist FirstName is important – you need to convince them that it is not, and that you need the customer database connection. Here is also where you define and agree with the database admins exactly which databases, and columns are available.</w:t>
      </w:r>
    </w:p>
    <w:p w14:paraId="2DFA245A" w14:textId="77777777" w:rsidR="004C3C56" w:rsidRDefault="004C3C56" w:rsidP="009A760A">
      <w:pPr>
        <w:pStyle w:val="Heading2"/>
      </w:pPr>
      <w:bookmarkStart w:id="117" w:name="_Toc382141772"/>
      <w:bookmarkStart w:id="118" w:name="_Toc382142090"/>
      <w:bookmarkStart w:id="119" w:name="_Toc382990234"/>
      <w:bookmarkStart w:id="120" w:name="_Toc386812520"/>
      <w:r>
        <w:lastRenderedPageBreak/>
        <w:t>Writing your Statement of Work</w:t>
      </w:r>
      <w:bookmarkEnd w:id="117"/>
      <w:bookmarkEnd w:id="118"/>
      <w:bookmarkEnd w:id="119"/>
      <w:bookmarkEnd w:id="120"/>
      <w:r w:rsidR="00186428">
        <w:fldChar w:fldCharType="begin"/>
      </w:r>
      <w:r w:rsidR="00186428">
        <w:instrText xml:space="preserve"> XE "</w:instrText>
      </w:r>
      <w:r w:rsidR="00186428" w:rsidRPr="00A64640">
        <w:instrText>Statement of Work</w:instrText>
      </w:r>
      <w:r w:rsidR="00186428">
        <w:instrText xml:space="preserve">" </w:instrText>
      </w:r>
      <w:r w:rsidR="00186428">
        <w:fldChar w:fldCharType="end"/>
      </w:r>
    </w:p>
    <w:p w14:paraId="705150D5" w14:textId="77777777" w:rsidR="004C3C56" w:rsidRDefault="004C3C56" w:rsidP="004C3C56">
      <w:r>
        <w:t>At this point you can offer</w:t>
      </w:r>
      <w:r w:rsidR="004E1776">
        <w:t>:</w:t>
      </w:r>
    </w:p>
    <w:p w14:paraId="7A96E7CC" w14:textId="77777777" w:rsidR="004C3C56" w:rsidRDefault="004C3C56" w:rsidP="00E20F1D">
      <w:pPr>
        <w:pStyle w:val="ListParagraph"/>
        <w:numPr>
          <w:ilvl w:val="0"/>
          <w:numId w:val="20"/>
        </w:numPr>
        <w:contextualSpacing w:val="0"/>
      </w:pPr>
      <w:r>
        <w:t>We will build a KTM project that will improve the productivity of operators in processing the documents that are in the representative test set by helping them to produce precisely the output that is in the Excel sheet.</w:t>
      </w:r>
    </w:p>
    <w:p w14:paraId="0A477705" w14:textId="77777777" w:rsidR="009A760A" w:rsidRDefault="00D61FC4" w:rsidP="00E20F1D">
      <w:pPr>
        <w:pStyle w:val="ListParagraph"/>
        <w:numPr>
          <w:ilvl w:val="0"/>
          <w:numId w:val="20"/>
        </w:numPr>
        <w:contextualSpacing w:val="0"/>
      </w:pPr>
      <w:r>
        <w:t>This project will be objectively mea</w:t>
      </w:r>
      <w:r w:rsidR="009A760A">
        <w:t>sured on documents/person</w:t>
      </w:r>
      <w:r w:rsidR="004E1776">
        <w:t>/</w:t>
      </w:r>
      <w:r w:rsidR="009A760A">
        <w:t>hour.</w:t>
      </w:r>
    </w:p>
    <w:p w14:paraId="72ADC2AB" w14:textId="77777777" w:rsidR="00D61FC4" w:rsidRDefault="00D61FC4" w:rsidP="00E20F1D">
      <w:pPr>
        <w:pStyle w:val="ListParagraph"/>
        <w:numPr>
          <w:ilvl w:val="0"/>
          <w:numId w:val="20"/>
        </w:numPr>
        <w:contextualSpacing w:val="0"/>
      </w:pPr>
      <w:r>
        <w:t>Metrics like field accuracy and character accuracy will not be used</w:t>
      </w:r>
      <w:r w:rsidR="004E1776">
        <w:t>, because</w:t>
      </w:r>
      <w:r>
        <w:t xml:space="preserve"> they do not contribute directly to improved productivity and can lead to wasted development effort.</w:t>
      </w:r>
    </w:p>
    <w:p w14:paraId="0F1221BF" w14:textId="77777777" w:rsidR="001D3CF3" w:rsidRDefault="001D3CF3" w:rsidP="00E20F1D">
      <w:pPr>
        <w:pStyle w:val="ListParagraph"/>
        <w:numPr>
          <w:ilvl w:val="0"/>
          <w:numId w:val="20"/>
        </w:numPr>
        <w:contextualSpacing w:val="0"/>
      </w:pPr>
      <w:r>
        <w:t>This project will be built, tested</w:t>
      </w:r>
      <w:r w:rsidR="004E1776">
        <w:t>,</w:t>
      </w:r>
      <w:r>
        <w:t xml:space="preserve"> and measured on the representative Test Data set that has been agreed upon.</w:t>
      </w:r>
    </w:p>
    <w:p w14:paraId="45A5472C" w14:textId="77777777" w:rsidR="00D61FC4" w:rsidRDefault="001D3CF3" w:rsidP="00E20F1D">
      <w:pPr>
        <w:pStyle w:val="ListParagraph"/>
        <w:numPr>
          <w:ilvl w:val="0"/>
          <w:numId w:val="20"/>
        </w:numPr>
        <w:contextualSpacing w:val="0"/>
      </w:pPr>
      <w:r>
        <w:t xml:space="preserve">In the production system, you can have the </w:t>
      </w:r>
      <w:r w:rsidR="009A760A">
        <w:t>reasonable</w:t>
      </w:r>
      <w:r>
        <w:t xml:space="preserve"> expectation that every document similar to the Test Data is machine readable and train</w:t>
      </w:r>
      <w:r w:rsidR="009A760A">
        <w:t>able</w:t>
      </w:r>
      <w:r>
        <w:t xml:space="preserve">, </w:t>
      </w:r>
      <w:r w:rsidR="004E1776">
        <w:t>and</w:t>
      </w:r>
      <w:r>
        <w:t xml:space="preserve"> should not require human interaction.</w:t>
      </w:r>
    </w:p>
    <w:p w14:paraId="70A831F5" w14:textId="77777777" w:rsidR="00783065" w:rsidRDefault="00783065" w:rsidP="00E20F1D">
      <w:pPr>
        <w:pStyle w:val="ListParagraph"/>
        <w:numPr>
          <w:ilvl w:val="0"/>
          <w:numId w:val="20"/>
        </w:numPr>
        <w:contextualSpacing w:val="0"/>
      </w:pPr>
      <w:r>
        <w:t>Any documents in produc</w:t>
      </w:r>
      <w:r w:rsidR="009A760A">
        <w:t>tion or user acceptance testing</w:t>
      </w:r>
      <w:r>
        <w:t xml:space="preserve"> that are not like the Test Data, are out of scope and not part of this statement of work.</w:t>
      </w:r>
    </w:p>
    <w:p w14:paraId="7F916F13" w14:textId="77777777" w:rsidR="00783065" w:rsidRDefault="005A0525" w:rsidP="00E20F1D">
      <w:pPr>
        <w:pStyle w:val="ListParagraph"/>
        <w:numPr>
          <w:ilvl w:val="0"/>
          <w:numId w:val="20"/>
        </w:numPr>
        <w:contextualSpacing w:val="0"/>
      </w:pPr>
      <w:r>
        <w:t>During the development process, w</w:t>
      </w:r>
      <w:r w:rsidR="00783065">
        <w:t>e will provide</w:t>
      </w:r>
      <w:r w:rsidR="00760C79">
        <w:t>,</w:t>
      </w:r>
      <w:r w:rsidR="00783065">
        <w:t xml:space="preserve"> at regular intervals</w:t>
      </w:r>
      <w:r w:rsidR="00760C79">
        <w:t>,</w:t>
      </w:r>
      <w:r w:rsidR="00783065">
        <w:t xml:space="preserve"> benchmarks on test sets to provide objective and meaningful data about the performance of the project. These benchmarks will be used to prioritize development and configuration tasks, improve communication and understanding, prevent regression of quality, but not used to set arbitrary goals, which may or may not be </w:t>
      </w:r>
      <w:r w:rsidR="00760C79">
        <w:t>attainable</w:t>
      </w:r>
      <w:r w:rsidR="00783065">
        <w:t>.</w:t>
      </w:r>
    </w:p>
    <w:p w14:paraId="095F1B79" w14:textId="77777777" w:rsidR="00783065" w:rsidRDefault="008146E2" w:rsidP="00783065">
      <w:r>
        <w:t>When the customer has signed this</w:t>
      </w:r>
      <w:r w:rsidR="00760C79">
        <w:t>,</w:t>
      </w:r>
      <w:r>
        <w:t xml:space="preserve"> you are </w:t>
      </w:r>
      <w:r w:rsidR="00783065">
        <w:t>now ready to sit down in front of Project builder and start!</w:t>
      </w:r>
    </w:p>
    <w:p w14:paraId="20ADB645" w14:textId="77777777" w:rsidR="00383153" w:rsidRDefault="00383153" w:rsidP="007123E4">
      <w:pPr>
        <w:pStyle w:val="Heading1"/>
      </w:pPr>
      <w:bookmarkStart w:id="121" w:name="_Toc382141773"/>
      <w:bookmarkStart w:id="122" w:name="_Toc382142091"/>
      <w:bookmarkStart w:id="123" w:name="_Toc382990235"/>
      <w:bookmarkStart w:id="124" w:name="_Toc386812521"/>
      <w:r>
        <w:t>Metrics</w:t>
      </w:r>
      <w:bookmarkEnd w:id="121"/>
      <w:bookmarkEnd w:id="122"/>
      <w:bookmarkEnd w:id="123"/>
      <w:bookmarkEnd w:id="124"/>
      <w:r w:rsidR="00186428">
        <w:fldChar w:fldCharType="begin"/>
      </w:r>
      <w:r w:rsidR="00186428">
        <w:instrText xml:space="preserve"> XE "</w:instrText>
      </w:r>
      <w:r w:rsidR="00186428" w:rsidRPr="00A64640">
        <w:instrText>Metrics</w:instrText>
      </w:r>
      <w:r w:rsidR="00186428">
        <w:instrText xml:space="preserve">" </w:instrText>
      </w:r>
      <w:r w:rsidR="00186428">
        <w:fldChar w:fldCharType="end"/>
      </w:r>
    </w:p>
    <w:p w14:paraId="43362937" w14:textId="77777777" w:rsidR="0069065D" w:rsidRDefault="0069065D" w:rsidP="0069065D">
      <w:r>
        <w:t>A customer naturally wants to test and measure Kofax solutions. Unfortunately, they often apply criteria that are not appropriate and can lead to false security and misleading results. It can even force Kofax to cripple the solution to win a scoring test, rather than demonstrate a solution with the best return on investment.</w:t>
      </w:r>
    </w:p>
    <w:p w14:paraId="0FD80D02" w14:textId="77777777" w:rsidR="0069065D" w:rsidRPr="00F96FD1" w:rsidRDefault="00074B26" w:rsidP="0069065D">
      <w:r>
        <w:t>Good</w:t>
      </w:r>
      <w:r w:rsidR="0069065D">
        <w:t xml:space="preserve"> metric</w:t>
      </w:r>
      <w:r>
        <w:t>s</w:t>
      </w:r>
      <w:r w:rsidR="0069065D">
        <w:t xml:space="preserve"> give excellent insight into </w:t>
      </w:r>
      <w:r>
        <w:t>the human effort required</w:t>
      </w:r>
      <w:r w:rsidR="0069065D">
        <w:t xml:space="preserve">. Unfortunately </w:t>
      </w:r>
      <w:r w:rsidR="00760C79">
        <w:t>some</w:t>
      </w:r>
      <w:r w:rsidR="0069065D">
        <w:t xml:space="preserve"> metrics do not do that. </w:t>
      </w:r>
      <w:r w:rsidR="00B002F7">
        <w:rPr>
          <w:b/>
        </w:rPr>
        <w:t>Accuracy</w:t>
      </w:r>
      <w:r w:rsidR="0069065D">
        <w:t xml:space="preserve"> </w:t>
      </w:r>
      <w:r w:rsidR="00F96FD1">
        <w:t xml:space="preserve">Metrics </w:t>
      </w:r>
      <w:r w:rsidR="00B002F7">
        <w:t xml:space="preserve">are popular with customers (especially technical people), but they are </w:t>
      </w:r>
      <w:r w:rsidR="0069065D">
        <w:t xml:space="preserve">generally </w:t>
      </w:r>
      <w:r w:rsidR="00B002F7">
        <w:t>counterproductive</w:t>
      </w:r>
      <w:r w:rsidR="0069065D">
        <w:t>.</w:t>
      </w:r>
      <w:r w:rsidR="00F96FD1">
        <w:t xml:space="preserve"> </w:t>
      </w:r>
      <w:r w:rsidR="00F96FD1">
        <w:rPr>
          <w:b/>
        </w:rPr>
        <w:t xml:space="preserve">Performance </w:t>
      </w:r>
      <w:r w:rsidR="00F96FD1">
        <w:t>Metrics are easier to measure and calculate ROIs with. Performance Metrics focus on the problems the people have, while Accuracy Metrics focus on a perceived technical solution.</w:t>
      </w:r>
    </w:p>
    <w:p w14:paraId="6E77BA06" w14:textId="77777777" w:rsidR="00CA7A39" w:rsidRDefault="00CA7A39" w:rsidP="00CA7A39">
      <w:pPr>
        <w:pStyle w:val="Heading2"/>
      </w:pPr>
      <w:bookmarkStart w:id="125" w:name="_Toc382990236"/>
      <w:bookmarkStart w:id="126" w:name="_Toc386812522"/>
      <w:bookmarkStart w:id="127" w:name="_Toc382141778"/>
      <w:bookmarkStart w:id="128" w:name="_Toc382142096"/>
      <w:r>
        <w:t>Accuracy Metrics</w:t>
      </w:r>
      <w:bookmarkEnd w:id="125"/>
      <w:bookmarkEnd w:id="126"/>
      <w:r w:rsidR="00186428">
        <w:fldChar w:fldCharType="begin"/>
      </w:r>
      <w:r w:rsidR="00186428">
        <w:instrText xml:space="preserve"> XE "</w:instrText>
      </w:r>
      <w:r w:rsidR="00186428" w:rsidRPr="00CB2A2C">
        <w:instrText>Metrics:</w:instrText>
      </w:r>
      <w:r w:rsidR="00186428" w:rsidRPr="00CB2A2C">
        <w:rPr>
          <w:lang w:val="de-DE"/>
        </w:rPr>
        <w:instrText>Accuracy Metrics</w:instrText>
      </w:r>
      <w:r w:rsidR="00186428">
        <w:instrText xml:space="preserve">" </w:instrText>
      </w:r>
      <w:r w:rsidR="00186428">
        <w:fldChar w:fldCharType="end"/>
      </w:r>
    </w:p>
    <w:p w14:paraId="02287025" w14:textId="77777777" w:rsidR="001971DC" w:rsidRDefault="00B002F7" w:rsidP="00E20F1D">
      <w:pPr>
        <w:pStyle w:val="Heading3"/>
        <w:numPr>
          <w:ilvl w:val="0"/>
          <w:numId w:val="29"/>
        </w:numPr>
      </w:pPr>
      <w:bookmarkStart w:id="129" w:name="_Toc382990237"/>
      <w:bookmarkStart w:id="130" w:name="_Toc386812523"/>
      <w:r>
        <w:t>Character Level Confidence</w:t>
      </w:r>
      <w:bookmarkEnd w:id="127"/>
      <w:bookmarkEnd w:id="128"/>
      <w:bookmarkEnd w:id="129"/>
      <w:bookmarkEnd w:id="130"/>
      <w:r w:rsidR="00186428">
        <w:fldChar w:fldCharType="begin"/>
      </w:r>
      <w:r w:rsidR="00186428">
        <w:instrText xml:space="preserve"> XE "</w:instrText>
      </w:r>
      <w:r w:rsidR="00186428" w:rsidRPr="00A64640">
        <w:instrText>Character Level Confidence</w:instrText>
      </w:r>
      <w:r w:rsidR="00186428">
        <w:instrText xml:space="preserve">" </w:instrText>
      </w:r>
      <w:r w:rsidR="00186428">
        <w:fldChar w:fldCharType="end"/>
      </w:r>
    </w:p>
    <w:p w14:paraId="6462E793" w14:textId="77777777" w:rsidR="00B002F7" w:rsidRDefault="00B002F7" w:rsidP="00B002F7">
      <w:r>
        <w:t>Here a customer asks how many OCR characters are above a particular confidence level. This measure is not helpful because various OCR engines score themselves differently. You also receive no information about whether the characters were right or not, or whether confident characters were right</w:t>
      </w:r>
      <w:r w:rsidR="004518AA">
        <w:t>.</w:t>
      </w:r>
      <w:r w:rsidR="00B21F7D">
        <w:t xml:space="preserve"> </w:t>
      </w:r>
      <w:r w:rsidR="004518AA">
        <w:t>Character level confidence also has a low</w:t>
      </w:r>
      <w:r w:rsidR="00760C79">
        <w:t>-</w:t>
      </w:r>
      <w:r w:rsidR="004518AA">
        <w:t>level focus on the input data as it appears on the document</w:t>
      </w:r>
      <w:r w:rsidR="00760C79">
        <w:t>. T</w:t>
      </w:r>
      <w:r w:rsidR="004518AA">
        <w:t xml:space="preserve">his is </w:t>
      </w:r>
      <w:r w:rsidR="003C2CE1">
        <w:t>not always the data you want to export and may</w:t>
      </w:r>
      <w:r>
        <w:t xml:space="preserve"> or not</w:t>
      </w:r>
      <w:r w:rsidR="003C2CE1">
        <w:t xml:space="preserve"> even be process</w:t>
      </w:r>
      <w:r w:rsidR="00760C79">
        <w:t>-</w:t>
      </w:r>
      <w:r w:rsidR="003C2CE1">
        <w:t>relevant</w:t>
      </w:r>
      <w:r>
        <w:t>.</w:t>
      </w:r>
    </w:p>
    <w:p w14:paraId="415ACBB8" w14:textId="77777777" w:rsidR="001971DC" w:rsidRDefault="00B002F7" w:rsidP="00E20F1D">
      <w:pPr>
        <w:pStyle w:val="Heading3"/>
        <w:numPr>
          <w:ilvl w:val="0"/>
          <w:numId w:val="29"/>
        </w:numPr>
      </w:pPr>
      <w:bookmarkStart w:id="131" w:name="_Toc382141779"/>
      <w:bookmarkStart w:id="132" w:name="_Toc382142097"/>
      <w:bookmarkStart w:id="133" w:name="_Toc382990238"/>
      <w:bookmarkStart w:id="134" w:name="_Toc386812524"/>
      <w:r>
        <w:t>Character Level Accuracy</w:t>
      </w:r>
      <w:bookmarkEnd w:id="131"/>
      <w:bookmarkEnd w:id="132"/>
      <w:bookmarkEnd w:id="133"/>
      <w:bookmarkEnd w:id="134"/>
    </w:p>
    <w:p w14:paraId="5346301A" w14:textId="77777777" w:rsidR="00B002F7" w:rsidRDefault="00B002F7" w:rsidP="00B002F7">
      <w:r>
        <w:t xml:space="preserve">This metric is usually found in data entry solutions where keystrokes per hour are measured. This is also a poor metric because there are different costs to different types of fields. A date field with an OCR error is usually detected when the date is invalid, or is far in the future or past. An amount field with OCR errors is detected because A+B&lt;&gt;C, and in </w:t>
      </w:r>
      <w:r>
        <w:lastRenderedPageBreak/>
        <w:t>some of these cases numerical values can be automatically repaired. An error in an address, VAT code, or city name is of no consequence for vendor detection. But an OCR error in an invoice number is very serious indeed.</w:t>
      </w:r>
    </w:p>
    <w:p w14:paraId="46B0429E" w14:textId="77777777" w:rsidR="00B002F7" w:rsidRDefault="00B002F7" w:rsidP="00B002F7">
      <w:r>
        <w:t>A character level accuracy of 94% gives us no information about the human effort required to correct the other 6% of errors.</w:t>
      </w:r>
      <w:r w:rsidR="00B21F7D">
        <w:t xml:space="preserve"> </w:t>
      </w:r>
      <w:r w:rsidR="002721C8">
        <w:t>KTM can correct or ignore many character</w:t>
      </w:r>
      <w:r w:rsidR="00253BF1">
        <w:t>-</w:t>
      </w:r>
      <w:r w:rsidR="002721C8">
        <w:t>level errors by the use of dictionaries, databases</w:t>
      </w:r>
      <w:r w:rsidR="00253BF1">
        <w:t>,</w:t>
      </w:r>
      <w:r w:rsidR="002721C8">
        <w:t xml:space="preserve"> and formatting rules.</w:t>
      </w:r>
    </w:p>
    <w:p w14:paraId="72F873D3" w14:textId="77777777" w:rsidR="001971DC" w:rsidRDefault="00B002F7" w:rsidP="00E20F1D">
      <w:pPr>
        <w:pStyle w:val="Heading3"/>
        <w:numPr>
          <w:ilvl w:val="0"/>
          <w:numId w:val="29"/>
        </w:numPr>
      </w:pPr>
      <w:bookmarkStart w:id="135" w:name="_Toc382141780"/>
      <w:bookmarkStart w:id="136" w:name="_Toc382142098"/>
      <w:bookmarkStart w:id="137" w:name="_Toc382990239"/>
      <w:bookmarkStart w:id="138" w:name="_Toc386812525"/>
      <w:r>
        <w:t>Field Level Accuracy</w:t>
      </w:r>
      <w:bookmarkEnd w:id="135"/>
      <w:bookmarkEnd w:id="136"/>
      <w:bookmarkEnd w:id="137"/>
      <w:bookmarkEnd w:id="138"/>
    </w:p>
    <w:p w14:paraId="408049FB" w14:textId="77777777" w:rsidR="00B002F7" w:rsidRDefault="00B002F7" w:rsidP="00B002F7">
      <w:r>
        <w:t>This measure is an improvement over character level accuracy, because invoice number accuracy can be considered more significant than address accuracy. But here we still have the problem of how much effort is required to fix the errors. We have no insight into how many errors are in a field – often it is one character, sometimes two, and perhaps (rarely) three. We have even less insight into the effort required to correct such fields. As we will see later, correct or incorrect doesn’t tell us the full story or what the dangers are</w:t>
      </w:r>
      <w:r w:rsidR="00F3235B">
        <w:t xml:space="preserve"> – see just below about false positives.</w:t>
      </w:r>
    </w:p>
    <w:p w14:paraId="14A3046B" w14:textId="77777777" w:rsidR="001971DC" w:rsidRDefault="00B002F7" w:rsidP="00E20F1D">
      <w:pPr>
        <w:pStyle w:val="Heading3"/>
        <w:numPr>
          <w:ilvl w:val="0"/>
          <w:numId w:val="29"/>
        </w:numPr>
      </w:pPr>
      <w:bookmarkStart w:id="139" w:name="_Toc382141781"/>
      <w:bookmarkStart w:id="140" w:name="_Toc382142099"/>
      <w:bookmarkStart w:id="141" w:name="_Toc382990240"/>
      <w:bookmarkStart w:id="142" w:name="_Toc386812526"/>
      <w:r>
        <w:t>Precision/Recall</w:t>
      </w:r>
      <w:bookmarkEnd w:id="139"/>
      <w:bookmarkEnd w:id="140"/>
      <w:bookmarkEnd w:id="141"/>
      <w:bookmarkEnd w:id="142"/>
    </w:p>
    <w:p w14:paraId="4CED355E" w14:textId="77777777" w:rsidR="00B002F7" w:rsidRDefault="00B002F7" w:rsidP="00B002F7">
      <w:r>
        <w:t xml:space="preserve">This is a metric from pattern recognition and information retrieval, </w:t>
      </w:r>
      <w:hyperlink r:id="rId31" w:history="1">
        <w:r w:rsidRPr="00E261E6">
          <w:rPr>
            <w:rStyle w:val="Hyperlink"/>
          </w:rPr>
          <w:t>http://en.wikipedia.org/wiki/Precision_and_recall</w:t>
        </w:r>
      </w:hyperlink>
      <w:r>
        <w:t xml:space="preserve"> . It suffers the same failings as field level accuracy, because it does not tell us enough about the problems and how much effort is required to fix them. It also does not put a high significance on some types of errors – it simply ignores them.</w:t>
      </w:r>
    </w:p>
    <w:p w14:paraId="43252F57" w14:textId="77777777" w:rsidR="001971DC" w:rsidRDefault="00B002F7" w:rsidP="00B002F7">
      <w:r>
        <w:t>If precision&lt;100 then documents entered the backend system with incorrect data – a catastrophe.</w:t>
      </w:r>
    </w:p>
    <w:p w14:paraId="0495EE6E" w14:textId="77777777" w:rsidR="00B002F7" w:rsidRPr="00C67ED7" w:rsidRDefault="00B002F7" w:rsidP="00B002F7">
      <w:r>
        <w:t>If recall&lt;100</w:t>
      </w:r>
      <w:r w:rsidR="00C67ED7">
        <w:t>%</w:t>
      </w:r>
      <w:r w:rsidR="00253BF1">
        <w:t>,</w:t>
      </w:r>
      <w:r w:rsidR="00C67ED7">
        <w:t xml:space="preserve"> </w:t>
      </w:r>
      <w:r w:rsidR="00253BF1">
        <w:t>someone needs to validate</w:t>
      </w:r>
      <w:r>
        <w:t xml:space="preserve"> more documents by pressing </w:t>
      </w:r>
      <w:r w:rsidR="00C67ED7">
        <w:t>E</w:t>
      </w:r>
      <w:r w:rsidR="00253BF1">
        <w:t>nter</w:t>
      </w:r>
      <w:r>
        <w:t xml:space="preserve">. This is not a catastrophe, just extra work. This metric gives us </w:t>
      </w:r>
      <w:r w:rsidRPr="00D0499D">
        <w:t>no insight</w:t>
      </w:r>
      <w:r>
        <w:t xml:space="preserve"> into how much data entry (true negatives) the user has to do.</w:t>
      </w:r>
    </w:p>
    <w:p w14:paraId="06E8B2ED" w14:textId="77777777" w:rsidR="00B002F7" w:rsidRDefault="00B002F7" w:rsidP="00B002F7">
      <w:r>
        <w:t xml:space="preserve">The biggest weakness of precision/recall for KTM is that for most projects </w:t>
      </w:r>
      <w:r w:rsidRPr="00D0499D">
        <w:t xml:space="preserve">each </w:t>
      </w:r>
      <w:r w:rsidRPr="00CA7A39">
        <w:t>and every</w:t>
      </w:r>
      <w:r>
        <w:rPr>
          <w:b/>
        </w:rPr>
        <w:t xml:space="preserve"> </w:t>
      </w:r>
      <w:r w:rsidRPr="00D0499D">
        <w:t>document</w:t>
      </w:r>
      <w:r>
        <w:t xml:space="preserve"> is very important for the business, and a precision less than 100% is a business catastrophe. For statistical projects </w:t>
      </w:r>
      <w:r w:rsidR="00253BF1">
        <w:t>in which</w:t>
      </w:r>
      <w:r>
        <w:t xml:space="preserve"> only aggregate data</w:t>
      </w:r>
      <w:r w:rsidR="00253BF1">
        <w:t>, not</w:t>
      </w:r>
      <w:r>
        <w:t xml:space="preserve"> each document</w:t>
      </w:r>
      <w:r w:rsidR="00253BF1">
        <w:t>,</w:t>
      </w:r>
      <w:r>
        <w:t xml:space="preserve"> is important</w:t>
      </w:r>
      <w:r w:rsidR="00253BF1">
        <w:t xml:space="preserve"> –</w:t>
      </w:r>
      <w:r>
        <w:t xml:space="preserve"> and perhaps document validation is not even required</w:t>
      </w:r>
      <w:r w:rsidR="00253BF1">
        <w:t xml:space="preserve"> –</w:t>
      </w:r>
      <w:r>
        <w:t xml:space="preserve"> this metric can be useful.</w:t>
      </w:r>
    </w:p>
    <w:p w14:paraId="2824F415" w14:textId="77777777" w:rsidR="00B002F7" w:rsidRDefault="00B002F7" w:rsidP="00E20F1D">
      <w:pPr>
        <w:pStyle w:val="Heading3"/>
        <w:numPr>
          <w:ilvl w:val="0"/>
          <w:numId w:val="29"/>
        </w:numPr>
      </w:pPr>
      <w:bookmarkStart w:id="143" w:name="_Toc382990241"/>
      <w:bookmarkStart w:id="144" w:name="_Ref384332924"/>
      <w:bookmarkStart w:id="145" w:name="_Toc386812527"/>
      <w:r>
        <w:t>True</w:t>
      </w:r>
      <w:r w:rsidR="00186428">
        <w:fldChar w:fldCharType="begin"/>
      </w:r>
      <w:r w:rsidR="00186428">
        <w:instrText xml:space="preserve"> XE "</w:instrText>
      </w:r>
      <w:r w:rsidR="00186428" w:rsidRPr="00A64640">
        <w:instrText>True Positives</w:instrText>
      </w:r>
      <w:r w:rsidR="00186428">
        <w:instrText xml:space="preserve">" </w:instrText>
      </w:r>
      <w:r w:rsidR="00186428">
        <w:fldChar w:fldCharType="end"/>
      </w:r>
      <w:r>
        <w:t>/False Positives</w:t>
      </w:r>
      <w:r w:rsidR="00186428">
        <w:fldChar w:fldCharType="begin"/>
      </w:r>
      <w:r w:rsidR="00186428">
        <w:instrText xml:space="preserve"> XE "</w:instrText>
      </w:r>
      <w:r w:rsidR="00186428" w:rsidRPr="00A64640">
        <w:instrText>False Positives</w:instrText>
      </w:r>
      <w:r w:rsidR="00186428">
        <w:instrText xml:space="preserve">" </w:instrText>
      </w:r>
      <w:r w:rsidR="00186428">
        <w:fldChar w:fldCharType="end"/>
      </w:r>
      <w:r>
        <w:t>/Negatives</w:t>
      </w:r>
      <w:bookmarkEnd w:id="143"/>
      <w:bookmarkEnd w:id="144"/>
      <w:bookmarkEnd w:id="145"/>
    </w:p>
    <w:p w14:paraId="2CB49622" w14:textId="77777777" w:rsidR="00B002F7" w:rsidRDefault="00B002F7" w:rsidP="00B002F7">
      <w:r>
        <w:t>This is the best accuracy metric for KTM because it gives deep insight into the user experience, is easy to understand and visualize and is relevant for any method of field extraction.</w:t>
      </w:r>
    </w:p>
    <w:p w14:paraId="26F05B4A" w14:textId="77777777" w:rsidR="00D00057" w:rsidRDefault="00B002F7" w:rsidP="0069065D">
      <w:r>
        <w:t>These metrics can be used to make objective decisions to improve the quality and performance of a KTM project</w:t>
      </w:r>
      <w:r w:rsidR="00253BF1">
        <w:t>:</w:t>
      </w:r>
    </w:p>
    <w:tbl>
      <w:tblPr>
        <w:tblStyle w:val="TableGrid"/>
        <w:tblW w:w="11448" w:type="dxa"/>
        <w:tblLook w:val="04A0" w:firstRow="1" w:lastRow="0" w:firstColumn="1" w:lastColumn="0" w:noHBand="0" w:noVBand="1"/>
      </w:tblPr>
      <w:tblGrid>
        <w:gridCol w:w="1612"/>
        <w:gridCol w:w="2166"/>
        <w:gridCol w:w="3105"/>
        <w:gridCol w:w="4565"/>
      </w:tblGrid>
      <w:tr w:rsidR="00B002F7" w14:paraId="23BFB741" w14:textId="77777777" w:rsidTr="00AB1CD2">
        <w:trPr>
          <w:cantSplit/>
          <w:trHeight w:val="359"/>
        </w:trPr>
        <w:tc>
          <w:tcPr>
            <w:tcW w:w="1612" w:type="dxa"/>
            <w:tcBorders>
              <w:top w:val="single" w:sz="4" w:space="0" w:color="auto"/>
              <w:left w:val="single" w:sz="4" w:space="0" w:color="auto"/>
              <w:bottom w:val="single" w:sz="4" w:space="0" w:color="auto"/>
              <w:right w:val="single" w:sz="4" w:space="0" w:color="auto"/>
            </w:tcBorders>
            <w:vAlign w:val="center"/>
          </w:tcPr>
          <w:p w14:paraId="6DEADD8D" w14:textId="77777777" w:rsidR="00B002F7" w:rsidRPr="00CA7A39" w:rsidRDefault="00B002F7" w:rsidP="00CA7A39">
            <w:pPr>
              <w:pStyle w:val="ListParagraph"/>
              <w:spacing w:after="0"/>
              <w:ind w:left="0"/>
              <w:rPr>
                <w:b/>
                <w:color w:val="1F497D"/>
                <w:sz w:val="18"/>
                <w:lang w:val="en-AU"/>
              </w:rPr>
            </w:pPr>
            <w:r w:rsidRPr="00CA7A39">
              <w:rPr>
                <w:b/>
                <w:color w:val="1F497D"/>
                <w:sz w:val="18"/>
                <w:lang w:val="en-AU"/>
              </w:rPr>
              <w:t>Field Type</w:t>
            </w:r>
          </w:p>
        </w:tc>
        <w:tc>
          <w:tcPr>
            <w:tcW w:w="2166" w:type="dxa"/>
            <w:tcBorders>
              <w:top w:val="single" w:sz="4" w:space="0" w:color="auto"/>
              <w:left w:val="single" w:sz="4" w:space="0" w:color="auto"/>
              <w:bottom w:val="single" w:sz="4" w:space="0" w:color="auto"/>
              <w:right w:val="single" w:sz="4" w:space="0" w:color="auto"/>
            </w:tcBorders>
            <w:vAlign w:val="center"/>
            <w:hideMark/>
          </w:tcPr>
          <w:p w14:paraId="664268D9" w14:textId="77777777" w:rsidR="00B002F7" w:rsidRPr="00CA7A39" w:rsidRDefault="00B002F7" w:rsidP="00CA7A39">
            <w:pPr>
              <w:pStyle w:val="ListParagraph"/>
              <w:spacing w:after="0"/>
              <w:ind w:left="0"/>
              <w:jc w:val="center"/>
              <w:rPr>
                <w:b/>
                <w:color w:val="1F497D"/>
                <w:sz w:val="18"/>
                <w:lang w:val="en-AU"/>
              </w:rPr>
            </w:pPr>
            <w:r w:rsidRPr="00CA7A39">
              <w:rPr>
                <w:b/>
                <w:color w:val="1F497D"/>
                <w:sz w:val="18"/>
                <w:lang w:val="en-AU"/>
              </w:rPr>
              <w:t>KTM Status</w:t>
            </w:r>
          </w:p>
        </w:tc>
        <w:tc>
          <w:tcPr>
            <w:tcW w:w="3105" w:type="dxa"/>
            <w:tcBorders>
              <w:top w:val="single" w:sz="4" w:space="0" w:color="auto"/>
              <w:left w:val="single" w:sz="4" w:space="0" w:color="auto"/>
              <w:bottom w:val="single" w:sz="4" w:space="0" w:color="auto"/>
              <w:right w:val="single" w:sz="4" w:space="0" w:color="auto"/>
            </w:tcBorders>
            <w:vAlign w:val="center"/>
            <w:hideMark/>
          </w:tcPr>
          <w:p w14:paraId="1CBD4C23" w14:textId="77777777" w:rsidR="00B002F7" w:rsidRPr="00CA7A39" w:rsidRDefault="00B002F7" w:rsidP="00CA7A39">
            <w:pPr>
              <w:pStyle w:val="ListParagraph"/>
              <w:spacing w:after="0"/>
              <w:ind w:left="0"/>
              <w:jc w:val="center"/>
              <w:rPr>
                <w:b/>
                <w:color w:val="1F497D"/>
                <w:sz w:val="18"/>
                <w:lang w:val="en-AU"/>
              </w:rPr>
            </w:pPr>
            <w:r w:rsidRPr="00CA7A39">
              <w:rPr>
                <w:b/>
                <w:color w:val="1F497D"/>
                <w:sz w:val="18"/>
                <w:lang w:val="en-AU"/>
              </w:rPr>
              <w:t>Consequence for User</w:t>
            </w:r>
          </w:p>
        </w:tc>
        <w:tc>
          <w:tcPr>
            <w:tcW w:w="4565" w:type="dxa"/>
            <w:tcBorders>
              <w:top w:val="single" w:sz="4" w:space="0" w:color="auto"/>
              <w:left w:val="single" w:sz="4" w:space="0" w:color="auto"/>
              <w:bottom w:val="single" w:sz="4" w:space="0" w:color="auto"/>
              <w:right w:val="single" w:sz="4" w:space="0" w:color="auto"/>
            </w:tcBorders>
            <w:vAlign w:val="center"/>
            <w:hideMark/>
          </w:tcPr>
          <w:p w14:paraId="251EA57F" w14:textId="77777777" w:rsidR="00B002F7" w:rsidRPr="00CA7A39" w:rsidRDefault="00B002F7" w:rsidP="00CA7A39">
            <w:pPr>
              <w:pStyle w:val="ListParagraph"/>
              <w:spacing w:after="0"/>
              <w:ind w:left="0"/>
              <w:jc w:val="center"/>
              <w:rPr>
                <w:b/>
                <w:color w:val="1F497D"/>
                <w:sz w:val="18"/>
                <w:lang w:val="en-AU"/>
              </w:rPr>
            </w:pPr>
            <w:r w:rsidRPr="00CA7A39">
              <w:rPr>
                <w:b/>
                <w:color w:val="1F497D"/>
                <w:sz w:val="18"/>
                <w:lang w:val="en-AU"/>
              </w:rPr>
              <w:t>Possible Causes</w:t>
            </w:r>
          </w:p>
        </w:tc>
      </w:tr>
      <w:tr w:rsidR="00D00057" w:rsidRPr="00B21F7D" w14:paraId="1106EAD0" w14:textId="77777777" w:rsidTr="00AB1CD2">
        <w:tc>
          <w:tcPr>
            <w:tcW w:w="1612"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0CE60259" w14:textId="77777777" w:rsidR="00D00057" w:rsidRPr="00B21F7D" w:rsidRDefault="00D00057" w:rsidP="00B21F7D">
            <w:pPr>
              <w:pStyle w:val="ListParagraph"/>
              <w:spacing w:after="0"/>
              <w:ind w:left="0"/>
              <w:rPr>
                <w:color w:val="1F497D"/>
                <w:sz w:val="18"/>
                <w:szCs w:val="18"/>
                <w:lang w:val="en-AU"/>
              </w:rPr>
            </w:pPr>
            <w:r w:rsidRPr="00B21F7D">
              <w:rPr>
                <w:color w:val="1F497D"/>
                <w:sz w:val="18"/>
                <w:szCs w:val="18"/>
                <w:lang w:val="en-AU"/>
              </w:rPr>
              <w:t>True Positive</w:t>
            </w:r>
          </w:p>
        </w:tc>
        <w:tc>
          <w:tcPr>
            <w:tcW w:w="2166" w:type="dxa"/>
            <w:tcBorders>
              <w:top w:val="single" w:sz="4" w:space="0" w:color="auto"/>
              <w:left w:val="single" w:sz="4" w:space="0" w:color="auto"/>
              <w:bottom w:val="single" w:sz="4" w:space="0" w:color="auto"/>
              <w:right w:val="single" w:sz="4" w:space="0" w:color="auto"/>
            </w:tcBorders>
            <w:shd w:val="clear" w:color="auto" w:fill="92D050"/>
            <w:vAlign w:val="center"/>
            <w:hideMark/>
          </w:tcPr>
          <w:p w14:paraId="6EF4B99D" w14:textId="77777777" w:rsidR="00D00057" w:rsidRPr="00B21F7D" w:rsidRDefault="00D00057" w:rsidP="00B21F7D">
            <w:pPr>
              <w:pStyle w:val="ListParagraph"/>
              <w:spacing w:after="0"/>
              <w:ind w:left="0"/>
              <w:rPr>
                <w:color w:val="1F497D"/>
                <w:sz w:val="18"/>
                <w:szCs w:val="18"/>
                <w:lang w:val="en-AU"/>
              </w:rPr>
            </w:pPr>
            <w:r w:rsidRPr="00B21F7D">
              <w:rPr>
                <w:color w:val="1F497D"/>
                <w:sz w:val="18"/>
                <w:szCs w:val="18"/>
                <w:lang w:val="en-AU"/>
              </w:rPr>
              <w:t>Correct and valid</w:t>
            </w:r>
          </w:p>
        </w:tc>
        <w:tc>
          <w:tcPr>
            <w:tcW w:w="3105" w:type="dxa"/>
            <w:tcBorders>
              <w:top w:val="single" w:sz="4" w:space="0" w:color="auto"/>
              <w:left w:val="single" w:sz="4" w:space="0" w:color="auto"/>
              <w:bottom w:val="single" w:sz="4" w:space="0" w:color="auto"/>
              <w:right w:val="single" w:sz="4" w:space="0" w:color="auto"/>
            </w:tcBorders>
            <w:vAlign w:val="center"/>
            <w:hideMark/>
          </w:tcPr>
          <w:p w14:paraId="3D81BF76" w14:textId="77777777" w:rsidR="00D00057" w:rsidRPr="00B21F7D" w:rsidRDefault="00D00057" w:rsidP="00B21F7D">
            <w:pPr>
              <w:pStyle w:val="ListParagraph"/>
              <w:spacing w:after="0"/>
              <w:ind w:left="0"/>
              <w:rPr>
                <w:color w:val="1F497D"/>
                <w:sz w:val="18"/>
                <w:szCs w:val="18"/>
                <w:lang w:val="en-AU"/>
              </w:rPr>
            </w:pPr>
            <w:r w:rsidRPr="00B21F7D">
              <w:rPr>
                <w:color w:val="1F497D"/>
                <w:sz w:val="18"/>
                <w:szCs w:val="18"/>
                <w:lang w:val="en-AU"/>
              </w:rPr>
              <w:t>Field is correct and the user can ignore it.</w:t>
            </w:r>
            <w:r w:rsidR="00B21F7D" w:rsidRPr="00B21F7D">
              <w:rPr>
                <w:color w:val="1F497D"/>
                <w:sz w:val="18"/>
                <w:szCs w:val="18"/>
                <w:lang w:val="en-AU"/>
              </w:rPr>
              <w:t xml:space="preserve"> </w:t>
            </w:r>
            <w:r w:rsidRPr="00B21F7D">
              <w:rPr>
                <w:color w:val="1F497D"/>
                <w:sz w:val="18"/>
                <w:szCs w:val="18"/>
                <w:lang w:val="en-AU"/>
              </w:rPr>
              <w:t>Every customer wants 100% true positives</w:t>
            </w:r>
            <w:r w:rsidR="00D61529" w:rsidRPr="00B21F7D">
              <w:rPr>
                <w:color w:val="1F497D"/>
                <w:sz w:val="18"/>
                <w:szCs w:val="18"/>
                <w:lang w:val="en-AU"/>
              </w:rPr>
              <w:t>.</w:t>
            </w:r>
          </w:p>
        </w:tc>
        <w:tc>
          <w:tcPr>
            <w:tcW w:w="4565" w:type="dxa"/>
            <w:tcBorders>
              <w:top w:val="single" w:sz="4" w:space="0" w:color="auto"/>
              <w:left w:val="single" w:sz="4" w:space="0" w:color="auto"/>
              <w:bottom w:val="single" w:sz="4" w:space="0" w:color="auto"/>
              <w:right w:val="single" w:sz="4" w:space="0" w:color="auto"/>
            </w:tcBorders>
            <w:vAlign w:val="center"/>
            <w:hideMark/>
          </w:tcPr>
          <w:p w14:paraId="359ADC6C" w14:textId="77777777" w:rsidR="00D00057" w:rsidRPr="00B21F7D" w:rsidRDefault="00D00057" w:rsidP="00E20F1D">
            <w:pPr>
              <w:pStyle w:val="ListParagraph"/>
              <w:numPr>
                <w:ilvl w:val="0"/>
                <w:numId w:val="22"/>
              </w:numPr>
              <w:tabs>
                <w:tab w:val="left" w:pos="360"/>
                <w:tab w:val="left" w:pos="720"/>
                <w:tab w:val="left" w:pos="1080"/>
              </w:tabs>
              <w:spacing w:before="20" w:after="0"/>
              <w:rPr>
                <w:color w:val="1F497D"/>
                <w:sz w:val="18"/>
                <w:szCs w:val="18"/>
                <w:lang w:val="en-AU"/>
              </w:rPr>
            </w:pPr>
            <w:r w:rsidRPr="00B21F7D">
              <w:rPr>
                <w:color w:val="1F497D"/>
                <w:sz w:val="18"/>
                <w:szCs w:val="18"/>
                <w:lang w:val="en-AU"/>
              </w:rPr>
              <w:t>good KTM Project</w:t>
            </w:r>
          </w:p>
        </w:tc>
      </w:tr>
      <w:tr w:rsidR="00D00057" w:rsidRPr="00B21F7D" w14:paraId="7916F311" w14:textId="77777777" w:rsidTr="00AB1CD2">
        <w:tc>
          <w:tcPr>
            <w:tcW w:w="1612"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516ADD4B" w14:textId="77777777" w:rsidR="00D00057" w:rsidRPr="00B21F7D" w:rsidRDefault="00D00057" w:rsidP="00B21F7D">
            <w:pPr>
              <w:pStyle w:val="ListParagraph"/>
              <w:spacing w:after="0"/>
              <w:ind w:left="0"/>
              <w:rPr>
                <w:color w:val="1F497D"/>
                <w:sz w:val="18"/>
                <w:szCs w:val="18"/>
                <w:lang w:val="en-AU"/>
              </w:rPr>
            </w:pPr>
            <w:r w:rsidRPr="00B21F7D">
              <w:rPr>
                <w:color w:val="1F497D"/>
                <w:sz w:val="18"/>
                <w:szCs w:val="18"/>
                <w:lang w:val="en-AU"/>
              </w:rPr>
              <w:t>False Negative</w:t>
            </w:r>
          </w:p>
        </w:tc>
        <w:tc>
          <w:tcPr>
            <w:tcW w:w="2166" w:type="dxa"/>
            <w:tcBorders>
              <w:top w:val="single" w:sz="4" w:space="0" w:color="auto"/>
              <w:left w:val="single" w:sz="4" w:space="0" w:color="auto"/>
              <w:bottom w:val="single" w:sz="4" w:space="0" w:color="auto"/>
              <w:right w:val="single" w:sz="4" w:space="0" w:color="auto"/>
            </w:tcBorders>
            <w:shd w:val="clear" w:color="auto" w:fill="00B0F0"/>
            <w:vAlign w:val="center"/>
            <w:hideMark/>
          </w:tcPr>
          <w:p w14:paraId="0BB854C6" w14:textId="77777777" w:rsidR="00D00057" w:rsidRPr="00B21F7D" w:rsidRDefault="00D00057" w:rsidP="00B21F7D">
            <w:pPr>
              <w:pStyle w:val="ListParagraph"/>
              <w:spacing w:after="0"/>
              <w:ind w:left="0"/>
              <w:rPr>
                <w:color w:val="1F497D"/>
                <w:sz w:val="18"/>
                <w:szCs w:val="18"/>
                <w:lang w:val="en-AU"/>
              </w:rPr>
            </w:pPr>
            <w:r w:rsidRPr="00B21F7D">
              <w:rPr>
                <w:color w:val="1F497D"/>
                <w:sz w:val="18"/>
                <w:szCs w:val="18"/>
                <w:lang w:val="en-AU"/>
              </w:rPr>
              <w:t>Correct and invalid</w:t>
            </w:r>
          </w:p>
        </w:tc>
        <w:tc>
          <w:tcPr>
            <w:tcW w:w="3105" w:type="dxa"/>
            <w:tcBorders>
              <w:top w:val="single" w:sz="4" w:space="0" w:color="auto"/>
              <w:left w:val="single" w:sz="4" w:space="0" w:color="auto"/>
              <w:bottom w:val="single" w:sz="4" w:space="0" w:color="auto"/>
              <w:right w:val="single" w:sz="4" w:space="0" w:color="auto"/>
            </w:tcBorders>
            <w:vAlign w:val="center"/>
            <w:hideMark/>
          </w:tcPr>
          <w:p w14:paraId="3998F131" w14:textId="77777777" w:rsidR="00D00057" w:rsidRPr="00B21F7D" w:rsidRDefault="00253BF1" w:rsidP="00B21F7D">
            <w:pPr>
              <w:pStyle w:val="ListParagraph"/>
              <w:spacing w:after="0"/>
              <w:ind w:left="0"/>
              <w:rPr>
                <w:color w:val="1F497D"/>
                <w:sz w:val="18"/>
                <w:szCs w:val="18"/>
                <w:lang w:val="en-AU"/>
              </w:rPr>
            </w:pPr>
            <w:r w:rsidRPr="00B21F7D">
              <w:rPr>
                <w:color w:val="1F497D"/>
                <w:sz w:val="18"/>
                <w:szCs w:val="18"/>
                <w:lang w:val="en-AU"/>
              </w:rPr>
              <w:t>F</w:t>
            </w:r>
            <w:r w:rsidR="00D00057" w:rsidRPr="00B21F7D">
              <w:rPr>
                <w:color w:val="1F497D"/>
                <w:sz w:val="18"/>
                <w:szCs w:val="18"/>
                <w:lang w:val="en-AU"/>
              </w:rPr>
              <w:t>alse alarm</w:t>
            </w:r>
            <w:r w:rsidR="00D61529" w:rsidRPr="00B21F7D">
              <w:rPr>
                <w:color w:val="1F497D"/>
                <w:sz w:val="18"/>
                <w:szCs w:val="18"/>
                <w:lang w:val="en-AU"/>
              </w:rPr>
              <w:t>. T</w:t>
            </w:r>
            <w:r w:rsidR="00D00057" w:rsidRPr="00B21F7D">
              <w:rPr>
                <w:color w:val="1F497D"/>
                <w:sz w:val="18"/>
                <w:szCs w:val="18"/>
                <w:lang w:val="en-AU"/>
              </w:rPr>
              <w:t>he user must press E</w:t>
            </w:r>
            <w:r w:rsidRPr="00B21F7D">
              <w:rPr>
                <w:color w:val="1F497D"/>
                <w:sz w:val="18"/>
                <w:szCs w:val="18"/>
                <w:lang w:val="en-AU"/>
              </w:rPr>
              <w:t>nter</w:t>
            </w:r>
            <w:r w:rsidR="00D00057" w:rsidRPr="00B21F7D">
              <w:rPr>
                <w:color w:val="1F497D"/>
                <w:sz w:val="18"/>
                <w:szCs w:val="18"/>
                <w:lang w:val="en-AU"/>
              </w:rPr>
              <w:t>. If this happens too often, the user is frustrated and can cause false positives due to lack of attention.</w:t>
            </w:r>
          </w:p>
        </w:tc>
        <w:tc>
          <w:tcPr>
            <w:tcW w:w="4565" w:type="dxa"/>
            <w:tcBorders>
              <w:top w:val="single" w:sz="4" w:space="0" w:color="auto"/>
              <w:left w:val="single" w:sz="4" w:space="0" w:color="auto"/>
              <w:bottom w:val="single" w:sz="4" w:space="0" w:color="auto"/>
              <w:right w:val="single" w:sz="4" w:space="0" w:color="auto"/>
            </w:tcBorders>
            <w:vAlign w:val="center"/>
            <w:hideMark/>
          </w:tcPr>
          <w:p w14:paraId="3B69C6A8" w14:textId="77777777" w:rsidR="00D00057" w:rsidRPr="00B21F7D" w:rsidRDefault="00D00057" w:rsidP="00E20F1D">
            <w:pPr>
              <w:pStyle w:val="ListParagraph"/>
              <w:numPr>
                <w:ilvl w:val="0"/>
                <w:numId w:val="22"/>
              </w:numPr>
              <w:tabs>
                <w:tab w:val="left" w:pos="360"/>
                <w:tab w:val="left" w:pos="720"/>
                <w:tab w:val="left" w:pos="1080"/>
              </w:tabs>
              <w:spacing w:before="20" w:after="0"/>
              <w:rPr>
                <w:color w:val="1F497D"/>
                <w:sz w:val="18"/>
                <w:szCs w:val="18"/>
                <w:lang w:val="en-AU"/>
              </w:rPr>
            </w:pPr>
            <w:r w:rsidRPr="00B21F7D">
              <w:rPr>
                <w:color w:val="1F497D"/>
                <w:sz w:val="18"/>
                <w:szCs w:val="18"/>
                <w:lang w:val="en-AU"/>
              </w:rPr>
              <w:t>low confidence threshold</w:t>
            </w:r>
          </w:p>
          <w:p w14:paraId="63F6FD69" w14:textId="77777777" w:rsidR="00D00057" w:rsidRPr="00B21F7D" w:rsidRDefault="00D00057" w:rsidP="00E20F1D">
            <w:pPr>
              <w:pStyle w:val="ListParagraph"/>
              <w:numPr>
                <w:ilvl w:val="0"/>
                <w:numId w:val="22"/>
              </w:numPr>
              <w:tabs>
                <w:tab w:val="left" w:pos="360"/>
                <w:tab w:val="left" w:pos="720"/>
                <w:tab w:val="left" w:pos="1080"/>
              </w:tabs>
              <w:spacing w:before="20" w:after="0"/>
              <w:rPr>
                <w:color w:val="1F497D"/>
                <w:sz w:val="18"/>
                <w:szCs w:val="18"/>
                <w:lang w:val="en-AU"/>
              </w:rPr>
            </w:pPr>
            <w:r w:rsidRPr="00B21F7D">
              <w:rPr>
                <w:color w:val="1F497D"/>
                <w:sz w:val="18"/>
                <w:szCs w:val="18"/>
                <w:lang w:val="en-AU"/>
              </w:rPr>
              <w:t>doc similar to others but needs training</w:t>
            </w:r>
          </w:p>
          <w:p w14:paraId="156491F1" w14:textId="77777777" w:rsidR="00D00057" w:rsidRPr="00B21F7D" w:rsidRDefault="00D00057" w:rsidP="00E20F1D">
            <w:pPr>
              <w:pStyle w:val="ListParagraph"/>
              <w:numPr>
                <w:ilvl w:val="0"/>
                <w:numId w:val="22"/>
              </w:numPr>
              <w:tabs>
                <w:tab w:val="left" w:pos="360"/>
                <w:tab w:val="left" w:pos="720"/>
                <w:tab w:val="left" w:pos="1080"/>
              </w:tabs>
              <w:spacing w:before="20" w:after="0"/>
              <w:rPr>
                <w:color w:val="1F497D"/>
                <w:sz w:val="18"/>
                <w:szCs w:val="18"/>
                <w:lang w:val="en-AU"/>
              </w:rPr>
            </w:pPr>
            <w:r w:rsidRPr="00B21F7D">
              <w:rPr>
                <w:color w:val="1F497D"/>
                <w:sz w:val="18"/>
                <w:szCs w:val="18"/>
                <w:lang w:val="en-AU"/>
              </w:rPr>
              <w:t>locators producing too many alternatives</w:t>
            </w:r>
          </w:p>
          <w:p w14:paraId="4E3F9A80" w14:textId="77777777" w:rsidR="00D00057" w:rsidRPr="00B21F7D" w:rsidRDefault="00D00057" w:rsidP="00E20F1D">
            <w:pPr>
              <w:pStyle w:val="ListParagraph"/>
              <w:numPr>
                <w:ilvl w:val="0"/>
                <w:numId w:val="22"/>
              </w:numPr>
              <w:tabs>
                <w:tab w:val="left" w:pos="360"/>
                <w:tab w:val="left" w:pos="720"/>
                <w:tab w:val="left" w:pos="1080"/>
              </w:tabs>
              <w:spacing w:before="20" w:after="0"/>
              <w:rPr>
                <w:color w:val="1F497D"/>
                <w:sz w:val="18"/>
                <w:szCs w:val="18"/>
                <w:lang w:val="en-AU"/>
              </w:rPr>
            </w:pPr>
            <w:r w:rsidRPr="00B21F7D">
              <w:rPr>
                <w:color w:val="1F497D"/>
                <w:sz w:val="18"/>
                <w:szCs w:val="18"/>
                <w:lang w:val="en-AU"/>
              </w:rPr>
              <w:t>incorrect confidence from script locator</w:t>
            </w:r>
          </w:p>
        </w:tc>
      </w:tr>
      <w:tr w:rsidR="00D00057" w:rsidRPr="00B21F7D" w14:paraId="04EF9626" w14:textId="77777777" w:rsidTr="00AB1CD2">
        <w:trPr>
          <w:cantSplit/>
        </w:trPr>
        <w:tc>
          <w:tcPr>
            <w:tcW w:w="1612"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0077D9D3" w14:textId="77777777" w:rsidR="00D00057" w:rsidRPr="00B21F7D" w:rsidRDefault="00D00057" w:rsidP="00B21F7D">
            <w:pPr>
              <w:pStyle w:val="ListParagraph"/>
              <w:spacing w:after="0"/>
              <w:ind w:left="0"/>
              <w:rPr>
                <w:color w:val="1F497D"/>
                <w:sz w:val="18"/>
                <w:szCs w:val="18"/>
                <w:lang w:val="en-AU"/>
              </w:rPr>
            </w:pPr>
            <w:r w:rsidRPr="00B21F7D">
              <w:rPr>
                <w:color w:val="1F497D"/>
                <w:sz w:val="18"/>
                <w:szCs w:val="18"/>
                <w:lang w:val="en-AU"/>
              </w:rPr>
              <w:t>True Negative</w:t>
            </w:r>
          </w:p>
        </w:tc>
        <w:tc>
          <w:tcPr>
            <w:tcW w:w="2166" w:type="dxa"/>
            <w:tcBorders>
              <w:top w:val="single" w:sz="4" w:space="0" w:color="auto"/>
              <w:left w:val="single" w:sz="4" w:space="0" w:color="auto"/>
              <w:bottom w:val="single" w:sz="4" w:space="0" w:color="auto"/>
              <w:right w:val="single" w:sz="4" w:space="0" w:color="auto"/>
            </w:tcBorders>
            <w:shd w:val="clear" w:color="auto" w:fill="FFFF00"/>
            <w:vAlign w:val="center"/>
            <w:hideMark/>
          </w:tcPr>
          <w:p w14:paraId="10EC36DE" w14:textId="77777777" w:rsidR="00D00057" w:rsidRPr="00B21F7D" w:rsidRDefault="00D00057" w:rsidP="00B21F7D">
            <w:pPr>
              <w:pStyle w:val="ListParagraph"/>
              <w:spacing w:after="0"/>
              <w:ind w:left="0"/>
              <w:rPr>
                <w:color w:val="1F497D"/>
                <w:sz w:val="18"/>
                <w:szCs w:val="18"/>
                <w:lang w:val="en-AU"/>
              </w:rPr>
            </w:pPr>
            <w:r w:rsidRPr="00B21F7D">
              <w:rPr>
                <w:color w:val="1F497D"/>
                <w:sz w:val="18"/>
                <w:szCs w:val="18"/>
                <w:lang w:val="en-AU"/>
              </w:rPr>
              <w:t>Incorrect and invalid</w:t>
            </w:r>
          </w:p>
        </w:tc>
        <w:tc>
          <w:tcPr>
            <w:tcW w:w="3105" w:type="dxa"/>
            <w:tcBorders>
              <w:top w:val="single" w:sz="4" w:space="0" w:color="auto"/>
              <w:left w:val="single" w:sz="4" w:space="0" w:color="auto"/>
              <w:bottom w:val="single" w:sz="4" w:space="0" w:color="auto"/>
              <w:right w:val="single" w:sz="4" w:space="0" w:color="auto"/>
            </w:tcBorders>
            <w:vAlign w:val="center"/>
            <w:hideMark/>
          </w:tcPr>
          <w:p w14:paraId="51019381" w14:textId="77777777" w:rsidR="00D00057" w:rsidRPr="00B21F7D" w:rsidRDefault="00D00057" w:rsidP="00B21F7D">
            <w:pPr>
              <w:pStyle w:val="ListParagraph"/>
              <w:spacing w:after="0"/>
              <w:ind w:left="0"/>
              <w:rPr>
                <w:color w:val="1F497D"/>
                <w:sz w:val="18"/>
                <w:szCs w:val="18"/>
                <w:lang w:val="en-AU"/>
              </w:rPr>
            </w:pPr>
            <w:r w:rsidRPr="00B21F7D">
              <w:rPr>
                <w:color w:val="1F497D"/>
                <w:sz w:val="18"/>
                <w:szCs w:val="18"/>
                <w:lang w:val="en-AU"/>
              </w:rPr>
              <w:t>User has to correct the field or type data into an empty field.</w:t>
            </w:r>
            <w:r w:rsidR="00B21F7D" w:rsidRPr="00B21F7D">
              <w:rPr>
                <w:color w:val="1F497D"/>
                <w:sz w:val="18"/>
                <w:szCs w:val="18"/>
                <w:lang w:val="en-AU"/>
              </w:rPr>
              <w:t xml:space="preserve"> </w:t>
            </w:r>
            <w:r w:rsidRPr="00B21F7D">
              <w:rPr>
                <w:color w:val="1F497D"/>
                <w:sz w:val="18"/>
                <w:szCs w:val="18"/>
                <w:lang w:val="en-AU"/>
              </w:rPr>
              <w:t>Data entry fields are true negatives.</w:t>
            </w:r>
          </w:p>
        </w:tc>
        <w:tc>
          <w:tcPr>
            <w:tcW w:w="4565" w:type="dxa"/>
            <w:tcBorders>
              <w:top w:val="single" w:sz="4" w:space="0" w:color="auto"/>
              <w:left w:val="single" w:sz="4" w:space="0" w:color="auto"/>
              <w:bottom w:val="single" w:sz="4" w:space="0" w:color="auto"/>
              <w:right w:val="single" w:sz="4" w:space="0" w:color="auto"/>
            </w:tcBorders>
            <w:vAlign w:val="center"/>
            <w:hideMark/>
          </w:tcPr>
          <w:p w14:paraId="44848B53" w14:textId="77777777" w:rsidR="00D00057" w:rsidRPr="00B21F7D" w:rsidRDefault="00D00057" w:rsidP="00E20F1D">
            <w:pPr>
              <w:pStyle w:val="ListParagraph"/>
              <w:numPr>
                <w:ilvl w:val="0"/>
                <w:numId w:val="22"/>
              </w:numPr>
              <w:tabs>
                <w:tab w:val="left" w:pos="360"/>
                <w:tab w:val="left" w:pos="720"/>
                <w:tab w:val="left" w:pos="1080"/>
              </w:tabs>
              <w:spacing w:before="20" w:after="0"/>
              <w:rPr>
                <w:color w:val="1F497D"/>
                <w:sz w:val="18"/>
                <w:szCs w:val="18"/>
                <w:lang w:val="en-AU"/>
              </w:rPr>
            </w:pPr>
            <w:r w:rsidRPr="00B21F7D">
              <w:rPr>
                <w:color w:val="1F497D"/>
                <w:sz w:val="18"/>
                <w:szCs w:val="18"/>
                <w:lang w:val="en-AU"/>
              </w:rPr>
              <w:t>Unknown document</w:t>
            </w:r>
          </w:p>
          <w:p w14:paraId="2BE1CE03" w14:textId="77777777" w:rsidR="00D00057" w:rsidRPr="00B21F7D" w:rsidRDefault="00D00057" w:rsidP="00E20F1D">
            <w:pPr>
              <w:pStyle w:val="ListParagraph"/>
              <w:numPr>
                <w:ilvl w:val="0"/>
                <w:numId w:val="22"/>
              </w:numPr>
              <w:tabs>
                <w:tab w:val="left" w:pos="360"/>
                <w:tab w:val="left" w:pos="720"/>
                <w:tab w:val="left" w:pos="1080"/>
              </w:tabs>
              <w:spacing w:before="20" w:after="0"/>
              <w:rPr>
                <w:color w:val="1F497D"/>
                <w:sz w:val="18"/>
                <w:szCs w:val="18"/>
                <w:lang w:val="en-AU"/>
              </w:rPr>
            </w:pPr>
            <w:r w:rsidRPr="00B21F7D">
              <w:rPr>
                <w:color w:val="1F497D"/>
                <w:sz w:val="18"/>
                <w:szCs w:val="18"/>
                <w:lang w:val="en-AU"/>
              </w:rPr>
              <w:t>OCR Errors</w:t>
            </w:r>
          </w:p>
          <w:p w14:paraId="10A92149" w14:textId="77777777" w:rsidR="00D61529" w:rsidRPr="00B21F7D" w:rsidRDefault="00D00057" w:rsidP="00E20F1D">
            <w:pPr>
              <w:pStyle w:val="ListParagraph"/>
              <w:numPr>
                <w:ilvl w:val="0"/>
                <w:numId w:val="22"/>
              </w:numPr>
              <w:tabs>
                <w:tab w:val="left" w:pos="360"/>
                <w:tab w:val="left" w:pos="720"/>
                <w:tab w:val="left" w:pos="1080"/>
              </w:tabs>
              <w:spacing w:before="20" w:after="0"/>
              <w:rPr>
                <w:color w:val="1F497D"/>
                <w:sz w:val="18"/>
                <w:szCs w:val="18"/>
                <w:lang w:val="en-AU"/>
              </w:rPr>
            </w:pPr>
            <w:r w:rsidRPr="00B21F7D">
              <w:rPr>
                <w:color w:val="1F497D"/>
                <w:sz w:val="18"/>
                <w:szCs w:val="18"/>
                <w:lang w:val="en-AU"/>
              </w:rPr>
              <w:t xml:space="preserve">Poor </w:t>
            </w:r>
            <w:r w:rsidR="00D61529" w:rsidRPr="00B21F7D">
              <w:rPr>
                <w:color w:val="1F497D"/>
                <w:sz w:val="18"/>
                <w:szCs w:val="18"/>
                <w:lang w:val="en-AU"/>
              </w:rPr>
              <w:t>q</w:t>
            </w:r>
            <w:r w:rsidRPr="00B21F7D">
              <w:rPr>
                <w:color w:val="1F497D"/>
                <w:sz w:val="18"/>
                <w:szCs w:val="18"/>
                <w:lang w:val="en-AU"/>
              </w:rPr>
              <w:t xml:space="preserve">uality </w:t>
            </w:r>
            <w:r w:rsidR="00D61529" w:rsidRPr="00B21F7D">
              <w:rPr>
                <w:color w:val="1F497D"/>
                <w:sz w:val="18"/>
                <w:szCs w:val="18"/>
                <w:lang w:val="en-AU"/>
              </w:rPr>
              <w:t>v</w:t>
            </w:r>
            <w:r w:rsidRPr="00B21F7D">
              <w:rPr>
                <w:color w:val="1F497D"/>
                <w:sz w:val="18"/>
                <w:szCs w:val="18"/>
                <w:lang w:val="en-AU"/>
              </w:rPr>
              <w:t xml:space="preserve">endor </w:t>
            </w:r>
            <w:r w:rsidR="00D61529" w:rsidRPr="00B21F7D">
              <w:rPr>
                <w:color w:val="1F497D"/>
                <w:sz w:val="18"/>
                <w:szCs w:val="18"/>
                <w:lang w:val="en-AU"/>
              </w:rPr>
              <w:t>d</w:t>
            </w:r>
            <w:r w:rsidRPr="00B21F7D">
              <w:rPr>
                <w:color w:val="1F497D"/>
                <w:sz w:val="18"/>
                <w:szCs w:val="18"/>
                <w:lang w:val="en-AU"/>
              </w:rPr>
              <w:t>atabase</w:t>
            </w:r>
          </w:p>
          <w:p w14:paraId="436E98FA" w14:textId="77777777" w:rsidR="00D00057" w:rsidRPr="00B21F7D" w:rsidRDefault="00D00057" w:rsidP="00E20F1D">
            <w:pPr>
              <w:pStyle w:val="ListParagraph"/>
              <w:numPr>
                <w:ilvl w:val="0"/>
                <w:numId w:val="22"/>
              </w:numPr>
              <w:tabs>
                <w:tab w:val="left" w:pos="360"/>
                <w:tab w:val="left" w:pos="720"/>
                <w:tab w:val="left" w:pos="1080"/>
              </w:tabs>
              <w:spacing w:before="20" w:after="0"/>
              <w:rPr>
                <w:color w:val="1F497D"/>
                <w:sz w:val="18"/>
                <w:szCs w:val="18"/>
                <w:lang w:val="en-AU"/>
              </w:rPr>
            </w:pPr>
            <w:r w:rsidRPr="00B21F7D">
              <w:rPr>
                <w:color w:val="1F497D"/>
                <w:sz w:val="18"/>
                <w:szCs w:val="18"/>
                <w:lang w:val="en-AU"/>
              </w:rPr>
              <w:t>Data is not on the document</w:t>
            </w:r>
          </w:p>
        </w:tc>
      </w:tr>
      <w:tr w:rsidR="00B002F7" w14:paraId="75C06F0F" w14:textId="77777777" w:rsidTr="00AB1CD2">
        <w:tc>
          <w:tcPr>
            <w:tcW w:w="1612"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765FF5C9" w14:textId="77777777" w:rsidR="00B002F7" w:rsidRPr="00CA7A39" w:rsidRDefault="00B002F7" w:rsidP="00CA7A39">
            <w:pPr>
              <w:pStyle w:val="ListParagraph"/>
              <w:spacing w:after="0"/>
              <w:ind w:left="0"/>
              <w:rPr>
                <w:color w:val="1F497D"/>
                <w:sz w:val="18"/>
                <w:lang w:val="en-AU"/>
              </w:rPr>
            </w:pPr>
            <w:r w:rsidRPr="00CA7A39">
              <w:rPr>
                <w:color w:val="1F497D"/>
                <w:sz w:val="18"/>
                <w:lang w:val="en-AU"/>
              </w:rPr>
              <w:t>False Positive</w:t>
            </w:r>
          </w:p>
        </w:tc>
        <w:tc>
          <w:tcPr>
            <w:tcW w:w="2166" w:type="dxa"/>
            <w:tcBorders>
              <w:top w:val="single" w:sz="4" w:space="0" w:color="auto"/>
              <w:left w:val="single" w:sz="4" w:space="0" w:color="auto"/>
              <w:bottom w:val="single" w:sz="4" w:space="0" w:color="auto"/>
              <w:right w:val="single" w:sz="4" w:space="0" w:color="auto"/>
            </w:tcBorders>
            <w:shd w:val="clear" w:color="auto" w:fill="FF0000"/>
            <w:vAlign w:val="center"/>
            <w:hideMark/>
          </w:tcPr>
          <w:p w14:paraId="5A6512E2" w14:textId="77777777" w:rsidR="00B002F7" w:rsidRPr="00CA7A39" w:rsidRDefault="00B002F7" w:rsidP="00CA7A39">
            <w:pPr>
              <w:pStyle w:val="ListParagraph"/>
              <w:spacing w:after="0"/>
              <w:ind w:left="0"/>
              <w:rPr>
                <w:color w:val="1F497D"/>
                <w:sz w:val="18"/>
                <w:lang w:val="en-AU"/>
              </w:rPr>
            </w:pPr>
            <w:r w:rsidRPr="00CA7A39">
              <w:rPr>
                <w:color w:val="1F497D"/>
                <w:sz w:val="18"/>
                <w:lang w:val="en-AU"/>
              </w:rPr>
              <w:t>Incorrect and valid</w:t>
            </w:r>
          </w:p>
        </w:tc>
        <w:tc>
          <w:tcPr>
            <w:tcW w:w="3105" w:type="dxa"/>
            <w:tcBorders>
              <w:top w:val="single" w:sz="4" w:space="0" w:color="auto"/>
              <w:left w:val="single" w:sz="4" w:space="0" w:color="auto"/>
              <w:bottom w:val="single" w:sz="4" w:space="0" w:color="auto"/>
              <w:right w:val="single" w:sz="4" w:space="0" w:color="auto"/>
            </w:tcBorders>
            <w:vAlign w:val="center"/>
            <w:hideMark/>
          </w:tcPr>
          <w:p w14:paraId="72925379" w14:textId="77777777" w:rsidR="00B002F7" w:rsidRPr="00CA7A39" w:rsidRDefault="00B002F7" w:rsidP="00404A30">
            <w:pPr>
              <w:pStyle w:val="ListParagraph"/>
              <w:spacing w:after="0"/>
              <w:ind w:left="0"/>
              <w:rPr>
                <w:color w:val="1F497D"/>
                <w:sz w:val="18"/>
                <w:lang w:val="en-AU"/>
              </w:rPr>
            </w:pPr>
            <w:r w:rsidRPr="00CA7A39">
              <w:rPr>
                <w:color w:val="1F497D"/>
                <w:sz w:val="18"/>
                <w:lang w:val="en-AU"/>
              </w:rPr>
              <w:t>Incorrect data leaves KTM</w:t>
            </w:r>
            <w:r w:rsidRPr="00CA7A39">
              <w:rPr>
                <w:color w:val="1F497D"/>
                <w:sz w:val="18"/>
                <w:lang w:val="en-AU"/>
              </w:rPr>
              <w:br/>
              <w:t>Disastrous, user loses trust in KTM, productivity loss, user rejects KTM.</w:t>
            </w:r>
          </w:p>
        </w:tc>
        <w:tc>
          <w:tcPr>
            <w:tcW w:w="4565" w:type="dxa"/>
            <w:tcBorders>
              <w:top w:val="single" w:sz="4" w:space="0" w:color="auto"/>
              <w:left w:val="single" w:sz="4" w:space="0" w:color="auto"/>
              <w:bottom w:val="single" w:sz="4" w:space="0" w:color="auto"/>
              <w:right w:val="single" w:sz="4" w:space="0" w:color="auto"/>
            </w:tcBorders>
            <w:vAlign w:val="center"/>
            <w:hideMark/>
          </w:tcPr>
          <w:p w14:paraId="72992DF5" w14:textId="77777777" w:rsidR="00B002F7" w:rsidRPr="00CA7A39" w:rsidRDefault="00B002F7" w:rsidP="00E20F1D">
            <w:pPr>
              <w:pStyle w:val="ListParagraph"/>
              <w:numPr>
                <w:ilvl w:val="0"/>
                <w:numId w:val="22"/>
              </w:numPr>
              <w:tabs>
                <w:tab w:val="left" w:pos="360"/>
                <w:tab w:val="left" w:pos="720"/>
                <w:tab w:val="left" w:pos="1080"/>
              </w:tabs>
              <w:spacing w:before="20" w:after="0"/>
              <w:rPr>
                <w:color w:val="1F497D"/>
                <w:sz w:val="18"/>
                <w:lang w:val="en-AU"/>
              </w:rPr>
            </w:pPr>
            <w:r w:rsidRPr="00CA7A39">
              <w:rPr>
                <w:color w:val="1F497D"/>
                <w:sz w:val="18"/>
                <w:lang w:val="en-AU"/>
              </w:rPr>
              <w:t>Badly trained documents</w:t>
            </w:r>
          </w:p>
          <w:p w14:paraId="79850A82" w14:textId="77777777" w:rsidR="00B002F7" w:rsidRPr="00CA7A39" w:rsidRDefault="00B002F7" w:rsidP="00E20F1D">
            <w:pPr>
              <w:pStyle w:val="ListParagraph"/>
              <w:numPr>
                <w:ilvl w:val="0"/>
                <w:numId w:val="22"/>
              </w:numPr>
              <w:tabs>
                <w:tab w:val="left" w:pos="360"/>
                <w:tab w:val="left" w:pos="720"/>
                <w:tab w:val="left" w:pos="1080"/>
              </w:tabs>
              <w:spacing w:before="20" w:after="0"/>
              <w:rPr>
                <w:color w:val="1F497D"/>
                <w:sz w:val="18"/>
                <w:lang w:val="en-AU"/>
              </w:rPr>
            </w:pPr>
            <w:r w:rsidRPr="00CA7A39">
              <w:rPr>
                <w:color w:val="1F497D"/>
                <w:sz w:val="18"/>
                <w:lang w:val="en-AU"/>
              </w:rPr>
              <w:t>Field confidence thresholds too high</w:t>
            </w:r>
          </w:p>
          <w:p w14:paraId="7FF11CD3" w14:textId="77777777" w:rsidR="00B002F7" w:rsidRPr="00CA7A39" w:rsidRDefault="00B002F7" w:rsidP="00E20F1D">
            <w:pPr>
              <w:pStyle w:val="ListParagraph"/>
              <w:numPr>
                <w:ilvl w:val="0"/>
                <w:numId w:val="22"/>
              </w:numPr>
              <w:tabs>
                <w:tab w:val="left" w:pos="360"/>
                <w:tab w:val="left" w:pos="720"/>
                <w:tab w:val="left" w:pos="1080"/>
              </w:tabs>
              <w:spacing w:before="20" w:after="0"/>
              <w:rPr>
                <w:color w:val="1F497D"/>
                <w:sz w:val="18"/>
                <w:lang w:val="en-AU"/>
              </w:rPr>
            </w:pPr>
            <w:r w:rsidRPr="00CA7A39">
              <w:rPr>
                <w:color w:val="1F497D"/>
                <w:sz w:val="18"/>
                <w:lang w:val="en-AU"/>
              </w:rPr>
              <w:t>Poor locator strategy</w:t>
            </w:r>
          </w:p>
          <w:p w14:paraId="5FEBD7BE" w14:textId="77777777" w:rsidR="00B002F7" w:rsidRPr="00CA7A39" w:rsidRDefault="00B002F7" w:rsidP="00E20F1D">
            <w:pPr>
              <w:pStyle w:val="ListParagraph"/>
              <w:numPr>
                <w:ilvl w:val="0"/>
                <w:numId w:val="22"/>
              </w:numPr>
              <w:tabs>
                <w:tab w:val="left" w:pos="360"/>
                <w:tab w:val="left" w:pos="720"/>
                <w:tab w:val="left" w:pos="1080"/>
              </w:tabs>
              <w:spacing w:before="20" w:after="0"/>
              <w:rPr>
                <w:color w:val="1F497D"/>
                <w:sz w:val="18"/>
                <w:lang w:val="en-AU"/>
              </w:rPr>
            </w:pPr>
            <w:r w:rsidRPr="00CA7A39">
              <w:rPr>
                <w:color w:val="1F497D"/>
                <w:sz w:val="18"/>
                <w:lang w:val="en-AU"/>
              </w:rPr>
              <w:t>Bad validation rules</w:t>
            </w:r>
          </w:p>
        </w:tc>
      </w:tr>
    </w:tbl>
    <w:p w14:paraId="727186E3" w14:textId="77777777" w:rsidR="00B840DA" w:rsidRDefault="00B840DA" w:rsidP="00B840DA">
      <w:pPr>
        <w:pStyle w:val="Heading2"/>
      </w:pPr>
      <w:bookmarkStart w:id="146" w:name="_Toc382990242"/>
      <w:bookmarkStart w:id="147" w:name="_Toc386812528"/>
      <w:r>
        <w:lastRenderedPageBreak/>
        <w:t>Performance Metrics</w:t>
      </w:r>
      <w:bookmarkEnd w:id="146"/>
      <w:bookmarkEnd w:id="147"/>
      <w:r w:rsidR="00186428">
        <w:fldChar w:fldCharType="begin"/>
      </w:r>
      <w:r w:rsidR="00186428">
        <w:instrText xml:space="preserve"> XE "</w:instrText>
      </w:r>
      <w:r w:rsidR="00186428" w:rsidRPr="00A64640">
        <w:instrText>Performance Metrics</w:instrText>
      </w:r>
      <w:r w:rsidR="00186428">
        <w:instrText xml:space="preserve">" </w:instrText>
      </w:r>
      <w:r w:rsidR="00186428">
        <w:fldChar w:fldCharType="end"/>
      </w:r>
    </w:p>
    <w:p w14:paraId="085096CC" w14:textId="77777777" w:rsidR="00CA7A39" w:rsidRDefault="00CA7A39" w:rsidP="00CA7A39">
      <w:r>
        <w:t>These</w:t>
      </w:r>
      <w:r w:rsidR="00AB1CD2">
        <w:t xml:space="preserve"> are </w:t>
      </w:r>
      <w:r>
        <w:t>the best metric for testing the performance of KTM validation operators.</w:t>
      </w:r>
    </w:p>
    <w:p w14:paraId="16B5CBFB" w14:textId="77777777" w:rsidR="00B840DA" w:rsidRDefault="00B840DA" w:rsidP="00E20F1D">
      <w:pPr>
        <w:pStyle w:val="Heading3"/>
        <w:numPr>
          <w:ilvl w:val="0"/>
          <w:numId w:val="29"/>
        </w:numPr>
      </w:pPr>
      <w:bookmarkStart w:id="148" w:name="_Toc382990243"/>
      <w:bookmarkStart w:id="149" w:name="_Toc386812529"/>
      <w:r>
        <w:t>People per Project</w:t>
      </w:r>
      <w:bookmarkEnd w:id="148"/>
      <w:bookmarkEnd w:id="149"/>
    </w:p>
    <w:p w14:paraId="575F14AE" w14:textId="77777777" w:rsidR="00D0499D" w:rsidRDefault="00D0499D" w:rsidP="00CA7A39">
      <w:r>
        <w:t>This is the easiest metric to measure a project and the most powerful, because it focuses in the real problem – people’s effort and their costs. For example an invoice processing solution might have three people preparing documents, two people scanning, 18 people doing data entry into SAP, and one supervisor. That is 24 people.</w:t>
      </w:r>
    </w:p>
    <w:p w14:paraId="75A92F66" w14:textId="77777777" w:rsidR="00D0499D" w:rsidRDefault="00D0499D" w:rsidP="00CA7A39">
      <w:r>
        <w:t>If the company has the goal of reducing the FTE (full time employee) count on this project, the problem can be described as 24 FTE and the solution is possibly 12 or even 6.</w:t>
      </w:r>
    </w:p>
    <w:p w14:paraId="768C543D" w14:textId="77777777" w:rsidR="00B840DA" w:rsidRDefault="00D00057" w:rsidP="00E20F1D">
      <w:pPr>
        <w:pStyle w:val="Heading3"/>
        <w:numPr>
          <w:ilvl w:val="0"/>
          <w:numId w:val="29"/>
        </w:numPr>
      </w:pPr>
      <w:bookmarkStart w:id="150" w:name="_Toc382990244"/>
      <w:bookmarkStart w:id="151" w:name="_Toc386812530"/>
      <w:r>
        <w:t>This num</w:t>
      </w:r>
      <w:r w:rsidR="00CA7A39">
        <w:t xml:space="preserve">ber is easily convertible to </w:t>
      </w:r>
      <w:r>
        <w:t>ROI</w:t>
      </w:r>
      <w:r w:rsidR="00CA7A39">
        <w:t>.</w:t>
      </w:r>
      <w:r w:rsidR="00B840DA">
        <w:t>Documents per Person per Hour</w:t>
      </w:r>
      <w:bookmarkEnd w:id="150"/>
      <w:bookmarkEnd w:id="151"/>
    </w:p>
    <w:p w14:paraId="00888F7E" w14:textId="77777777" w:rsidR="00B840DA" w:rsidRDefault="00CA7A39" w:rsidP="00D00057">
      <w:r>
        <w:t xml:space="preserve">In the previous example, if the 24 people together process 20,000 documents per day, their performance is 833 documents/person/day or 111 documents/person/hour, given 7.5 work hours per day. </w:t>
      </w:r>
      <w:r w:rsidR="00D00057">
        <w:t>This metric is useful if the goal is to double or triple the productivity of the users.</w:t>
      </w:r>
    </w:p>
    <w:p w14:paraId="11F57479" w14:textId="77777777" w:rsidR="00CA7A39" w:rsidRPr="00B840DA" w:rsidRDefault="00CA7A39" w:rsidP="00D00057"/>
    <w:p w14:paraId="1081F311" w14:textId="77777777" w:rsidR="00F17819" w:rsidRDefault="00F17819" w:rsidP="007123E4">
      <w:pPr>
        <w:pStyle w:val="Heading1"/>
      </w:pPr>
      <w:bookmarkStart w:id="152" w:name="_Ref381626242"/>
      <w:bookmarkStart w:id="153" w:name="_Toc382141783"/>
      <w:bookmarkStart w:id="154" w:name="_Toc382142101"/>
      <w:bookmarkStart w:id="155" w:name="_Toc382990245"/>
      <w:bookmarkStart w:id="156" w:name="_Toc386812531"/>
      <w:r>
        <w:t xml:space="preserve">The </w:t>
      </w:r>
      <w:r w:rsidR="00971627">
        <w:t>P</w:t>
      </w:r>
      <w:r>
        <w:t>riorities</w:t>
      </w:r>
      <w:r w:rsidR="00186428">
        <w:fldChar w:fldCharType="begin"/>
      </w:r>
      <w:r w:rsidR="00186428">
        <w:instrText xml:space="preserve"> XE "</w:instrText>
      </w:r>
      <w:r w:rsidR="00186428" w:rsidRPr="00A64640">
        <w:instrText>Priorities</w:instrText>
      </w:r>
      <w:r w:rsidR="00186428">
        <w:instrText xml:space="preserve">" </w:instrText>
      </w:r>
      <w:r w:rsidR="00186428">
        <w:fldChar w:fldCharType="end"/>
      </w:r>
      <w:r>
        <w:t xml:space="preserve"> of a Transformation Project</w:t>
      </w:r>
      <w:bookmarkEnd w:id="152"/>
      <w:bookmarkEnd w:id="153"/>
      <w:bookmarkEnd w:id="154"/>
      <w:bookmarkEnd w:id="155"/>
      <w:bookmarkEnd w:id="156"/>
    </w:p>
    <w:p w14:paraId="64569F7D" w14:textId="77777777" w:rsidR="00F17819" w:rsidRDefault="00D61529" w:rsidP="00F17819">
      <w:r>
        <w:t>With an</w:t>
      </w:r>
      <w:r w:rsidR="00F17819">
        <w:t xml:space="preserve"> understanding</w:t>
      </w:r>
      <w:r w:rsidR="00B002F7">
        <w:t xml:space="preserve"> that the most important metrics for a KTM project are </w:t>
      </w:r>
      <w:r w:rsidR="00AB1CD2">
        <w:rPr>
          <w:b/>
        </w:rPr>
        <w:t xml:space="preserve">people/project </w:t>
      </w:r>
      <w:r w:rsidR="00AB1CD2" w:rsidRPr="00AB1CD2">
        <w:t>and</w:t>
      </w:r>
      <w:r w:rsidR="00AB1CD2">
        <w:t xml:space="preserve"> </w:t>
      </w:r>
      <w:r w:rsidR="00B002F7" w:rsidRPr="00B002F7">
        <w:rPr>
          <w:b/>
        </w:rPr>
        <w:t>documents/person/hour</w:t>
      </w:r>
      <w:r w:rsidR="00B002F7">
        <w:t xml:space="preserve"> and</w:t>
      </w:r>
      <w:r w:rsidR="00F17819" w:rsidRPr="00B002F7">
        <w:t xml:space="preserve"> the</w:t>
      </w:r>
      <w:r w:rsidR="00F17819" w:rsidRPr="00AB1CD2">
        <w:rPr>
          <w:b/>
        </w:rPr>
        <w:t xml:space="preserve"> true/false positive/negative metric</w:t>
      </w:r>
      <w:r>
        <w:t>,</w:t>
      </w:r>
      <w:r w:rsidR="00F17819">
        <w:t xml:space="preserve"> we can now list the priorities of any Transformation project.</w:t>
      </w:r>
    </w:p>
    <w:p w14:paraId="6A316B77" w14:textId="77777777" w:rsidR="00F17819" w:rsidRDefault="00F17819" w:rsidP="00E20F1D">
      <w:pPr>
        <w:pStyle w:val="ListParagraph"/>
        <w:numPr>
          <w:ilvl w:val="0"/>
          <w:numId w:val="35"/>
        </w:numPr>
        <w:ind w:left="648"/>
        <w:contextualSpacing w:val="0"/>
      </w:pPr>
      <w:r>
        <w:t xml:space="preserve">Improve </w:t>
      </w:r>
      <w:r w:rsidRPr="00AB1CD2">
        <w:t>user productivity</w:t>
      </w:r>
      <w:r w:rsidR="006123CE">
        <w:t xml:space="preserve"> by improving the user experience.</w:t>
      </w:r>
    </w:p>
    <w:p w14:paraId="04F4AFB7" w14:textId="77777777" w:rsidR="00F17819" w:rsidRDefault="00F17819" w:rsidP="00E20F1D">
      <w:pPr>
        <w:pStyle w:val="ListParagraph"/>
        <w:numPr>
          <w:ilvl w:val="0"/>
          <w:numId w:val="35"/>
        </w:numPr>
        <w:ind w:left="648"/>
        <w:contextualSpacing w:val="0"/>
      </w:pPr>
      <w:r>
        <w:t xml:space="preserve">Remove </w:t>
      </w:r>
      <w:r w:rsidRPr="00AB1CD2">
        <w:rPr>
          <w:highlight w:val="red"/>
        </w:rPr>
        <w:t>false positives</w:t>
      </w:r>
      <w:r>
        <w:t xml:space="preserve"> to prevent false data leaving system</w:t>
      </w:r>
    </w:p>
    <w:p w14:paraId="3A05C025" w14:textId="77777777" w:rsidR="00F17819" w:rsidRDefault="00F17819" w:rsidP="00E20F1D">
      <w:pPr>
        <w:pStyle w:val="ListParagraph"/>
        <w:numPr>
          <w:ilvl w:val="0"/>
          <w:numId w:val="35"/>
        </w:numPr>
        <w:ind w:left="648"/>
        <w:contextualSpacing w:val="0"/>
      </w:pPr>
      <w:r>
        <w:t xml:space="preserve">Reduce </w:t>
      </w:r>
      <w:r w:rsidRPr="00AB1CD2">
        <w:rPr>
          <w:highlight w:val="cyan"/>
        </w:rPr>
        <w:t>false negatives</w:t>
      </w:r>
      <w:r>
        <w:rPr>
          <w:color w:val="17365D" w:themeColor="text2" w:themeShade="BF"/>
        </w:rPr>
        <w:t xml:space="preserve"> </w:t>
      </w:r>
      <w:r>
        <w:t xml:space="preserve">to reduce </w:t>
      </w:r>
      <w:r w:rsidRPr="00AB1CD2">
        <w:t>false alarms</w:t>
      </w:r>
      <w:r>
        <w:rPr>
          <w:b/>
        </w:rPr>
        <w:t xml:space="preserve"> </w:t>
      </w:r>
      <w:r w:rsidRPr="00F17819">
        <w:t>for users</w:t>
      </w:r>
      <w:r>
        <w:t>.</w:t>
      </w:r>
    </w:p>
    <w:p w14:paraId="09A91BEB" w14:textId="77777777" w:rsidR="00F17819" w:rsidRDefault="00F17819" w:rsidP="00E20F1D">
      <w:pPr>
        <w:pStyle w:val="ListParagraph"/>
        <w:numPr>
          <w:ilvl w:val="0"/>
          <w:numId w:val="35"/>
        </w:numPr>
        <w:ind w:left="648"/>
        <w:contextualSpacing w:val="0"/>
      </w:pPr>
      <w:r>
        <w:t xml:space="preserve">Reduce </w:t>
      </w:r>
      <w:r w:rsidRPr="00AB1CD2">
        <w:rPr>
          <w:highlight w:val="yellow"/>
        </w:rPr>
        <w:t>true negatives</w:t>
      </w:r>
      <w:r>
        <w:rPr>
          <w:b/>
        </w:rPr>
        <w:t xml:space="preserve"> </w:t>
      </w:r>
      <w:r w:rsidRPr="00F17819">
        <w:t>to reduce keying effort.</w:t>
      </w:r>
    </w:p>
    <w:p w14:paraId="37A0BCFF" w14:textId="77777777" w:rsidR="00F17819" w:rsidRDefault="00F17819" w:rsidP="00F17819">
      <w:r>
        <w:t xml:space="preserve">Here we see that problems with OCR and accuracy are really </w:t>
      </w:r>
      <w:r w:rsidR="00D61529">
        <w:t>fourth</w:t>
      </w:r>
      <w:r>
        <w:t xml:space="preserve"> priorities</w:t>
      </w:r>
      <w:r w:rsidR="00486CC9">
        <w:t xml:space="preserve">. </w:t>
      </w:r>
      <w:r>
        <w:t>Unfortunately</w:t>
      </w:r>
      <w:r w:rsidR="00D61529">
        <w:t>,</w:t>
      </w:r>
      <w:r>
        <w:t xml:space="preserve"> many KTM projects focus on this low priority, missing the value to be found at the first </w:t>
      </w:r>
      <w:r w:rsidR="00D61529">
        <w:t>three</w:t>
      </w:r>
      <w:r>
        <w:t xml:space="preserve"> priorities.</w:t>
      </w:r>
    </w:p>
    <w:p w14:paraId="2C7F4613" w14:textId="77777777" w:rsidR="00486CC9" w:rsidRDefault="00486CC9" w:rsidP="00F17819">
      <w:r>
        <w:t>As you are improving your project, you should start at Step 1, and the go down a step when you have reached diminishing returns at the current step. You will unlikely get each step perfect and will have to compromise somewhere and move to the next level</w:t>
      </w:r>
    </w:p>
    <w:p w14:paraId="29B00CAA" w14:textId="77777777" w:rsidR="00E859E2" w:rsidRDefault="00E859E2" w:rsidP="007123E4">
      <w:pPr>
        <w:pStyle w:val="Heading1"/>
      </w:pPr>
      <w:bookmarkStart w:id="157" w:name="_Toc382141784"/>
      <w:bookmarkStart w:id="158" w:name="_Toc382142102"/>
      <w:bookmarkStart w:id="159" w:name="_Toc382990246"/>
      <w:bookmarkStart w:id="160" w:name="_Toc386812532"/>
      <w:r>
        <w:t>Benchmarking</w:t>
      </w:r>
      <w:bookmarkEnd w:id="157"/>
      <w:bookmarkEnd w:id="158"/>
      <w:bookmarkEnd w:id="159"/>
      <w:bookmarkEnd w:id="160"/>
      <w:r w:rsidR="00186428">
        <w:fldChar w:fldCharType="begin"/>
      </w:r>
      <w:r w:rsidR="00186428">
        <w:instrText xml:space="preserve"> XE "</w:instrText>
      </w:r>
      <w:r w:rsidR="00186428" w:rsidRPr="00A64640">
        <w:instrText>Benchmarking</w:instrText>
      </w:r>
      <w:r w:rsidR="00186428">
        <w:instrText xml:space="preserve">" </w:instrText>
      </w:r>
      <w:r w:rsidR="00186428">
        <w:fldChar w:fldCharType="end"/>
      </w:r>
    </w:p>
    <w:p w14:paraId="61E28D5A" w14:textId="77777777" w:rsidR="00486CC9" w:rsidRDefault="00486CC9" w:rsidP="00783065">
      <w:r>
        <w:t>Generally there are two kinds of benchmarks – relative and absolute benchmarks</w:t>
      </w:r>
    </w:p>
    <w:p w14:paraId="4B55AD5B" w14:textId="77777777" w:rsidR="00486CC9" w:rsidRDefault="00486CC9" w:rsidP="00783065">
      <w:r>
        <w:t xml:space="preserve">A </w:t>
      </w:r>
      <w:r w:rsidRPr="00486CC9">
        <w:rPr>
          <w:b/>
        </w:rPr>
        <w:t>relative benchmark</w:t>
      </w:r>
      <w:r>
        <w:t xml:space="preserve"> is a score that you give to a system – and as you progress you keep testing yourself to make sure that it never gets worse than your benchmark – in this way you guarantee that your system is always improving and the benchmark is getting better.</w:t>
      </w:r>
    </w:p>
    <w:p w14:paraId="30E858F9" w14:textId="77777777" w:rsidR="00486CC9" w:rsidRDefault="00486CC9" w:rsidP="00783065">
      <w:r>
        <w:t xml:space="preserve">Here, in the KTM context, we use an </w:t>
      </w:r>
      <w:r>
        <w:rPr>
          <w:b/>
        </w:rPr>
        <w:t>absolute benchmark</w:t>
      </w:r>
      <w:r>
        <w:t>. We know what the truth of the project should be by building</w:t>
      </w:r>
      <w:r>
        <w:fldChar w:fldCharType="begin"/>
      </w:r>
      <w:r>
        <w:instrText xml:space="preserve"> REF _Ref384412592 \h </w:instrText>
      </w:r>
      <w:r>
        <w:fldChar w:fldCharType="separate"/>
      </w:r>
      <w:r w:rsidR="005F780A">
        <w:t>Creating Golden XDocuments</w:t>
      </w:r>
      <w:r>
        <w:fldChar w:fldCharType="end"/>
      </w:r>
      <w:r>
        <w:fldChar w:fldCharType="begin"/>
      </w:r>
      <w:r>
        <w:instrText xml:space="preserve"> XE "</w:instrText>
      </w:r>
      <w:r w:rsidRPr="00B66E7B">
        <w:rPr>
          <w:lang w:val="en-GB"/>
        </w:rPr>
        <w:instrText>Golden Files</w:instrText>
      </w:r>
      <w:r w:rsidRPr="00B66E7B">
        <w:instrText>:</w:instrText>
      </w:r>
      <w:r w:rsidRPr="00B66E7B">
        <w:rPr>
          <w:lang w:val="en-GB"/>
        </w:rPr>
        <w:instrText>used for building a Benchmark</w:instrText>
      </w:r>
      <w:r>
        <w:instrText xml:space="preserve">" </w:instrText>
      </w:r>
      <w:r>
        <w:fldChar w:fldCharType="end"/>
      </w:r>
      <w:r>
        <w:t>,. and are benchmark is an absolute and score of our system against the perfection of the golden files.</w:t>
      </w:r>
    </w:p>
    <w:p w14:paraId="5CAA04EC" w14:textId="77777777" w:rsidR="00486CC9" w:rsidRDefault="00486CC9" w:rsidP="00783065">
      <w:r>
        <w:lastRenderedPageBreak/>
        <w:t>A single benchmark is an objective measure of how good a system is, and we can also reject a new version of a project if the benchmark gets worse.</w:t>
      </w:r>
    </w:p>
    <w:p w14:paraId="018BC1FB" w14:textId="77777777" w:rsidR="000453E3" w:rsidRPr="00486CC9" w:rsidRDefault="000453E3" w:rsidP="00783065">
      <w:r>
        <w:t>In KTM we have Extraction Benchmarks, which measure field values, Classification Benchmarks, which measure document classification and also Separation Benchmarks.</w:t>
      </w:r>
    </w:p>
    <w:p w14:paraId="699D7167" w14:textId="77777777" w:rsidR="007458B8" w:rsidRDefault="00222CC2" w:rsidP="00222CC2">
      <w:pPr>
        <w:keepNext/>
      </w:pPr>
      <w:r>
        <w:t xml:space="preserve">Below is an example of a KTM Extraction Benchmark. It shows that the field TotalAmount </w:t>
      </w:r>
      <w:r w:rsidR="007458B8">
        <w:t>can be skipped</w:t>
      </w:r>
      <w:r w:rsidR="00AB1CD2">
        <w:t xml:space="preserve"> 66% of the time and</w:t>
      </w:r>
      <w:r>
        <w:t xml:space="preserve"> that the user has to press E</w:t>
      </w:r>
      <w:r w:rsidR="00D61529">
        <w:t>nter</w:t>
      </w:r>
      <w:r>
        <w:t xml:space="preserve"> </w:t>
      </w:r>
      <w:r w:rsidR="007458B8">
        <w:t>1% of the time, they have to correct the TotalAmount 31% of the time</w:t>
      </w:r>
      <w:r w:rsidR="00D61529">
        <w:t>,</w:t>
      </w:r>
      <w:r w:rsidR="007458B8">
        <w:t xml:space="preserve"> and that 3% of the time they skipped over invalid Total</w:t>
      </w:r>
      <w:r w:rsidR="00AB1CD2">
        <w:t>A</w:t>
      </w:r>
      <w:r w:rsidR="007458B8">
        <w:t>mounts.</w:t>
      </w:r>
    </w:p>
    <w:p w14:paraId="5814779A" w14:textId="77777777" w:rsidR="00783065" w:rsidRPr="00222CC2" w:rsidRDefault="00222CC2" w:rsidP="00AB1CD2">
      <w:pPr>
        <w:keepNext/>
        <w:spacing w:after="240"/>
      </w:pPr>
      <w:r>
        <w:rPr>
          <w:noProof/>
          <w:lang w:bidi="ar-SA"/>
        </w:rPr>
        <w:drawing>
          <wp:inline distT="0" distB="0" distL="0" distR="0" wp14:anchorId="6397AFC0" wp14:editId="4D3E495E">
            <wp:extent cx="6845417" cy="3794600"/>
            <wp:effectExtent l="0" t="0" r="0" b="0"/>
            <wp:docPr id="677" name="Picture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6851791" cy="3798133"/>
                    </a:xfrm>
                    <a:prstGeom prst="rect">
                      <a:avLst/>
                    </a:prstGeom>
                  </pic:spPr>
                </pic:pic>
              </a:graphicData>
            </a:graphic>
          </wp:inline>
        </w:drawing>
      </w:r>
    </w:p>
    <w:p w14:paraId="243D2590" w14:textId="77777777" w:rsidR="00222CC2" w:rsidRDefault="00222CC2" w:rsidP="00222CC2">
      <w:pPr>
        <w:pStyle w:val="Heading2"/>
      </w:pPr>
      <w:bookmarkStart w:id="161" w:name="_Toc382141785"/>
      <w:bookmarkStart w:id="162" w:name="_Toc382142103"/>
      <w:bookmarkStart w:id="163" w:name="_Toc382990247"/>
      <w:bookmarkStart w:id="164" w:name="_Toc386812533"/>
      <w:r>
        <w:t>Value of Benchmarking</w:t>
      </w:r>
      <w:bookmarkEnd w:id="161"/>
      <w:bookmarkEnd w:id="162"/>
      <w:bookmarkEnd w:id="163"/>
      <w:bookmarkEnd w:id="164"/>
    </w:p>
    <w:p w14:paraId="58D6DE40" w14:textId="77777777" w:rsidR="00383153" w:rsidRDefault="00383153" w:rsidP="00E20F1D">
      <w:pPr>
        <w:pStyle w:val="ListParagraph"/>
        <w:numPr>
          <w:ilvl w:val="0"/>
          <w:numId w:val="21"/>
        </w:numPr>
        <w:contextualSpacing w:val="0"/>
      </w:pPr>
      <w:r>
        <w:t>A benchmark helps you focus effort on human productivity, not extraction.</w:t>
      </w:r>
    </w:p>
    <w:p w14:paraId="46192E64" w14:textId="77777777" w:rsidR="007458B8" w:rsidRDefault="007458B8" w:rsidP="00E20F1D">
      <w:pPr>
        <w:pStyle w:val="ListParagraph"/>
        <w:numPr>
          <w:ilvl w:val="0"/>
          <w:numId w:val="21"/>
        </w:numPr>
        <w:contextualSpacing w:val="0"/>
      </w:pPr>
      <w:r>
        <w:t>A benchmark shows you where you or your consultants need to put effort into your project next.</w:t>
      </w:r>
    </w:p>
    <w:p w14:paraId="4F1596CE" w14:textId="77777777" w:rsidR="00222CC2" w:rsidRDefault="00222CC2" w:rsidP="00E20F1D">
      <w:pPr>
        <w:pStyle w:val="ListParagraph"/>
        <w:numPr>
          <w:ilvl w:val="0"/>
          <w:numId w:val="21"/>
        </w:numPr>
        <w:contextualSpacing w:val="0"/>
      </w:pPr>
      <w:r>
        <w:t>You focus on all of your data, not on individual documents. This makes your project far more stable and robust.</w:t>
      </w:r>
    </w:p>
    <w:p w14:paraId="0A474CEF" w14:textId="77777777" w:rsidR="00222CC2" w:rsidRDefault="00222CC2" w:rsidP="00E20F1D">
      <w:pPr>
        <w:pStyle w:val="ListParagraph"/>
        <w:numPr>
          <w:ilvl w:val="0"/>
          <w:numId w:val="21"/>
        </w:numPr>
        <w:contextualSpacing w:val="0"/>
      </w:pPr>
      <w:r>
        <w:t>A benchmark communicates objectively to everyone the exact status of the project and the value of the work you did yesterday and this morning!</w:t>
      </w:r>
    </w:p>
    <w:p w14:paraId="6C5F161B" w14:textId="77777777" w:rsidR="00222CC2" w:rsidRDefault="00222CC2" w:rsidP="00E20F1D">
      <w:pPr>
        <w:pStyle w:val="ListParagraph"/>
        <w:numPr>
          <w:ilvl w:val="0"/>
          <w:numId w:val="21"/>
        </w:numPr>
        <w:contextualSpacing w:val="0"/>
      </w:pPr>
      <w:r>
        <w:t xml:space="preserve">A benchmark </w:t>
      </w:r>
      <w:r w:rsidR="00BE3BDE">
        <w:t>protects you from bugs creeping into your project, and you know the project is always getting better.</w:t>
      </w:r>
    </w:p>
    <w:p w14:paraId="16E00D3C" w14:textId="77777777" w:rsidR="00BE3BDE" w:rsidRDefault="00BE3BDE" w:rsidP="00E20F1D">
      <w:pPr>
        <w:pStyle w:val="ListParagraph"/>
        <w:numPr>
          <w:ilvl w:val="0"/>
          <w:numId w:val="21"/>
        </w:numPr>
        <w:contextualSpacing w:val="0"/>
      </w:pPr>
      <w:r>
        <w:t>A benchmark help</w:t>
      </w:r>
      <w:r w:rsidR="007458B8">
        <w:t>s</w:t>
      </w:r>
      <w:r>
        <w:t xml:space="preserve"> you find the best field confidence levels.</w:t>
      </w:r>
    </w:p>
    <w:p w14:paraId="2C68815A" w14:textId="77777777" w:rsidR="00BE3BDE" w:rsidRDefault="00BE3BDE" w:rsidP="00E20F1D">
      <w:pPr>
        <w:pStyle w:val="ListParagraph"/>
        <w:numPr>
          <w:ilvl w:val="0"/>
          <w:numId w:val="21"/>
        </w:numPr>
        <w:contextualSpacing w:val="0"/>
      </w:pPr>
      <w:r>
        <w:t>You never have to look at “good” documents again. You focus effort always on problems.</w:t>
      </w:r>
    </w:p>
    <w:p w14:paraId="40372945" w14:textId="77777777" w:rsidR="00684564" w:rsidRPr="00684564" w:rsidRDefault="00684564" w:rsidP="00E20F1D">
      <w:pPr>
        <w:pStyle w:val="ListParagraph"/>
        <w:numPr>
          <w:ilvl w:val="0"/>
          <w:numId w:val="21"/>
        </w:numPr>
        <w:contextualSpacing w:val="0"/>
      </w:pPr>
      <w:r w:rsidRPr="00D61529">
        <w:t>T</w:t>
      </w:r>
      <w:r w:rsidR="00D61529">
        <w:t>uning</w:t>
      </w:r>
      <w:r w:rsidRPr="00AB1CD2">
        <w:t xml:space="preserve"> versus </w:t>
      </w:r>
      <w:r w:rsidRPr="00D61529">
        <w:t>T</w:t>
      </w:r>
      <w:r w:rsidR="00D61529">
        <w:t>weaking</w:t>
      </w:r>
    </w:p>
    <w:p w14:paraId="1F371229" w14:textId="77777777" w:rsidR="00684564" w:rsidRDefault="00684564" w:rsidP="00E20F1D">
      <w:pPr>
        <w:pStyle w:val="ListParagraph"/>
        <w:numPr>
          <w:ilvl w:val="1"/>
          <w:numId w:val="21"/>
        </w:numPr>
        <w:contextualSpacing w:val="0"/>
      </w:pPr>
      <w:r w:rsidRPr="00D61529">
        <w:lastRenderedPageBreak/>
        <w:t>T</w:t>
      </w:r>
      <w:r w:rsidR="00D61529">
        <w:t xml:space="preserve">weaking is </w:t>
      </w:r>
      <w:r w:rsidRPr="00D61529">
        <w:t>chang</w:t>
      </w:r>
      <w:r w:rsidR="00D61529">
        <w:t>ing</w:t>
      </w:r>
      <w:r w:rsidRPr="00D61529">
        <w:t xml:space="preserve"> </w:t>
      </w:r>
      <w:r w:rsidRPr="00AB1CD2">
        <w:t xml:space="preserve">and </w:t>
      </w:r>
      <w:r w:rsidRPr="00D61529">
        <w:t>test</w:t>
      </w:r>
      <w:r w:rsidR="00D61529">
        <w:t>ing one</w:t>
      </w:r>
      <w:r w:rsidRPr="00AB1CD2">
        <w:t xml:space="preserve"> document at a time</w:t>
      </w:r>
      <w:r w:rsidR="00D61529">
        <w:t>.</w:t>
      </w:r>
      <w:r>
        <w:rPr>
          <w:b/>
        </w:rPr>
        <w:t xml:space="preserve"> </w:t>
      </w:r>
      <w:r>
        <w:t>Many people make a change to a KTM project, test document #1, test doc</w:t>
      </w:r>
      <w:r w:rsidR="00C90163">
        <w:t xml:space="preserve"> </w:t>
      </w:r>
      <w:r>
        <w:t xml:space="preserve">#2, make a change, test doc #2, test doc #3, make a change, test doc #4 </w:t>
      </w:r>
      <w:r w:rsidR="00B21F7D">
        <w:t>and</w:t>
      </w:r>
      <w:r>
        <w:t xml:space="preserve"> #3 </w:t>
      </w:r>
      <w:r w:rsidR="00B21F7D">
        <w:t>and</w:t>
      </w:r>
      <w:r>
        <w:t xml:space="preserve"> #2</w:t>
      </w:r>
      <w:r w:rsidR="00C90163">
        <w:t xml:space="preserve"> and so on</w:t>
      </w:r>
      <w:r>
        <w:t xml:space="preserve">. This is a slow process and </w:t>
      </w:r>
      <w:r w:rsidR="00C90163">
        <w:t xml:space="preserve">it </w:t>
      </w:r>
      <w:r>
        <w:t>means you have to look at your documents over and over again</w:t>
      </w:r>
      <w:r w:rsidR="00C90163">
        <w:t>.</w:t>
      </w:r>
    </w:p>
    <w:p w14:paraId="1EC07D6C" w14:textId="77777777" w:rsidR="00684564" w:rsidRDefault="00684564" w:rsidP="00E20F1D">
      <w:pPr>
        <w:pStyle w:val="ListParagraph"/>
        <w:numPr>
          <w:ilvl w:val="1"/>
          <w:numId w:val="21"/>
        </w:numPr>
        <w:contextualSpacing w:val="0"/>
      </w:pPr>
      <w:r w:rsidRPr="00AB1CD2">
        <w:t>Tweaking</w:t>
      </w:r>
      <w:r>
        <w:t xml:space="preserve"> makes a project unstable, creating tension within the settings.</w:t>
      </w:r>
    </w:p>
    <w:p w14:paraId="5998597F" w14:textId="77777777" w:rsidR="00684564" w:rsidRDefault="00684564" w:rsidP="00E20F1D">
      <w:pPr>
        <w:pStyle w:val="ListParagraph"/>
        <w:numPr>
          <w:ilvl w:val="1"/>
          <w:numId w:val="21"/>
        </w:numPr>
        <w:contextualSpacing w:val="0"/>
      </w:pPr>
      <w:r w:rsidRPr="00C90163">
        <w:t>T</w:t>
      </w:r>
      <w:r w:rsidR="00C90163">
        <w:t xml:space="preserve">uning is </w:t>
      </w:r>
      <w:r w:rsidRPr="00C90163">
        <w:t>chang</w:t>
      </w:r>
      <w:r w:rsidR="00C90163" w:rsidRPr="00C90163">
        <w:t>ing</w:t>
      </w:r>
      <w:r w:rsidRPr="00AB1CD2">
        <w:t xml:space="preserve"> and </w:t>
      </w:r>
      <w:r w:rsidRPr="00C90163">
        <w:t>test</w:t>
      </w:r>
      <w:r w:rsidR="00C90163">
        <w:t>ing</w:t>
      </w:r>
      <w:r w:rsidRPr="00AB1CD2">
        <w:t xml:space="preserve"> a whole document set at </w:t>
      </w:r>
      <w:r w:rsidR="00C90163">
        <w:t>one</w:t>
      </w:r>
      <w:r w:rsidRPr="00AB1CD2">
        <w:t xml:space="preserve"> time</w:t>
      </w:r>
      <w:r w:rsidRPr="00C90163">
        <w:t>.</w:t>
      </w:r>
      <w:r w:rsidR="00A73982">
        <w:t xml:space="preserve"> By testing all changes with a larger document set each time, you mak</w:t>
      </w:r>
      <w:r w:rsidR="00C90163">
        <w:t>e</w:t>
      </w:r>
      <w:r w:rsidR="00A73982">
        <w:t xml:space="preserve"> decisions that a</w:t>
      </w:r>
      <w:r w:rsidR="00C90163">
        <w:t>re</w:t>
      </w:r>
      <w:r w:rsidR="00A73982">
        <w:t xml:space="preserve"> valid for sets of documents, not individual documents. This make</w:t>
      </w:r>
      <w:r w:rsidR="00C90163">
        <w:t>s</w:t>
      </w:r>
      <w:r w:rsidR="00A73982">
        <w:t xml:space="preserve"> your projects </w:t>
      </w:r>
      <w:r w:rsidR="00C90163">
        <w:t xml:space="preserve">more </w:t>
      </w:r>
      <w:r w:rsidR="00A73982">
        <w:t xml:space="preserve">robust and </w:t>
      </w:r>
      <w:r w:rsidR="00C90163">
        <w:t>probably</w:t>
      </w:r>
      <w:r w:rsidR="00A73982">
        <w:t xml:space="preserve"> faster!</w:t>
      </w:r>
    </w:p>
    <w:p w14:paraId="44AE3EFE" w14:textId="77777777" w:rsidR="00BE3BDE" w:rsidRDefault="00BE3BDE" w:rsidP="00E20F1D">
      <w:pPr>
        <w:pStyle w:val="ListParagraph"/>
        <w:numPr>
          <w:ilvl w:val="0"/>
          <w:numId w:val="21"/>
        </w:numPr>
        <w:contextualSpacing w:val="0"/>
      </w:pPr>
      <w:r>
        <w:t>You become more discipline</w:t>
      </w:r>
      <w:r w:rsidR="007458B8">
        <w:t>d</w:t>
      </w:r>
      <w:r>
        <w:t xml:space="preserve"> and </w:t>
      </w:r>
      <w:r w:rsidR="00C90163">
        <w:t>much faster</w:t>
      </w:r>
      <w:r>
        <w:t xml:space="preserve"> in implementation. Benchmarking is guaranteed to cut weeks off your development time.</w:t>
      </w:r>
      <w:r w:rsidR="009024C0">
        <w:t xml:space="preserve"> With KTM 6 you can easily break a larger benchmark set of documents into smaller sets for faster running of extraction benchmarks.</w:t>
      </w:r>
    </w:p>
    <w:p w14:paraId="6BB378A7" w14:textId="77777777" w:rsidR="00BE3BDE" w:rsidRDefault="00BE3BDE" w:rsidP="00E20F1D">
      <w:pPr>
        <w:pStyle w:val="ListParagraph"/>
        <w:numPr>
          <w:ilvl w:val="0"/>
          <w:numId w:val="21"/>
        </w:numPr>
        <w:contextualSpacing w:val="0"/>
      </w:pPr>
      <w:r>
        <w:t>You can easily test if a new locator, script</w:t>
      </w:r>
      <w:r w:rsidR="00C90163">
        <w:t>,</w:t>
      </w:r>
      <w:r>
        <w:t xml:space="preserve"> </w:t>
      </w:r>
      <w:r w:rsidR="00C90163">
        <w:t>c</w:t>
      </w:r>
      <w:r>
        <w:t xml:space="preserve">heckbox, configuration, </w:t>
      </w:r>
      <w:r w:rsidR="00C90163">
        <w:t>or</w:t>
      </w:r>
      <w:r>
        <w:t xml:space="preserve"> slider is worth changing.</w:t>
      </w:r>
    </w:p>
    <w:p w14:paraId="5F288B76" w14:textId="77777777" w:rsidR="00BE3BDE" w:rsidRDefault="00BE3BDE" w:rsidP="00E20F1D">
      <w:pPr>
        <w:pStyle w:val="ListParagraph"/>
        <w:numPr>
          <w:ilvl w:val="0"/>
          <w:numId w:val="21"/>
        </w:numPr>
        <w:contextualSpacing w:val="0"/>
      </w:pPr>
      <w:r>
        <w:t xml:space="preserve">Your project will have high performance on Day </w:t>
      </w:r>
      <w:r w:rsidR="00C90163">
        <w:t>One</w:t>
      </w:r>
      <w:r>
        <w:t xml:space="preserve"> of Go-Live.</w:t>
      </w:r>
    </w:p>
    <w:p w14:paraId="317B242E" w14:textId="77777777" w:rsidR="00383153" w:rsidRDefault="00383153" w:rsidP="00E20F1D">
      <w:pPr>
        <w:pStyle w:val="ListParagraph"/>
        <w:numPr>
          <w:ilvl w:val="0"/>
          <w:numId w:val="21"/>
        </w:numPr>
        <w:contextualSpacing w:val="0"/>
        <w:rPr>
          <w:lang w:val="en-AU"/>
        </w:rPr>
      </w:pPr>
      <w:r>
        <w:rPr>
          <w:lang w:val="en-AU"/>
        </w:rPr>
        <w:t>You have one simple graphical report</w:t>
      </w:r>
      <w:r w:rsidR="00C90163">
        <w:rPr>
          <w:lang w:val="en-AU"/>
        </w:rPr>
        <w:t>,</w:t>
      </w:r>
      <w:r>
        <w:rPr>
          <w:lang w:val="en-AU"/>
        </w:rPr>
        <w:t xml:space="preserve"> with objective numbers</w:t>
      </w:r>
      <w:r w:rsidR="00C90163">
        <w:rPr>
          <w:lang w:val="en-AU"/>
        </w:rPr>
        <w:t>,</w:t>
      </w:r>
      <w:r>
        <w:rPr>
          <w:lang w:val="en-AU"/>
        </w:rPr>
        <w:t xml:space="preserve"> that transparently and simply shows everybody involved the quality of the project</w:t>
      </w:r>
      <w:r w:rsidR="00C90163">
        <w:rPr>
          <w:lang w:val="en-AU"/>
        </w:rPr>
        <w:t>.</w:t>
      </w:r>
    </w:p>
    <w:p w14:paraId="5C27CB48" w14:textId="77777777" w:rsidR="00383153" w:rsidRDefault="00383153" w:rsidP="00E20F1D">
      <w:pPr>
        <w:pStyle w:val="ListParagraph"/>
        <w:numPr>
          <w:ilvl w:val="0"/>
          <w:numId w:val="21"/>
        </w:numPr>
        <w:contextualSpacing w:val="0"/>
        <w:rPr>
          <w:lang w:val="en-AU"/>
        </w:rPr>
      </w:pPr>
      <w:r>
        <w:rPr>
          <w:lang w:val="en-AU"/>
        </w:rPr>
        <w:t>You can ensure that a project only improves in quality and never regresses (hence the term Regression Test)</w:t>
      </w:r>
      <w:r w:rsidR="00C90163">
        <w:rPr>
          <w:lang w:val="en-AU"/>
        </w:rPr>
        <w:t>.</w:t>
      </w:r>
    </w:p>
    <w:p w14:paraId="7DAE6970" w14:textId="77777777" w:rsidR="00383153" w:rsidRPr="00383153" w:rsidRDefault="00383153" w:rsidP="00E20F1D">
      <w:pPr>
        <w:pStyle w:val="ListParagraph"/>
        <w:numPr>
          <w:ilvl w:val="0"/>
          <w:numId w:val="21"/>
        </w:numPr>
        <w:contextualSpacing w:val="0"/>
        <w:rPr>
          <w:lang w:val="en-AU"/>
        </w:rPr>
      </w:pPr>
      <w:r>
        <w:rPr>
          <w:lang w:val="en-AU"/>
        </w:rPr>
        <w:t>It helps you reach milestones and acceptance criteria, know when a new version is deliverable</w:t>
      </w:r>
      <w:r w:rsidR="00C90163">
        <w:rPr>
          <w:lang w:val="en-AU"/>
        </w:rPr>
        <w:t>,</w:t>
      </w:r>
      <w:r>
        <w:rPr>
          <w:lang w:val="en-AU"/>
        </w:rPr>
        <w:t xml:space="preserve"> and when your customer will pay you.</w:t>
      </w:r>
    </w:p>
    <w:p w14:paraId="270FD730" w14:textId="77777777" w:rsidR="00BE3BDE" w:rsidRDefault="00BE3BDE" w:rsidP="00AB1CD2">
      <w:pPr>
        <w:spacing w:after="240"/>
      </w:pPr>
      <w:r>
        <w:t>Don’t ever do a KTM project without benchmarking.</w:t>
      </w:r>
    </w:p>
    <w:p w14:paraId="25BF1CB0" w14:textId="77777777" w:rsidR="000453E3" w:rsidRPr="00222CC2" w:rsidRDefault="000453E3" w:rsidP="000453E3">
      <w:pPr>
        <w:pStyle w:val="Heading2"/>
      </w:pPr>
      <w:bookmarkStart w:id="165" w:name="_Toc386812534"/>
      <w:r>
        <w:t>Benchmarking Table Data</w:t>
      </w:r>
      <w:bookmarkEnd w:id="165"/>
      <w:r>
        <w:fldChar w:fldCharType="begin"/>
      </w:r>
      <w:r>
        <w:instrText xml:space="preserve"> XE "</w:instrText>
      </w:r>
      <w:r w:rsidRPr="001F1F97">
        <w:instrText>Benchmarking:Table Data</w:instrText>
      </w:r>
      <w:r>
        <w:instrText xml:space="preserve">" </w:instrText>
      </w:r>
      <w:r>
        <w:fldChar w:fldCharType="end"/>
      </w:r>
    </w:p>
    <w:p w14:paraId="2FBC5405" w14:textId="77777777" w:rsidR="000453E3" w:rsidRDefault="000453E3" w:rsidP="000453E3">
      <w:bookmarkStart w:id="166" w:name="_Toc382141786"/>
      <w:bookmarkStart w:id="167" w:name="_Toc382142104"/>
      <w:bookmarkStart w:id="168" w:name="_Toc382990248"/>
      <w:r>
        <w:t>Project Builder doesn’t support  Table Date Benchmarking  out-of-the box. Below is an example of how you can partially achieve this.</w:t>
      </w:r>
    </w:p>
    <w:p w14:paraId="66F0139D" w14:textId="77777777" w:rsidR="00CF6B84" w:rsidRDefault="00CF6B84" w:rsidP="000453E3">
      <w:r>
        <w:t>In the picture below you can see the the LineItems cells are empty in the benchmark. The other 3 columns are hidden columns in the project that simply contain the number of table rows</w:t>
      </w:r>
      <w:r w:rsidR="009024C0">
        <w:t xml:space="preserve"> in the Line Item Matching Locator and the Table Locator</w:t>
      </w:r>
      <w:r>
        <w:t>. You can also have a hidden field showing the Table Sum</w:t>
      </w:r>
    </w:p>
    <w:p w14:paraId="232D5909" w14:textId="77777777" w:rsidR="00CF6B84" w:rsidRDefault="00CF6B84" w:rsidP="000453E3">
      <w:r>
        <w:rPr>
          <w:noProof/>
          <w:lang w:bidi="ar-SA"/>
        </w:rPr>
        <w:drawing>
          <wp:inline distT="0" distB="0" distL="0" distR="0" wp14:anchorId="69917536" wp14:editId="0C4A7F33">
            <wp:extent cx="2867025" cy="2190750"/>
            <wp:effectExtent l="0" t="0" r="9525" b="0"/>
            <wp:docPr id="678" name="Picture 6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67025" cy="2190750"/>
                    </a:xfrm>
                    <a:prstGeom prst="rect">
                      <a:avLst/>
                    </a:prstGeom>
                  </pic:spPr>
                </pic:pic>
              </a:graphicData>
            </a:graphic>
          </wp:inline>
        </w:drawing>
      </w:r>
    </w:p>
    <w:tbl>
      <w:tblPr>
        <w:tblStyle w:val="TableGrid"/>
        <w:tblW w:w="0" w:type="auto"/>
        <w:tblLook w:val="04A0" w:firstRow="1" w:lastRow="0" w:firstColumn="1" w:lastColumn="0" w:noHBand="0" w:noVBand="1"/>
      </w:tblPr>
      <w:tblGrid>
        <w:gridCol w:w="11304"/>
      </w:tblGrid>
      <w:tr w:rsidR="000453E3" w14:paraId="6A17C412" w14:textId="77777777" w:rsidTr="000453E3">
        <w:tc>
          <w:tcPr>
            <w:tcW w:w="11304" w:type="dxa"/>
          </w:tcPr>
          <w:p w14:paraId="1DBD706F" w14:textId="77777777" w:rsidR="000453E3" w:rsidRPr="000453E3" w:rsidRDefault="000453E3" w:rsidP="0050471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0453E3">
              <w:rPr>
                <w:rFonts w:ascii="Courier New" w:hAnsi="Courier New" w:cs="Courier New"/>
                <w:color w:val="0000FF"/>
                <w:sz w:val="20"/>
                <w:szCs w:val="20"/>
                <w:lang w:val="en-GB" w:eastAsia="en-GB" w:bidi="ar-SA"/>
              </w:rPr>
              <w:lastRenderedPageBreak/>
              <w:t>Private</w:t>
            </w:r>
            <w:r w:rsidRPr="000453E3">
              <w:rPr>
                <w:rFonts w:ascii="Courier New" w:hAnsi="Courier New" w:cs="Courier New"/>
                <w:color w:val="333333"/>
                <w:sz w:val="20"/>
                <w:szCs w:val="20"/>
                <w:lang w:val="en-GB" w:eastAsia="en-GB" w:bidi="ar-SA"/>
              </w:rPr>
              <w:t xml:space="preserve"> </w:t>
            </w:r>
            <w:r w:rsidRPr="000453E3">
              <w:rPr>
                <w:rFonts w:ascii="Courier New" w:hAnsi="Courier New" w:cs="Courier New"/>
                <w:color w:val="0000FF"/>
                <w:sz w:val="20"/>
                <w:szCs w:val="20"/>
                <w:lang w:val="en-GB" w:eastAsia="en-GB" w:bidi="ar-SA"/>
              </w:rPr>
              <w:t>Sub</w:t>
            </w:r>
            <w:r w:rsidRPr="000453E3">
              <w:rPr>
                <w:rFonts w:ascii="Courier New" w:hAnsi="Courier New" w:cs="Courier New"/>
                <w:color w:val="333333"/>
                <w:sz w:val="20"/>
                <w:szCs w:val="20"/>
                <w:lang w:val="en-GB" w:eastAsia="en-GB" w:bidi="ar-SA"/>
              </w:rPr>
              <w:t xml:space="preserve"> Rows_LL_AfterExtract(</w:t>
            </w:r>
            <w:r w:rsidRPr="000453E3">
              <w:rPr>
                <w:rFonts w:ascii="Courier New" w:hAnsi="Courier New" w:cs="Courier New"/>
                <w:color w:val="0000FF"/>
                <w:sz w:val="20"/>
                <w:szCs w:val="20"/>
                <w:lang w:val="en-GB" w:eastAsia="en-GB" w:bidi="ar-SA"/>
              </w:rPr>
              <w:t>ByVal</w:t>
            </w:r>
            <w:r w:rsidRPr="000453E3">
              <w:rPr>
                <w:rFonts w:ascii="Courier New" w:hAnsi="Courier New" w:cs="Courier New"/>
                <w:color w:val="333333"/>
                <w:sz w:val="20"/>
                <w:szCs w:val="20"/>
                <w:lang w:val="en-GB" w:eastAsia="en-GB" w:bidi="ar-SA"/>
              </w:rPr>
              <w:t xml:space="preserve"> pXDoc </w:t>
            </w:r>
            <w:r w:rsidRPr="000453E3">
              <w:rPr>
                <w:rFonts w:ascii="Courier New" w:hAnsi="Courier New" w:cs="Courier New"/>
                <w:color w:val="0000FF"/>
                <w:sz w:val="20"/>
                <w:szCs w:val="20"/>
                <w:lang w:val="en-GB" w:eastAsia="en-GB" w:bidi="ar-SA"/>
              </w:rPr>
              <w:t>As</w:t>
            </w:r>
            <w:r w:rsidRPr="000453E3">
              <w:rPr>
                <w:rFonts w:ascii="Courier New" w:hAnsi="Courier New" w:cs="Courier New"/>
                <w:color w:val="333333"/>
                <w:sz w:val="20"/>
                <w:szCs w:val="20"/>
                <w:lang w:val="en-GB" w:eastAsia="en-GB" w:bidi="ar-SA"/>
              </w:rPr>
              <w:t xml:space="preserve"> CASCADELib.CscXDocument, </w:t>
            </w:r>
            <w:r w:rsidRPr="000453E3">
              <w:rPr>
                <w:rFonts w:ascii="Courier New" w:hAnsi="Courier New" w:cs="Courier New"/>
                <w:color w:val="0000FF"/>
                <w:sz w:val="20"/>
                <w:szCs w:val="20"/>
                <w:lang w:val="en-GB" w:eastAsia="en-GB" w:bidi="ar-SA"/>
              </w:rPr>
              <w:t>ByVal</w:t>
            </w:r>
            <w:r w:rsidRPr="000453E3">
              <w:rPr>
                <w:rFonts w:ascii="Courier New" w:hAnsi="Courier New" w:cs="Courier New"/>
                <w:color w:val="333333"/>
                <w:sz w:val="20"/>
                <w:szCs w:val="20"/>
                <w:lang w:val="en-GB" w:eastAsia="en-GB" w:bidi="ar-SA"/>
              </w:rPr>
              <w:t xml:space="preserve"> pField </w:t>
            </w:r>
            <w:r w:rsidRPr="000453E3">
              <w:rPr>
                <w:rFonts w:ascii="Courier New" w:hAnsi="Courier New" w:cs="Courier New"/>
                <w:color w:val="0000FF"/>
                <w:sz w:val="20"/>
                <w:szCs w:val="20"/>
                <w:lang w:val="en-GB" w:eastAsia="en-GB" w:bidi="ar-SA"/>
              </w:rPr>
              <w:t>As</w:t>
            </w:r>
            <w:r w:rsidRPr="000453E3">
              <w:rPr>
                <w:rFonts w:ascii="Courier New" w:hAnsi="Courier New" w:cs="Courier New"/>
                <w:color w:val="333333"/>
                <w:sz w:val="20"/>
                <w:szCs w:val="20"/>
                <w:lang w:val="en-GB" w:eastAsia="en-GB" w:bidi="ar-SA"/>
              </w:rPr>
              <w:t xml:space="preserve"> CASCADELib.CscXDocField)</w:t>
            </w:r>
          </w:p>
          <w:p w14:paraId="078F14B7" w14:textId="77777777" w:rsidR="000453E3" w:rsidRPr="000453E3" w:rsidRDefault="000453E3" w:rsidP="00045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0453E3">
              <w:rPr>
                <w:rFonts w:ascii="Courier New" w:hAnsi="Courier New" w:cs="Courier New"/>
                <w:color w:val="333333"/>
                <w:sz w:val="20"/>
                <w:szCs w:val="20"/>
                <w:lang w:val="en-GB" w:eastAsia="en-GB" w:bidi="ar-SA"/>
              </w:rPr>
              <w:t xml:space="preserve">   pField.Text=</w:t>
            </w:r>
            <w:r w:rsidRPr="000453E3">
              <w:rPr>
                <w:rFonts w:ascii="Courier New" w:hAnsi="Courier New" w:cs="Courier New"/>
                <w:color w:val="0000FF"/>
                <w:sz w:val="20"/>
                <w:szCs w:val="20"/>
                <w:lang w:val="en-GB" w:eastAsia="en-GB" w:bidi="ar-SA"/>
              </w:rPr>
              <w:t>CStr</w:t>
            </w:r>
            <w:r w:rsidRPr="000453E3">
              <w:rPr>
                <w:rFonts w:ascii="Courier New" w:hAnsi="Courier New" w:cs="Courier New"/>
                <w:color w:val="333333"/>
                <w:sz w:val="20"/>
                <w:szCs w:val="20"/>
                <w:lang w:val="en-GB" w:eastAsia="en-GB" w:bidi="ar-SA"/>
              </w:rPr>
              <w:t>(pXDoc.Locators.ItemByName(</w:t>
            </w:r>
            <w:r w:rsidRPr="000453E3">
              <w:rPr>
                <w:rFonts w:ascii="Courier New" w:hAnsi="Courier New" w:cs="Courier New"/>
                <w:color w:val="A31515"/>
                <w:sz w:val="20"/>
                <w:szCs w:val="20"/>
                <w:lang w:val="en-GB" w:eastAsia="en-GB" w:bidi="ar-SA"/>
              </w:rPr>
              <w:t>"LL"</w:t>
            </w:r>
            <w:r w:rsidRPr="000453E3">
              <w:rPr>
                <w:rFonts w:ascii="Courier New" w:hAnsi="Courier New" w:cs="Courier New"/>
                <w:color w:val="333333"/>
                <w:sz w:val="20"/>
                <w:szCs w:val="20"/>
                <w:lang w:val="en-GB" w:eastAsia="en-GB" w:bidi="ar-SA"/>
              </w:rPr>
              <w:t>).Alternatives(0).Table.Rows.Count)</w:t>
            </w:r>
          </w:p>
          <w:p w14:paraId="171A6169" w14:textId="77777777" w:rsidR="000453E3" w:rsidRPr="000453E3" w:rsidRDefault="000453E3" w:rsidP="000453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0453E3">
              <w:rPr>
                <w:rFonts w:ascii="Courier New" w:hAnsi="Courier New" w:cs="Courier New"/>
                <w:color w:val="0000FF"/>
                <w:sz w:val="20"/>
                <w:szCs w:val="20"/>
                <w:lang w:val="en-GB" w:eastAsia="en-GB" w:bidi="ar-SA"/>
              </w:rPr>
              <w:t>End</w:t>
            </w:r>
            <w:r w:rsidRPr="000453E3">
              <w:rPr>
                <w:rFonts w:ascii="Courier New" w:hAnsi="Courier New" w:cs="Courier New"/>
                <w:color w:val="333333"/>
                <w:sz w:val="20"/>
                <w:szCs w:val="20"/>
                <w:lang w:val="en-GB" w:eastAsia="en-GB" w:bidi="ar-SA"/>
              </w:rPr>
              <w:t xml:space="preserve"> </w:t>
            </w:r>
            <w:r w:rsidRPr="000453E3">
              <w:rPr>
                <w:rFonts w:ascii="Courier New" w:hAnsi="Courier New" w:cs="Courier New"/>
                <w:color w:val="0000FF"/>
                <w:sz w:val="20"/>
                <w:szCs w:val="20"/>
                <w:lang w:val="en-GB" w:eastAsia="en-GB" w:bidi="ar-SA"/>
              </w:rPr>
              <w:t>Sub</w:t>
            </w:r>
          </w:p>
        </w:tc>
      </w:tr>
    </w:tbl>
    <w:p w14:paraId="2CC9D8F5" w14:textId="77777777" w:rsidR="008E0C1B" w:rsidRDefault="008E0C1B" w:rsidP="008E0C1B">
      <w:pPr>
        <w:pStyle w:val="Heading2"/>
      </w:pPr>
      <w:bookmarkStart w:id="169" w:name="_Toc386812535"/>
      <w:r>
        <w:t>Training Data and Test Data</w:t>
      </w:r>
      <w:bookmarkEnd w:id="166"/>
      <w:bookmarkEnd w:id="167"/>
      <w:bookmarkEnd w:id="168"/>
      <w:bookmarkEnd w:id="169"/>
    </w:p>
    <w:p w14:paraId="5694F07D" w14:textId="77777777" w:rsidR="008E0C1B" w:rsidRDefault="008E0C1B" w:rsidP="008E0C1B">
      <w:r w:rsidRPr="00AB1CD2">
        <w:t>Training Data</w:t>
      </w:r>
      <w:r>
        <w:t xml:space="preserve"> is used to build your project and </w:t>
      </w:r>
      <w:r w:rsidRPr="00AB1CD2">
        <w:t>Test Data</w:t>
      </w:r>
      <w:r>
        <w:rPr>
          <w:b/>
        </w:rPr>
        <w:t xml:space="preserve"> </w:t>
      </w:r>
      <w:r>
        <w:t xml:space="preserve">is used to test your project. You will need at least 100 </w:t>
      </w:r>
      <w:r w:rsidRPr="00AB1CD2">
        <w:t>test</w:t>
      </w:r>
      <w:r>
        <w:t xml:space="preserve"> samples </w:t>
      </w:r>
      <w:r w:rsidR="009024C0">
        <w:t xml:space="preserve">in a  </w:t>
      </w:r>
      <w:r w:rsidR="009024C0">
        <w:rPr>
          <w:b/>
        </w:rPr>
        <w:fldChar w:fldCharType="begin"/>
      </w:r>
      <w:r w:rsidR="009024C0">
        <w:instrText xml:space="preserve"> REF _Ref384413974 \h </w:instrText>
      </w:r>
      <w:r w:rsidR="009024C0">
        <w:rPr>
          <w:b/>
        </w:rPr>
      </w:r>
      <w:r w:rsidR="009024C0">
        <w:rPr>
          <w:b/>
        </w:rPr>
        <w:fldChar w:fldCharType="separate"/>
      </w:r>
      <w:r w:rsidR="005F780A">
        <w:t>Representative Document</w:t>
      </w:r>
      <w:r w:rsidR="005F780A">
        <w:fldChar w:fldCharType="begin"/>
      </w:r>
      <w:r w:rsidR="005F780A">
        <w:instrText xml:space="preserve"> XE "</w:instrText>
      </w:r>
      <w:r w:rsidR="005F780A" w:rsidRPr="00A64640">
        <w:instrText>Representative Documents</w:instrText>
      </w:r>
      <w:r w:rsidR="005F780A">
        <w:instrText xml:space="preserve">" </w:instrText>
      </w:r>
      <w:r w:rsidR="005F780A">
        <w:fldChar w:fldCharType="end"/>
      </w:r>
      <w:r w:rsidR="005F780A">
        <w:t xml:space="preserve"> Collection</w:t>
      </w:r>
      <w:r w:rsidR="009024C0">
        <w:rPr>
          <w:b/>
        </w:rPr>
        <w:fldChar w:fldCharType="end"/>
      </w:r>
      <w:r w:rsidR="009024C0">
        <w:rPr>
          <w:b/>
        </w:rPr>
        <w:t xml:space="preserve"> </w:t>
      </w:r>
      <w:r>
        <w:t xml:space="preserve">to be able to produce meaningful results. Your </w:t>
      </w:r>
      <w:r w:rsidRPr="00AB1CD2">
        <w:t>training</w:t>
      </w:r>
      <w:r>
        <w:t xml:space="preserve"> data </w:t>
      </w:r>
      <w:r w:rsidR="00C90163">
        <w:t>set</w:t>
      </w:r>
      <w:r>
        <w:t xml:space="preserve"> should be even larger.</w:t>
      </w:r>
    </w:p>
    <w:p w14:paraId="2ADAE22C" w14:textId="77777777" w:rsidR="007458B8" w:rsidRDefault="007458B8" w:rsidP="00AB1CD2">
      <w:pPr>
        <w:spacing w:after="240"/>
      </w:pPr>
      <w:r>
        <w:t>KTM 6 Project Builder has features to support training and test sets, including the ability to randomly divide a set of documents into test and training sets.</w:t>
      </w:r>
    </w:p>
    <w:p w14:paraId="2A238801" w14:textId="77777777" w:rsidR="009024C0" w:rsidRDefault="009024C0" w:rsidP="009024C0">
      <w:pPr>
        <w:pStyle w:val="Heading2"/>
      </w:pPr>
      <w:bookmarkStart w:id="170" w:name="_Toc386812536"/>
      <w:r>
        <w:t>How many Training Documents should I have?</w:t>
      </w:r>
      <w:bookmarkEnd w:id="170"/>
      <w:r w:rsidR="00DF2CA5">
        <w:fldChar w:fldCharType="begin"/>
      </w:r>
      <w:r w:rsidR="00DF2CA5">
        <w:instrText xml:space="preserve"> XE "</w:instrText>
      </w:r>
      <w:r w:rsidR="00DF2CA5" w:rsidRPr="00176743">
        <w:rPr>
          <w:lang w:val="en-GB"/>
        </w:rPr>
        <w:instrText>Margin of Error</w:instrText>
      </w:r>
      <w:r w:rsidR="00DF2CA5">
        <w:instrText xml:space="preserve">" </w:instrText>
      </w:r>
      <w:r w:rsidR="00DF2CA5">
        <w:fldChar w:fldCharType="end"/>
      </w:r>
      <w:r w:rsidR="00DF2CA5">
        <w:fldChar w:fldCharType="begin"/>
      </w:r>
      <w:r w:rsidR="00DF2CA5">
        <w:instrText xml:space="preserve"> XE "</w:instrText>
      </w:r>
      <w:r w:rsidR="00DF2CA5" w:rsidRPr="00176743">
        <w:rPr>
          <w:lang w:val="en-GB"/>
        </w:rPr>
        <w:instrText>Square Root of N</w:instrText>
      </w:r>
      <w:r w:rsidR="00DF2CA5">
        <w:instrText xml:space="preserve">" </w:instrText>
      </w:r>
      <w:r w:rsidR="00DF2CA5">
        <w:fldChar w:fldCharType="end"/>
      </w:r>
      <w:r w:rsidR="00DF2CA5">
        <w:fldChar w:fldCharType="begin"/>
      </w:r>
      <w:r w:rsidR="00DF2CA5">
        <w:instrText xml:space="preserve"> XE "</w:instrText>
      </w:r>
      <w:r w:rsidR="00DF2CA5" w:rsidRPr="00176743">
        <w:rPr>
          <w:lang w:val="en-GB"/>
        </w:rPr>
        <w:instrText>How Many Documents?</w:instrText>
      </w:r>
      <w:r w:rsidR="00DF2CA5">
        <w:instrText xml:space="preserve">" </w:instrText>
      </w:r>
      <w:r w:rsidR="00DF2CA5">
        <w:fldChar w:fldCharType="end"/>
      </w:r>
    </w:p>
    <w:p w14:paraId="302555EC" w14:textId="77777777" w:rsidR="001971DC" w:rsidRDefault="009024C0" w:rsidP="009024C0">
      <w:pPr>
        <w:rPr>
          <w:lang w:val="en-GB"/>
        </w:rPr>
      </w:pPr>
      <w:r>
        <w:t xml:space="preserve">The correct answer to this question is found at </w:t>
      </w:r>
      <w:hyperlink r:id="rId34" w:anchor="Different_confidence_levels" w:history="1">
        <w:r w:rsidRPr="002C3A63">
          <w:rPr>
            <w:rStyle w:val="Hyperlink"/>
            <w:lang w:val="en-GB"/>
          </w:rPr>
          <w:t>http://en.wikipedia.org/wiki/Margin_of_error#Different_confidence_levels</w:t>
        </w:r>
      </w:hyperlink>
    </w:p>
    <w:p w14:paraId="235E041F" w14:textId="77777777" w:rsidR="00E61BBD" w:rsidRDefault="00E61BBD" w:rsidP="009024C0">
      <w:r>
        <w:t xml:space="preserve">The simple rule for KTM projects is to use the following </w:t>
      </w:r>
      <w:r w:rsidR="00DF2CA5">
        <w:t xml:space="preserve">“95% confidence” </w:t>
      </w:r>
      <w:r>
        <w:t>formula.</w:t>
      </w:r>
    </w:p>
    <w:p w14:paraId="68D0D461" w14:textId="77777777" w:rsidR="009024C0" w:rsidRPr="00E61BBD" w:rsidRDefault="00E61BBD" w:rsidP="009024C0">
      <w:pPr>
        <w:rPr>
          <w:sz w:val="44"/>
        </w:rPr>
      </w:pPr>
      <m:oMathPara>
        <m:oMath>
          <m:r>
            <m:rPr>
              <m:sty m:val="p"/>
            </m:rPr>
            <w:rPr>
              <w:rFonts w:ascii="Cambria Math" w:hAnsi="Cambria Math"/>
              <w:sz w:val="44"/>
              <w:lang w:val="en-GB"/>
            </w:rPr>
            <m:t>±</m:t>
          </m:r>
          <m:f>
            <m:fPr>
              <m:ctrlPr>
                <w:rPr>
                  <w:rFonts w:ascii="Cambria Math" w:hAnsi="Cambria Math"/>
                  <w:i/>
                  <w:iCs/>
                  <w:sz w:val="44"/>
                  <w:lang w:val="de-AT"/>
                </w:rPr>
              </m:ctrlPr>
            </m:fPr>
            <m:num>
              <m:r>
                <w:rPr>
                  <w:rFonts w:ascii="Cambria Math" w:hAnsi="Cambria Math"/>
                  <w:sz w:val="44"/>
                  <w:lang w:val="en-GB"/>
                </w:rPr>
                <m:t>1</m:t>
              </m:r>
            </m:num>
            <m:den>
              <m:rad>
                <m:radPr>
                  <m:degHide m:val="1"/>
                  <m:ctrlPr>
                    <w:rPr>
                      <w:rFonts w:ascii="Cambria Math" w:hAnsi="Cambria Math"/>
                      <w:i/>
                      <w:iCs/>
                      <w:sz w:val="44"/>
                      <w:lang w:val="de-AT"/>
                    </w:rPr>
                  </m:ctrlPr>
                </m:radPr>
                <m:deg/>
                <m:e>
                  <m:r>
                    <w:rPr>
                      <w:rFonts w:ascii="Cambria Math" w:hAnsi="Cambria Math"/>
                      <w:sz w:val="44"/>
                      <w:lang w:val="de-AT"/>
                    </w:rPr>
                    <m:t>n</m:t>
                  </m:r>
                </m:e>
              </m:rad>
            </m:den>
          </m:f>
        </m:oMath>
      </m:oMathPara>
    </w:p>
    <w:p w14:paraId="2E707324" w14:textId="77777777" w:rsidR="00E61BBD" w:rsidRPr="00E61BBD" w:rsidRDefault="00E61BBD" w:rsidP="00E61BBD">
      <w:r w:rsidRPr="00E61BBD">
        <w:rPr>
          <w:b/>
        </w:rPr>
        <w:t>Example</w:t>
      </w:r>
      <w:r>
        <w:rPr>
          <w:b/>
        </w:rPr>
        <w:t xml:space="preserve"> 1</w:t>
      </w:r>
      <w:r>
        <w:t>.</w:t>
      </w:r>
    </w:p>
    <w:p w14:paraId="2AFE071E" w14:textId="77777777" w:rsidR="00470681" w:rsidRDefault="00470681" w:rsidP="00E61BBD">
      <w:pPr>
        <w:rPr>
          <w:lang w:val="en-AU"/>
        </w:rPr>
      </w:pPr>
      <w:r>
        <w:rPr>
          <w:lang w:val="en-AU"/>
        </w:rPr>
        <w:t xml:space="preserve">A customer gives you 2 documents to build a project and tells you that they will test you on 3 unknown documents. You build a perfect KTM project on your two documents. You still have a 71% chance that your project will fail on the unknown documents – you are playing lottery and wasting your time. </w:t>
      </w:r>
      <w:r>
        <w:rPr>
          <w:b/>
          <w:lang w:val="en-AU"/>
        </w:rPr>
        <w:t xml:space="preserve">Conclusion </w:t>
      </w:r>
      <w:r>
        <w:rPr>
          <w:lang w:val="en-AU"/>
        </w:rPr>
        <w:t>– request 50 samples from your customer so your chance of failing drops to 14%</w:t>
      </w:r>
    </w:p>
    <w:p w14:paraId="6E63D7F9" w14:textId="77777777" w:rsidR="00E61BBD" w:rsidRDefault="00E61BBD" w:rsidP="00E61BBD">
      <w:pPr>
        <w:rPr>
          <w:lang w:val="en-AU"/>
        </w:rPr>
      </w:pPr>
      <w:r w:rsidRPr="00E61BBD">
        <w:rPr>
          <w:b/>
          <w:lang w:val="en-AU"/>
        </w:rPr>
        <w:t>Example 2</w:t>
      </w:r>
    </w:p>
    <w:p w14:paraId="07614FA4" w14:textId="77777777" w:rsidR="00470681" w:rsidRDefault="00470681" w:rsidP="00E61BBD">
      <w:r>
        <w:rPr>
          <w:lang w:val="en-AU"/>
        </w:rPr>
        <w:t>You have 8 wrong invoice dates in your benchmark of 50 files (8/50=16%). There is a 95% chance that the invoice date on any other invoice being wrong is anywhere between 32% and 2% (16%</w:t>
      </w:r>
      <w:r w:rsidRPr="00E61BBD">
        <w:t>±</w:t>
      </w:r>
      <w:r>
        <w:t xml:space="preserve">14%). </w:t>
      </w:r>
      <w:r w:rsidRPr="00320BC1">
        <w:rPr>
          <w:b/>
        </w:rPr>
        <w:t>Conclusion</w:t>
      </w:r>
      <w:r>
        <w:t xml:space="preserve"> – your benchmark is too small.</w:t>
      </w:r>
    </w:p>
    <w:p w14:paraId="3B38F483" w14:textId="77777777" w:rsidR="00DF2CA5" w:rsidRDefault="00DF2CA5" w:rsidP="00E61BBD">
      <w:pPr>
        <w:rPr>
          <w:b/>
          <w:lang w:val="en-AU"/>
        </w:rPr>
      </w:pPr>
      <w:r w:rsidRPr="00DF2CA5">
        <w:rPr>
          <w:b/>
          <w:lang w:val="en-AU"/>
        </w:rPr>
        <w:t>Example 3</w:t>
      </w:r>
    </w:p>
    <w:p w14:paraId="13090655" w14:textId="77777777" w:rsidR="00470681" w:rsidRPr="00320BC1" w:rsidRDefault="00B34A67" w:rsidP="00E61BBD">
      <w:pPr>
        <w:rPr>
          <w:lang w:val="en-AU"/>
        </w:rPr>
      </w:pPr>
      <m:oMath>
        <m:f>
          <m:fPr>
            <m:ctrlPr>
              <w:rPr>
                <w:rFonts w:ascii="Cambria Math" w:hAnsi="Cambria Math"/>
              </w:rPr>
            </m:ctrlPr>
          </m:fPr>
          <m:num>
            <m:r>
              <m:rPr>
                <m:sty m:val="p"/>
              </m:rPr>
              <w:rPr>
                <w:rFonts w:ascii="Cambria Math" w:hAnsi="Cambria Math"/>
              </w:rPr>
              <m:t>1</m:t>
            </m:r>
          </m:num>
          <m:den>
            <m:rad>
              <m:radPr>
                <m:degHide m:val="1"/>
                <m:ctrlPr>
                  <w:rPr>
                    <w:rFonts w:ascii="Cambria Math" w:hAnsi="Cambria Math"/>
                  </w:rPr>
                </m:ctrlPr>
              </m:radPr>
              <m:deg/>
              <m:e>
                <m:r>
                  <m:rPr>
                    <m:sty m:val="p"/>
                  </m:rPr>
                  <w:rPr>
                    <w:rFonts w:ascii="Cambria Math" w:hAnsi="Cambria Math"/>
                  </w:rPr>
                  <m:t>1000</m:t>
                </m:r>
              </m:e>
            </m:rad>
          </m:den>
        </m:f>
        <m:r>
          <w:rPr>
            <w:rFonts w:ascii="Cambria Math" w:hAnsi="Cambria Math"/>
          </w:rPr>
          <m:t>=0.0316=3.16%</m:t>
        </m:r>
      </m:oMath>
      <w:r w:rsidR="00470681">
        <w:t xml:space="preserve">. </w:t>
      </w:r>
      <w:r w:rsidR="00470681" w:rsidRPr="00E61BBD">
        <w:rPr>
          <w:lang w:val="en-AU"/>
        </w:rPr>
        <w:t>A KTM project with 1,000 benchmark files</w:t>
      </w:r>
      <w:r w:rsidR="00470681">
        <w:rPr>
          <w:lang w:val="en-AU"/>
        </w:rPr>
        <w:t>,</w:t>
      </w:r>
      <w:r w:rsidR="00470681" w:rsidRPr="00E61BBD">
        <w:rPr>
          <w:lang w:val="en-AU"/>
        </w:rPr>
        <w:t xml:space="preserve"> that have no false positives, still has a 95% chance of having up to 3.</w:t>
      </w:r>
      <w:r w:rsidR="00470681">
        <w:rPr>
          <w:lang w:val="en-AU"/>
        </w:rPr>
        <w:t>16</w:t>
      </w:r>
      <w:r w:rsidR="00470681" w:rsidRPr="00E61BBD">
        <w:rPr>
          <w:lang w:val="en-AU"/>
        </w:rPr>
        <w:t>% false positives in the productive environment.</w:t>
      </w:r>
      <w:r w:rsidR="00470681">
        <w:rPr>
          <w:lang w:val="en-AU"/>
        </w:rPr>
        <w:t xml:space="preserve"> </w:t>
      </w:r>
      <w:r w:rsidR="00470681">
        <w:rPr>
          <w:b/>
          <w:lang w:val="en-AU"/>
        </w:rPr>
        <w:t>Conclusion</w:t>
      </w:r>
      <w:r w:rsidR="00470681">
        <w:rPr>
          <w:lang w:val="en-AU"/>
        </w:rPr>
        <w:t xml:space="preserve"> – perfection is probably not possible.</w:t>
      </w:r>
    </w:p>
    <w:p w14:paraId="5C449BF5" w14:textId="77777777" w:rsidR="00470681" w:rsidRPr="00DF2CA5" w:rsidRDefault="00470681" w:rsidP="00E61BBD">
      <w:pPr>
        <w:rPr>
          <w:lang w:val="en-AU"/>
        </w:rPr>
      </w:pPr>
    </w:p>
    <w:tbl>
      <w:tblPr>
        <w:tblStyle w:val="LightList-Accent1"/>
        <w:tblW w:w="0" w:type="auto"/>
        <w:tblLook w:val="04A0" w:firstRow="1" w:lastRow="0" w:firstColumn="1" w:lastColumn="0" w:noHBand="0" w:noVBand="1"/>
      </w:tblPr>
      <w:tblGrid>
        <w:gridCol w:w="1127"/>
        <w:gridCol w:w="1733"/>
      </w:tblGrid>
      <w:tr w:rsidR="00E61BBD" w:rsidRPr="00E20ACB" w14:paraId="1EB264E4" w14:textId="77777777" w:rsidTr="00E61BB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1FDEDE" w14:textId="77777777" w:rsidR="00E61BBD" w:rsidRPr="00E20ACB" w:rsidRDefault="00DF2CA5" w:rsidP="00504714">
            <w:pPr>
              <w:keepNext/>
            </w:pPr>
            <w:r>
              <w:lastRenderedPageBreak/>
              <w:t>T</w:t>
            </w:r>
            <w:r w:rsidR="00E61BBD">
              <w:t>est Size</w:t>
            </w:r>
          </w:p>
        </w:tc>
        <w:tc>
          <w:tcPr>
            <w:tcW w:w="0" w:type="auto"/>
          </w:tcPr>
          <w:p w14:paraId="14B5D4D3" w14:textId="77777777" w:rsidR="00E61BBD" w:rsidRPr="00E20ACB" w:rsidRDefault="00E61BBD" w:rsidP="00504714">
            <w:pPr>
              <w:keepNext/>
              <w:cnfStyle w:val="100000000000" w:firstRow="1" w:lastRow="0" w:firstColumn="0" w:lastColumn="0" w:oddVBand="0" w:evenVBand="0" w:oddHBand="0" w:evenHBand="0" w:firstRowFirstColumn="0" w:firstRowLastColumn="0" w:lastRowFirstColumn="0" w:lastRowLastColumn="0"/>
            </w:pPr>
            <w:r>
              <w:t>Margin of Error</w:t>
            </w:r>
          </w:p>
        </w:tc>
      </w:tr>
      <w:tr w:rsidR="00E61BBD" w:rsidRPr="00E20ACB" w14:paraId="55DF6A30" w14:textId="77777777" w:rsidTr="00E61BBD">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3CD5482F" w14:textId="77777777" w:rsidR="00E61BBD" w:rsidRPr="00E20ACB" w:rsidRDefault="00E61BBD" w:rsidP="00504714">
            <w:pPr>
              <w:keepNext/>
            </w:pPr>
            <w:r>
              <w:t>1</w:t>
            </w:r>
          </w:p>
        </w:tc>
        <w:tc>
          <w:tcPr>
            <w:tcW w:w="0" w:type="auto"/>
          </w:tcPr>
          <w:p w14:paraId="5D3F063E" w14:textId="77777777" w:rsidR="00E61BBD" w:rsidRPr="00E20ACB" w:rsidRDefault="00E61BBD" w:rsidP="00504714">
            <w:pPr>
              <w:keepNext/>
              <w:cnfStyle w:val="000000100000" w:firstRow="0" w:lastRow="0" w:firstColumn="0" w:lastColumn="0" w:oddVBand="0" w:evenVBand="0" w:oddHBand="1" w:evenHBand="0" w:firstRowFirstColumn="0" w:firstRowLastColumn="0" w:lastRowFirstColumn="0" w:lastRowLastColumn="0"/>
            </w:pPr>
            <w:r w:rsidRPr="00E61BBD">
              <w:t>±</w:t>
            </w:r>
            <w:r>
              <w:t>100%</w:t>
            </w:r>
          </w:p>
        </w:tc>
      </w:tr>
      <w:tr w:rsidR="00E61BBD" w:rsidRPr="00E20ACB" w14:paraId="53551FF8" w14:textId="77777777" w:rsidTr="00E61BBD">
        <w:tc>
          <w:tcPr>
            <w:cnfStyle w:val="001000000000" w:firstRow="0" w:lastRow="0" w:firstColumn="1" w:lastColumn="0" w:oddVBand="0" w:evenVBand="0" w:oddHBand="0" w:evenHBand="0" w:firstRowFirstColumn="0" w:firstRowLastColumn="0" w:lastRowFirstColumn="0" w:lastRowLastColumn="0"/>
            <w:tcW w:w="0" w:type="auto"/>
          </w:tcPr>
          <w:p w14:paraId="76F9A254" w14:textId="77777777" w:rsidR="00E61BBD" w:rsidRPr="00E20ACB" w:rsidRDefault="00E61BBD" w:rsidP="00504714">
            <w:pPr>
              <w:keepNext/>
            </w:pPr>
            <w:r>
              <w:t>2</w:t>
            </w:r>
          </w:p>
        </w:tc>
        <w:tc>
          <w:tcPr>
            <w:tcW w:w="0" w:type="auto"/>
          </w:tcPr>
          <w:p w14:paraId="61D56A1F" w14:textId="77777777" w:rsidR="00E61BBD" w:rsidRPr="00E20ACB" w:rsidRDefault="00E61BBD" w:rsidP="00504714">
            <w:pPr>
              <w:keepNext/>
              <w:cnfStyle w:val="000000000000" w:firstRow="0" w:lastRow="0" w:firstColumn="0" w:lastColumn="0" w:oddVBand="0" w:evenVBand="0" w:oddHBand="0" w:evenHBand="0" w:firstRowFirstColumn="0" w:firstRowLastColumn="0" w:lastRowFirstColumn="0" w:lastRowLastColumn="0"/>
            </w:pPr>
            <w:r w:rsidRPr="00E61BBD">
              <w:t>±</w:t>
            </w:r>
            <w:r>
              <w:t>71%</w:t>
            </w:r>
          </w:p>
        </w:tc>
      </w:tr>
      <w:tr w:rsidR="00E61BBD" w:rsidRPr="00E20ACB" w14:paraId="4EF1A4A6" w14:textId="77777777" w:rsidTr="00E61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B85ED7" w14:textId="77777777" w:rsidR="00E61BBD" w:rsidRPr="00E20ACB" w:rsidRDefault="00E61BBD" w:rsidP="00504714">
            <w:pPr>
              <w:keepNext/>
            </w:pPr>
            <w:r>
              <w:t>5</w:t>
            </w:r>
          </w:p>
        </w:tc>
        <w:tc>
          <w:tcPr>
            <w:tcW w:w="0" w:type="auto"/>
          </w:tcPr>
          <w:p w14:paraId="531B073E" w14:textId="77777777" w:rsidR="00E61BBD" w:rsidRPr="00E20ACB" w:rsidRDefault="00E61BBD" w:rsidP="00504714">
            <w:pPr>
              <w:keepNext/>
              <w:cnfStyle w:val="000000100000" w:firstRow="0" w:lastRow="0" w:firstColumn="0" w:lastColumn="0" w:oddVBand="0" w:evenVBand="0" w:oddHBand="1" w:evenHBand="0" w:firstRowFirstColumn="0" w:firstRowLastColumn="0" w:lastRowFirstColumn="0" w:lastRowLastColumn="0"/>
            </w:pPr>
            <w:r w:rsidRPr="00E61BBD">
              <w:t>±</w:t>
            </w:r>
            <w:r>
              <w:t>45%</w:t>
            </w:r>
          </w:p>
        </w:tc>
      </w:tr>
      <w:tr w:rsidR="00E61BBD" w:rsidRPr="00E20ACB" w14:paraId="3FEC836C" w14:textId="77777777" w:rsidTr="00E61BBD">
        <w:tc>
          <w:tcPr>
            <w:cnfStyle w:val="001000000000" w:firstRow="0" w:lastRow="0" w:firstColumn="1" w:lastColumn="0" w:oddVBand="0" w:evenVBand="0" w:oddHBand="0" w:evenHBand="0" w:firstRowFirstColumn="0" w:firstRowLastColumn="0" w:lastRowFirstColumn="0" w:lastRowLastColumn="0"/>
            <w:tcW w:w="0" w:type="auto"/>
          </w:tcPr>
          <w:p w14:paraId="274646F4" w14:textId="77777777" w:rsidR="00E61BBD" w:rsidRDefault="00E61BBD" w:rsidP="00504714">
            <w:pPr>
              <w:keepNext/>
            </w:pPr>
            <w:r>
              <w:t>10</w:t>
            </w:r>
          </w:p>
        </w:tc>
        <w:tc>
          <w:tcPr>
            <w:tcW w:w="0" w:type="auto"/>
          </w:tcPr>
          <w:p w14:paraId="4E1CBF87" w14:textId="77777777" w:rsidR="00E61BBD" w:rsidRPr="00E61BBD" w:rsidRDefault="00E61BBD" w:rsidP="00504714">
            <w:pPr>
              <w:keepNext/>
              <w:cnfStyle w:val="000000000000" w:firstRow="0" w:lastRow="0" w:firstColumn="0" w:lastColumn="0" w:oddVBand="0" w:evenVBand="0" w:oddHBand="0" w:evenHBand="0" w:firstRowFirstColumn="0" w:firstRowLastColumn="0" w:lastRowFirstColumn="0" w:lastRowLastColumn="0"/>
            </w:pPr>
            <w:r w:rsidRPr="00E61BBD">
              <w:t>±</w:t>
            </w:r>
            <w:r>
              <w:t>32%</w:t>
            </w:r>
          </w:p>
        </w:tc>
      </w:tr>
      <w:tr w:rsidR="00E61BBD" w:rsidRPr="00E20ACB" w14:paraId="36A26251" w14:textId="77777777" w:rsidTr="00E61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7A96DB" w14:textId="77777777" w:rsidR="00E61BBD" w:rsidRDefault="00E61BBD" w:rsidP="00504714">
            <w:pPr>
              <w:keepNext/>
            </w:pPr>
            <w:r>
              <w:t>50</w:t>
            </w:r>
          </w:p>
        </w:tc>
        <w:tc>
          <w:tcPr>
            <w:tcW w:w="0" w:type="auto"/>
          </w:tcPr>
          <w:p w14:paraId="4CFA3A7B" w14:textId="77777777" w:rsidR="00E61BBD" w:rsidRPr="00E61BBD" w:rsidRDefault="00E61BBD" w:rsidP="00504714">
            <w:pPr>
              <w:keepNext/>
              <w:cnfStyle w:val="000000100000" w:firstRow="0" w:lastRow="0" w:firstColumn="0" w:lastColumn="0" w:oddVBand="0" w:evenVBand="0" w:oddHBand="1" w:evenHBand="0" w:firstRowFirstColumn="0" w:firstRowLastColumn="0" w:lastRowFirstColumn="0" w:lastRowLastColumn="0"/>
            </w:pPr>
            <w:r w:rsidRPr="00E61BBD">
              <w:t>±</w:t>
            </w:r>
            <w:r>
              <w:t>14%</w:t>
            </w:r>
          </w:p>
        </w:tc>
      </w:tr>
      <w:tr w:rsidR="00E61BBD" w:rsidRPr="00E20ACB" w14:paraId="7984454D" w14:textId="77777777" w:rsidTr="00E61BBD">
        <w:tc>
          <w:tcPr>
            <w:cnfStyle w:val="001000000000" w:firstRow="0" w:lastRow="0" w:firstColumn="1" w:lastColumn="0" w:oddVBand="0" w:evenVBand="0" w:oddHBand="0" w:evenHBand="0" w:firstRowFirstColumn="0" w:firstRowLastColumn="0" w:lastRowFirstColumn="0" w:lastRowLastColumn="0"/>
            <w:tcW w:w="0" w:type="auto"/>
          </w:tcPr>
          <w:p w14:paraId="0EA28AE8" w14:textId="77777777" w:rsidR="00E61BBD" w:rsidRDefault="00E61BBD" w:rsidP="00504714">
            <w:pPr>
              <w:keepNext/>
            </w:pPr>
            <w:r>
              <w:t>100</w:t>
            </w:r>
          </w:p>
        </w:tc>
        <w:tc>
          <w:tcPr>
            <w:tcW w:w="0" w:type="auto"/>
          </w:tcPr>
          <w:p w14:paraId="0CB792B8" w14:textId="77777777" w:rsidR="00E61BBD" w:rsidRPr="00E61BBD" w:rsidRDefault="00E61BBD" w:rsidP="00504714">
            <w:pPr>
              <w:keepNext/>
              <w:cnfStyle w:val="000000000000" w:firstRow="0" w:lastRow="0" w:firstColumn="0" w:lastColumn="0" w:oddVBand="0" w:evenVBand="0" w:oddHBand="0" w:evenHBand="0" w:firstRowFirstColumn="0" w:firstRowLastColumn="0" w:lastRowFirstColumn="0" w:lastRowLastColumn="0"/>
            </w:pPr>
            <w:r w:rsidRPr="00E61BBD">
              <w:t>±</w:t>
            </w:r>
            <w:r>
              <w:t>10%</w:t>
            </w:r>
          </w:p>
        </w:tc>
      </w:tr>
      <w:tr w:rsidR="00E61BBD" w:rsidRPr="00E20ACB" w14:paraId="3B49AF44" w14:textId="77777777" w:rsidTr="00E61B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639E78" w14:textId="77777777" w:rsidR="00E61BBD" w:rsidRDefault="00E61BBD" w:rsidP="00504714">
            <w:pPr>
              <w:keepNext/>
            </w:pPr>
            <w:r>
              <w:t>1,000</w:t>
            </w:r>
          </w:p>
        </w:tc>
        <w:tc>
          <w:tcPr>
            <w:tcW w:w="0" w:type="auto"/>
          </w:tcPr>
          <w:p w14:paraId="22C35968" w14:textId="77777777" w:rsidR="00E61BBD" w:rsidRPr="00E61BBD" w:rsidRDefault="00E61BBD" w:rsidP="00504714">
            <w:pPr>
              <w:keepNext/>
              <w:cnfStyle w:val="000000100000" w:firstRow="0" w:lastRow="0" w:firstColumn="0" w:lastColumn="0" w:oddVBand="0" w:evenVBand="0" w:oddHBand="1" w:evenHBand="0" w:firstRowFirstColumn="0" w:firstRowLastColumn="0" w:lastRowFirstColumn="0" w:lastRowLastColumn="0"/>
            </w:pPr>
            <w:r w:rsidRPr="00E61BBD">
              <w:t>±</w:t>
            </w:r>
            <w:r>
              <w:t>3.2%</w:t>
            </w:r>
          </w:p>
        </w:tc>
      </w:tr>
      <w:tr w:rsidR="00E61BBD" w:rsidRPr="00E20ACB" w14:paraId="775200EA" w14:textId="77777777" w:rsidTr="00E61BBD">
        <w:tc>
          <w:tcPr>
            <w:cnfStyle w:val="001000000000" w:firstRow="0" w:lastRow="0" w:firstColumn="1" w:lastColumn="0" w:oddVBand="0" w:evenVBand="0" w:oddHBand="0" w:evenHBand="0" w:firstRowFirstColumn="0" w:firstRowLastColumn="0" w:lastRowFirstColumn="0" w:lastRowLastColumn="0"/>
            <w:tcW w:w="0" w:type="auto"/>
          </w:tcPr>
          <w:p w14:paraId="14D59E4B" w14:textId="77777777" w:rsidR="00E61BBD" w:rsidRDefault="00E61BBD" w:rsidP="00AF034E">
            <w:r>
              <w:t>10,000</w:t>
            </w:r>
          </w:p>
        </w:tc>
        <w:tc>
          <w:tcPr>
            <w:tcW w:w="0" w:type="auto"/>
          </w:tcPr>
          <w:p w14:paraId="62266DDF" w14:textId="77777777" w:rsidR="00E61BBD" w:rsidRPr="00E61BBD" w:rsidRDefault="00E61BBD" w:rsidP="00AF034E">
            <w:pPr>
              <w:cnfStyle w:val="000000000000" w:firstRow="0" w:lastRow="0" w:firstColumn="0" w:lastColumn="0" w:oddVBand="0" w:evenVBand="0" w:oddHBand="0" w:evenHBand="0" w:firstRowFirstColumn="0" w:firstRowLastColumn="0" w:lastRowFirstColumn="0" w:lastRowLastColumn="0"/>
            </w:pPr>
            <w:r w:rsidRPr="00E61BBD">
              <w:t>±</w:t>
            </w:r>
            <w:r>
              <w:t>1.%</w:t>
            </w:r>
          </w:p>
        </w:tc>
      </w:tr>
    </w:tbl>
    <w:p w14:paraId="1FFA0958" w14:textId="77777777" w:rsidR="00E509F9" w:rsidRDefault="00E509F9" w:rsidP="00E509F9">
      <w:bookmarkStart w:id="171" w:name="_Toc382141787"/>
      <w:bookmarkStart w:id="172" w:name="_Toc382142105"/>
      <w:bookmarkStart w:id="173" w:name="_Toc382990249"/>
      <w:r>
        <w:t>This is why you should always be asking for 10,000 to 20,000 sample documents from your customer. This is completely reasonable when a good KTM project will produce this amount of documents PER DAY.</w:t>
      </w:r>
    </w:p>
    <w:p w14:paraId="56454404" w14:textId="77777777" w:rsidR="00306155" w:rsidRDefault="007458B8" w:rsidP="00AB7046">
      <w:pPr>
        <w:pStyle w:val="Heading2"/>
      </w:pPr>
      <w:bookmarkStart w:id="174" w:name="_Toc386812537"/>
      <w:r>
        <w:t xml:space="preserve">How to </w:t>
      </w:r>
      <w:r w:rsidR="00684564">
        <w:t>fix mistakes found by</w:t>
      </w:r>
      <w:r>
        <w:t xml:space="preserve"> a</w:t>
      </w:r>
      <w:r w:rsidR="00306155">
        <w:t xml:space="preserve"> KTM Extraction Benchmark</w:t>
      </w:r>
      <w:bookmarkEnd w:id="171"/>
      <w:bookmarkEnd w:id="172"/>
      <w:bookmarkEnd w:id="173"/>
      <w:bookmarkEnd w:id="174"/>
    </w:p>
    <w:p w14:paraId="3A4F3F7F" w14:textId="77777777" w:rsidR="00383153" w:rsidRPr="00582959" w:rsidRDefault="00314E98" w:rsidP="003B47FA">
      <w:pPr>
        <w:pStyle w:val="Heading3"/>
      </w:pPr>
      <w:bookmarkStart w:id="175" w:name="_Toc382141788"/>
      <w:bookmarkStart w:id="176" w:name="_Toc382142106"/>
      <w:bookmarkStart w:id="177" w:name="_Toc382990250"/>
      <w:bookmarkStart w:id="178" w:name="_Toc386812538"/>
      <w:r>
        <w:t xml:space="preserve">#1 </w:t>
      </w:r>
      <w:r w:rsidR="00383153">
        <w:t>Remov</w:t>
      </w:r>
      <w:r w:rsidR="00B21F7D">
        <w:t>e</w:t>
      </w:r>
      <w:r w:rsidR="00383153">
        <w:t xml:space="preserve"> False Positives</w:t>
      </w:r>
      <w:bookmarkEnd w:id="175"/>
      <w:bookmarkEnd w:id="176"/>
      <w:bookmarkEnd w:id="177"/>
      <w:bookmarkEnd w:id="178"/>
    </w:p>
    <w:p w14:paraId="0D43B026" w14:textId="77777777" w:rsidR="00383153" w:rsidRDefault="00383153" w:rsidP="00383153">
      <w:pPr>
        <w:rPr>
          <w:lang w:val="en-AU"/>
        </w:rPr>
      </w:pPr>
      <w:r>
        <w:rPr>
          <w:lang w:val="en-AU"/>
        </w:rPr>
        <w:t xml:space="preserve">False positives hurt everyone. They need </w:t>
      </w:r>
      <w:r w:rsidR="00C90163">
        <w:rPr>
          <w:lang w:val="en-AU"/>
        </w:rPr>
        <w:t>to be corrected</w:t>
      </w:r>
      <w:r>
        <w:rPr>
          <w:lang w:val="en-AU"/>
        </w:rPr>
        <w:t xml:space="preserve"> first.</w:t>
      </w:r>
    </w:p>
    <w:p w14:paraId="78C96071" w14:textId="77777777" w:rsidR="00383153" w:rsidRDefault="00383153" w:rsidP="00E20F1D">
      <w:pPr>
        <w:pStyle w:val="ListParagraph"/>
        <w:numPr>
          <w:ilvl w:val="0"/>
          <w:numId w:val="23"/>
        </w:numPr>
        <w:rPr>
          <w:lang w:val="en-AU"/>
        </w:rPr>
      </w:pPr>
      <w:r>
        <w:rPr>
          <w:lang w:val="en-AU"/>
        </w:rPr>
        <w:t>Train documents properly.</w:t>
      </w:r>
    </w:p>
    <w:p w14:paraId="6085C98F" w14:textId="77777777" w:rsidR="00383153" w:rsidRPr="00AB1CD2" w:rsidRDefault="00383153" w:rsidP="00E20F1D">
      <w:pPr>
        <w:pStyle w:val="ListParagraph"/>
        <w:numPr>
          <w:ilvl w:val="1"/>
          <w:numId w:val="23"/>
        </w:numPr>
        <w:ind w:left="720"/>
        <w:contextualSpacing w:val="0"/>
        <w:rPr>
          <w:lang w:val="en-AU"/>
        </w:rPr>
      </w:pPr>
      <w:r w:rsidRPr="00AB1CD2">
        <w:rPr>
          <w:lang w:val="en-AU"/>
        </w:rPr>
        <w:t xml:space="preserve">Hover the mouse over subfields </w:t>
      </w:r>
      <w:r w:rsidR="007458B8" w:rsidRPr="00AB1CD2">
        <w:rPr>
          <w:lang w:val="en-AU"/>
        </w:rPr>
        <w:t xml:space="preserve">in trainable locators </w:t>
      </w:r>
      <w:r w:rsidR="009828B7" w:rsidRPr="00AB1CD2">
        <w:rPr>
          <w:lang w:val="en-AU"/>
        </w:rPr>
        <w:t>to see the trainable subfield</w:t>
      </w:r>
      <w:r w:rsidRPr="00AB1CD2">
        <w:rPr>
          <w:lang w:val="en-AU"/>
        </w:rPr>
        <w:t xml:space="preserve"> confidence</w:t>
      </w:r>
      <w:r w:rsidR="009828B7" w:rsidRPr="00AB1CD2">
        <w:rPr>
          <w:lang w:val="en-AU"/>
        </w:rPr>
        <w:t>.</w:t>
      </w:r>
      <w:r w:rsidR="00AB1CD2" w:rsidRPr="00AB1CD2">
        <w:rPr>
          <w:lang w:val="en-AU"/>
        </w:rPr>
        <w:br/>
        <w:t>See</w:t>
      </w:r>
      <w:r w:rsidR="009828B7" w:rsidRPr="00AB1CD2">
        <w:rPr>
          <w:lang w:val="en-AU"/>
        </w:rPr>
        <w:t xml:space="preserve"> </w:t>
      </w:r>
      <w:hyperlink w:anchor="trainerlocatorsubfieldconfidences" w:history="1">
        <w:r w:rsidR="003407C8" w:rsidRPr="00AB1CD2">
          <w:rPr>
            <w:rStyle w:val="Hyperlink"/>
            <w:lang w:val="en-AU"/>
          </w:rPr>
          <w:t>Trainer Locator Subfield Confidences</w:t>
        </w:r>
      </w:hyperlink>
      <w:r w:rsidR="009828B7" w:rsidRPr="00AB1CD2">
        <w:rPr>
          <w:lang w:val="en-AU"/>
        </w:rPr>
        <w:t xml:space="preserve"> for the meanings of these confidences.</w:t>
      </w:r>
      <w:r w:rsidR="00AB1CD2">
        <w:rPr>
          <w:lang w:val="en-AU"/>
        </w:rPr>
        <w:br/>
      </w:r>
      <w:r>
        <w:rPr>
          <w:noProof/>
          <w:lang w:bidi="ar-SA"/>
        </w:rPr>
        <w:drawing>
          <wp:inline distT="0" distB="0" distL="0" distR="0" wp14:anchorId="20FE6E31" wp14:editId="5BD61D26">
            <wp:extent cx="3102228" cy="942627"/>
            <wp:effectExtent l="19050" t="19050" r="22225" b="101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0934" cy="942234"/>
                    </a:xfrm>
                    <a:prstGeom prst="rect">
                      <a:avLst/>
                    </a:prstGeom>
                    <a:ln>
                      <a:solidFill>
                        <a:srgbClr val="000000"/>
                      </a:solidFill>
                    </a:ln>
                  </pic:spPr>
                </pic:pic>
              </a:graphicData>
            </a:graphic>
          </wp:inline>
        </w:drawing>
      </w:r>
    </w:p>
    <w:p w14:paraId="07924C31" w14:textId="77777777" w:rsidR="00AB1CD2" w:rsidRPr="00AB1CD2" w:rsidRDefault="00383153" w:rsidP="00E20F1D">
      <w:pPr>
        <w:pStyle w:val="ListParagraph"/>
        <w:numPr>
          <w:ilvl w:val="1"/>
          <w:numId w:val="23"/>
        </w:numPr>
        <w:ind w:left="720"/>
        <w:contextualSpacing w:val="0"/>
        <w:rPr>
          <w:lang w:val="en-AU"/>
        </w:rPr>
      </w:pPr>
      <w:r w:rsidRPr="00AB1CD2">
        <w:rPr>
          <w:lang w:val="en-AU"/>
        </w:rPr>
        <w:t xml:space="preserve">Hover the mouse over the alternative confidence to find the </w:t>
      </w:r>
      <w:r w:rsidR="007458B8" w:rsidRPr="00AB1CD2">
        <w:rPr>
          <w:lang w:val="en-AU"/>
        </w:rPr>
        <w:t xml:space="preserve">training documents that caused the </w:t>
      </w:r>
      <w:r w:rsidRPr="00AB1CD2">
        <w:rPr>
          <w:lang w:val="en-AU"/>
        </w:rPr>
        <w:t>error in trainable fields.</w:t>
      </w:r>
      <w:r w:rsidR="00AB1CD2" w:rsidRPr="00AB1CD2">
        <w:rPr>
          <w:lang w:val="en-AU"/>
        </w:rPr>
        <w:br/>
      </w:r>
      <w:r w:rsidR="00AB1CD2">
        <w:rPr>
          <w:noProof/>
          <w:lang w:bidi="ar-SA"/>
        </w:rPr>
        <w:drawing>
          <wp:inline distT="0" distB="0" distL="0" distR="0" wp14:anchorId="4029225B" wp14:editId="0517D7F3">
            <wp:extent cx="4044677" cy="1012991"/>
            <wp:effectExtent l="19050" t="19050" r="13335" b="15875"/>
            <wp:docPr id="701" name="Picture 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045648" cy="1013234"/>
                    </a:xfrm>
                    <a:prstGeom prst="rect">
                      <a:avLst/>
                    </a:prstGeom>
                    <a:ln>
                      <a:solidFill>
                        <a:srgbClr val="000000"/>
                      </a:solidFill>
                    </a:ln>
                  </pic:spPr>
                </pic:pic>
              </a:graphicData>
            </a:graphic>
          </wp:inline>
        </w:drawing>
      </w:r>
    </w:p>
    <w:p w14:paraId="1281B418" w14:textId="77777777" w:rsidR="00383153" w:rsidRPr="00AB1CD2" w:rsidRDefault="00383153" w:rsidP="00E20F1D">
      <w:pPr>
        <w:pStyle w:val="ListParagraph"/>
        <w:numPr>
          <w:ilvl w:val="1"/>
          <w:numId w:val="23"/>
        </w:numPr>
        <w:ind w:left="720"/>
        <w:contextualSpacing w:val="0"/>
        <w:rPr>
          <w:lang w:val="en-AU"/>
        </w:rPr>
      </w:pPr>
      <w:r w:rsidRPr="00AB1CD2">
        <w:rPr>
          <w:lang w:val="en-AU"/>
        </w:rPr>
        <w:t xml:space="preserve">Format Locators mostly deliver values with 100% confidence. If these are wrong they will be false positives. Make sure you subjugate format locators to trainable locators in an </w:t>
      </w:r>
      <w:r w:rsidR="007458B8" w:rsidRPr="00AB1CD2">
        <w:rPr>
          <w:lang w:val="en-AU"/>
        </w:rPr>
        <w:t>I</w:t>
      </w:r>
      <w:r w:rsidRPr="00AB1CD2">
        <w:rPr>
          <w:lang w:val="en-AU"/>
        </w:rPr>
        <w:t xml:space="preserve">nvoice </w:t>
      </w:r>
      <w:r w:rsidR="007458B8" w:rsidRPr="00AB1CD2">
        <w:rPr>
          <w:lang w:val="en-AU"/>
        </w:rPr>
        <w:t>E</w:t>
      </w:r>
      <w:r w:rsidRPr="00AB1CD2">
        <w:rPr>
          <w:lang w:val="en-AU"/>
        </w:rPr>
        <w:t>valuator (requires Invoice Add-On Pack</w:t>
      </w:r>
      <w:r w:rsidR="007458B8" w:rsidRPr="00AB1CD2">
        <w:rPr>
          <w:lang w:val="en-AU"/>
        </w:rPr>
        <w:t xml:space="preserve"> for KTM5.5</w:t>
      </w:r>
      <w:r w:rsidRPr="00AB1CD2">
        <w:rPr>
          <w:lang w:val="en-AU"/>
        </w:rPr>
        <w:t>, o</w:t>
      </w:r>
      <w:r w:rsidR="007458B8" w:rsidRPr="00AB1CD2">
        <w:rPr>
          <w:lang w:val="en-AU"/>
        </w:rPr>
        <w:t xml:space="preserve">therwise you can also script it. In KTM6 this locator was renamed to Advanced Evaluator </w:t>
      </w:r>
      <w:r w:rsidR="007458B8" w:rsidRPr="00AB1CD2">
        <w:rPr>
          <w:lang w:val="en-AU"/>
        </w:rPr>
        <w:lastRenderedPageBreak/>
        <w:t>and is license-free)</w:t>
      </w:r>
      <w:r w:rsidR="003407C8" w:rsidRPr="00AB1CD2">
        <w:rPr>
          <w:lang w:val="en-AU"/>
        </w:rPr>
        <w:t>.</w:t>
      </w:r>
      <w:r w:rsidR="007458B8" w:rsidRPr="00AB1CD2">
        <w:rPr>
          <w:lang w:val="en-AU"/>
        </w:rPr>
        <w:t>)</w:t>
      </w:r>
      <w:r w:rsidRPr="00AB1CD2">
        <w:rPr>
          <w:lang w:val="en-AU"/>
        </w:rPr>
        <w:br/>
      </w:r>
      <w:r w:rsidRPr="00AB1CD2">
        <w:rPr>
          <w:noProof/>
          <w:lang w:bidi="ar-SA"/>
        </w:rPr>
        <w:drawing>
          <wp:inline distT="0" distB="0" distL="0" distR="0" wp14:anchorId="7EC4456A" wp14:editId="4AA7DFEE">
            <wp:extent cx="5731510" cy="1765885"/>
            <wp:effectExtent l="0" t="0" r="2540" b="6350"/>
            <wp:docPr id="680" name="Picture 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1765885"/>
                    </a:xfrm>
                    <a:prstGeom prst="rect">
                      <a:avLst/>
                    </a:prstGeom>
                  </pic:spPr>
                </pic:pic>
              </a:graphicData>
            </a:graphic>
          </wp:inline>
        </w:drawing>
      </w:r>
    </w:p>
    <w:p w14:paraId="14E6AA5A" w14:textId="77777777" w:rsidR="00383153" w:rsidRDefault="00383153" w:rsidP="00E20F1D">
      <w:pPr>
        <w:pStyle w:val="ListParagraph"/>
        <w:numPr>
          <w:ilvl w:val="1"/>
          <w:numId w:val="23"/>
        </w:numPr>
        <w:rPr>
          <w:lang w:val="en-AU"/>
        </w:rPr>
      </w:pPr>
      <w:r>
        <w:rPr>
          <w:lang w:val="en-AU"/>
        </w:rPr>
        <w:t>Here we see that the invoice date from specific training always wins. (We trust the user more than the locators!)</w:t>
      </w:r>
    </w:p>
    <w:p w14:paraId="702209EC" w14:textId="77777777" w:rsidR="00383153" w:rsidRDefault="00383153" w:rsidP="00E20F1D">
      <w:pPr>
        <w:pStyle w:val="ListParagraph"/>
        <w:numPr>
          <w:ilvl w:val="1"/>
          <w:numId w:val="23"/>
        </w:numPr>
        <w:rPr>
          <w:lang w:val="en-AU"/>
        </w:rPr>
      </w:pPr>
      <w:r>
        <w:rPr>
          <w:lang w:val="en-AU"/>
        </w:rPr>
        <w:t>After that we can enforce that generic training must agree with the format locator</w:t>
      </w:r>
    </w:p>
    <w:p w14:paraId="64E38AA8" w14:textId="77777777" w:rsidR="00383153" w:rsidRDefault="007458B8" w:rsidP="00E20F1D">
      <w:pPr>
        <w:pStyle w:val="ListParagraph"/>
        <w:numPr>
          <w:ilvl w:val="1"/>
          <w:numId w:val="23"/>
        </w:numPr>
        <w:contextualSpacing w:val="0"/>
        <w:rPr>
          <w:lang w:val="en-AU"/>
        </w:rPr>
      </w:pPr>
      <w:r>
        <w:rPr>
          <w:lang w:val="en-AU"/>
        </w:rPr>
        <w:t>As a third option</w:t>
      </w:r>
      <w:r w:rsidR="00383153">
        <w:rPr>
          <w:lang w:val="en-AU"/>
        </w:rPr>
        <w:t xml:space="preserve"> we accept the result of the format locator but give it a bad confidence (forcing it to be </w:t>
      </w:r>
      <w:r>
        <w:rPr>
          <w:lang w:val="en-AU"/>
        </w:rPr>
        <w:t xml:space="preserve">a </w:t>
      </w:r>
      <w:r w:rsidR="00383153" w:rsidRPr="00AB1CD2">
        <w:rPr>
          <w:lang w:val="en-AU"/>
        </w:rPr>
        <w:t>blue</w:t>
      </w:r>
      <w:r w:rsidRPr="00AB1CD2">
        <w:rPr>
          <w:lang w:val="en-AU"/>
        </w:rPr>
        <w:t xml:space="preserve"> </w:t>
      </w:r>
      <w:r>
        <w:rPr>
          <w:lang w:val="en-AU"/>
        </w:rPr>
        <w:t xml:space="preserve">or </w:t>
      </w:r>
      <w:r w:rsidRPr="00AB1CD2">
        <w:rPr>
          <w:lang w:val="en-AU"/>
        </w:rPr>
        <w:t>yellow</w:t>
      </w:r>
      <w:r w:rsidR="00383153">
        <w:rPr>
          <w:lang w:val="en-AU"/>
        </w:rPr>
        <w:t xml:space="preserve">). You can then experiment with the benchmark and these thresholds to optimize the field (no </w:t>
      </w:r>
      <w:r w:rsidR="00383153" w:rsidRPr="00AB1CD2">
        <w:rPr>
          <w:lang w:val="en-AU"/>
        </w:rPr>
        <w:t>red</w:t>
      </w:r>
      <w:r w:rsidR="00383153">
        <w:rPr>
          <w:lang w:val="en-AU"/>
        </w:rPr>
        <w:t xml:space="preserve"> and minimum </w:t>
      </w:r>
      <w:r w:rsidR="00383153" w:rsidRPr="00AB1CD2">
        <w:rPr>
          <w:lang w:val="en-AU"/>
        </w:rPr>
        <w:t>blue</w:t>
      </w:r>
      <w:r w:rsidR="00383153">
        <w:rPr>
          <w:lang w:val="en-AU"/>
        </w:rPr>
        <w:t>). Start strict and then slowly relax the thresholds.</w:t>
      </w:r>
    </w:p>
    <w:p w14:paraId="084B4CD7" w14:textId="77777777" w:rsidR="00AB1CD2" w:rsidRDefault="00383153" w:rsidP="00E20F1D">
      <w:pPr>
        <w:pStyle w:val="ListParagraph"/>
        <w:numPr>
          <w:ilvl w:val="1"/>
          <w:numId w:val="23"/>
        </w:numPr>
        <w:spacing w:after="240"/>
        <w:contextualSpacing w:val="0"/>
        <w:rPr>
          <w:lang w:val="en-AU"/>
        </w:rPr>
      </w:pPr>
      <w:r w:rsidRPr="00AB1CD2">
        <w:rPr>
          <w:lang w:val="en-AU"/>
        </w:rPr>
        <w:t xml:space="preserve">By default if the confidence is </w:t>
      </w:r>
      <w:r w:rsidR="00B21F7D" w:rsidRPr="00AB1CD2">
        <w:rPr>
          <w:lang w:val="en-AU"/>
        </w:rPr>
        <w:t xml:space="preserve">less than </w:t>
      </w:r>
      <w:r w:rsidRPr="00AB1CD2">
        <w:rPr>
          <w:lang w:val="en-AU"/>
        </w:rPr>
        <w:t>10%</w:t>
      </w:r>
      <w:r w:rsidR="00B21F7D" w:rsidRPr="00AB1CD2">
        <w:rPr>
          <w:lang w:val="en-AU"/>
        </w:rPr>
        <w:t>,</w:t>
      </w:r>
      <w:r w:rsidRPr="00AB1CD2">
        <w:rPr>
          <w:lang w:val="en-AU"/>
        </w:rPr>
        <w:t xml:space="preserve"> the field will not take the locator value.</w:t>
      </w:r>
      <w:r w:rsidR="00AB1CD2" w:rsidRPr="00AB1CD2">
        <w:rPr>
          <w:lang w:val="en-AU"/>
        </w:rPr>
        <w:br/>
      </w:r>
      <w:r w:rsidRPr="00AB1CD2">
        <w:rPr>
          <w:noProof/>
          <w:lang w:bidi="ar-SA"/>
        </w:rPr>
        <w:drawing>
          <wp:inline distT="0" distB="0" distL="0" distR="0" wp14:anchorId="25468102" wp14:editId="1CCFF183">
            <wp:extent cx="2447925" cy="885825"/>
            <wp:effectExtent l="19050" t="19050" r="28575" b="28575"/>
            <wp:docPr id="1038" name="Picture 1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447925" cy="885825"/>
                    </a:xfrm>
                    <a:prstGeom prst="rect">
                      <a:avLst/>
                    </a:prstGeom>
                    <a:ln>
                      <a:solidFill>
                        <a:srgbClr val="000000"/>
                      </a:solidFill>
                    </a:ln>
                  </pic:spPr>
                </pic:pic>
              </a:graphicData>
            </a:graphic>
          </wp:inline>
        </w:drawing>
      </w:r>
    </w:p>
    <w:p w14:paraId="4BCF869B" w14:textId="77777777" w:rsidR="00AB1CD2" w:rsidRDefault="00383153" w:rsidP="00E20F1D">
      <w:pPr>
        <w:pStyle w:val="ListParagraph"/>
        <w:numPr>
          <w:ilvl w:val="1"/>
          <w:numId w:val="23"/>
        </w:numPr>
        <w:spacing w:after="240"/>
        <w:contextualSpacing w:val="0"/>
        <w:rPr>
          <w:lang w:val="en-AU"/>
        </w:rPr>
      </w:pPr>
      <w:r w:rsidRPr="00AB1CD2">
        <w:rPr>
          <w:lang w:val="en-AU"/>
        </w:rPr>
        <w:t xml:space="preserve">Format locators can achieve scores </w:t>
      </w:r>
      <w:r w:rsidR="00185BB1" w:rsidRPr="00AB1CD2">
        <w:rPr>
          <w:lang w:val="en-AU"/>
        </w:rPr>
        <w:t>less than</w:t>
      </w:r>
      <w:r w:rsidRPr="00AB1CD2">
        <w:rPr>
          <w:lang w:val="en-AU"/>
        </w:rPr>
        <w:t xml:space="preserve"> 100% if you allow fuzzy matching of keywords (and you should)</w:t>
      </w:r>
      <w:r w:rsidR="00B21F7D" w:rsidRPr="00AB1CD2">
        <w:rPr>
          <w:lang w:val="en-AU"/>
        </w:rPr>
        <w:t>.</w:t>
      </w:r>
      <w:r w:rsidRPr="00AB1CD2">
        <w:rPr>
          <w:lang w:val="en-AU"/>
        </w:rPr>
        <w:t>)</w:t>
      </w:r>
      <w:r w:rsidRPr="00AB1CD2">
        <w:rPr>
          <w:lang w:val="en-AU"/>
        </w:rPr>
        <w:br/>
      </w:r>
      <w:r w:rsidRPr="00AB1CD2">
        <w:rPr>
          <w:noProof/>
          <w:lang w:bidi="ar-SA"/>
        </w:rPr>
        <w:drawing>
          <wp:inline distT="0" distB="0" distL="0" distR="0" wp14:anchorId="7070E283" wp14:editId="35AEB713">
            <wp:extent cx="2857500" cy="1057275"/>
            <wp:effectExtent l="0" t="0" r="0" b="9525"/>
            <wp:docPr id="681" name="Picture 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857500" cy="1057275"/>
                    </a:xfrm>
                    <a:prstGeom prst="rect">
                      <a:avLst/>
                    </a:prstGeom>
                  </pic:spPr>
                </pic:pic>
              </a:graphicData>
            </a:graphic>
          </wp:inline>
        </w:drawing>
      </w:r>
    </w:p>
    <w:p w14:paraId="736BD27B" w14:textId="77777777" w:rsidR="00383153" w:rsidRDefault="00383153" w:rsidP="00E20F1D">
      <w:pPr>
        <w:pStyle w:val="ListParagraph"/>
        <w:numPr>
          <w:ilvl w:val="0"/>
          <w:numId w:val="23"/>
        </w:numPr>
        <w:rPr>
          <w:lang w:val="en-AU"/>
        </w:rPr>
      </w:pPr>
      <w:r>
        <w:rPr>
          <w:lang w:val="en-AU"/>
        </w:rPr>
        <w:t xml:space="preserve">Make sure that you have </w:t>
      </w:r>
      <w:r w:rsidR="003407C8">
        <w:rPr>
          <w:lang w:val="en-AU"/>
        </w:rPr>
        <w:t>strict</w:t>
      </w:r>
      <w:r>
        <w:rPr>
          <w:lang w:val="en-AU"/>
        </w:rPr>
        <w:t xml:space="preserve"> validation rules on </w:t>
      </w:r>
      <w:r w:rsidR="003407C8">
        <w:rPr>
          <w:lang w:val="en-AU"/>
        </w:rPr>
        <w:t>every</w:t>
      </w:r>
      <w:r>
        <w:rPr>
          <w:lang w:val="en-AU"/>
        </w:rPr>
        <w:t xml:space="preserve"> field.</w:t>
      </w:r>
    </w:p>
    <w:p w14:paraId="0A76A149" w14:textId="77777777" w:rsidR="00383153" w:rsidRPr="00582959" w:rsidRDefault="00383153" w:rsidP="00E20F1D">
      <w:pPr>
        <w:pStyle w:val="ListParagraph"/>
        <w:numPr>
          <w:ilvl w:val="0"/>
          <w:numId w:val="23"/>
        </w:numPr>
        <w:rPr>
          <w:lang w:val="en-AU"/>
        </w:rPr>
      </w:pPr>
      <w:r>
        <w:rPr>
          <w:lang w:val="en-AU"/>
        </w:rPr>
        <w:t>If you find a false positive created by a KTM locator or classifier</w:t>
      </w:r>
      <w:r w:rsidR="003407C8">
        <w:rPr>
          <w:lang w:val="en-AU"/>
        </w:rPr>
        <w:t>,</w:t>
      </w:r>
      <w:r>
        <w:rPr>
          <w:lang w:val="en-AU"/>
        </w:rPr>
        <w:t xml:space="preserve"> you should report it to Technical Support. Make a KTM project with one locator, one field</w:t>
      </w:r>
      <w:r w:rsidR="003407C8">
        <w:rPr>
          <w:lang w:val="en-AU"/>
        </w:rPr>
        <w:t>,</w:t>
      </w:r>
      <w:r>
        <w:rPr>
          <w:lang w:val="en-AU"/>
        </w:rPr>
        <w:t xml:space="preserve"> and one image that reproduce</w:t>
      </w:r>
      <w:r w:rsidR="003407C8">
        <w:rPr>
          <w:lang w:val="en-AU"/>
        </w:rPr>
        <w:t>s</w:t>
      </w:r>
      <w:r>
        <w:rPr>
          <w:lang w:val="en-AU"/>
        </w:rPr>
        <w:t xml:space="preserve"> the problem. Report it as a KTM false positive to aid us in tracking.</w:t>
      </w:r>
    </w:p>
    <w:p w14:paraId="041636E1" w14:textId="77777777" w:rsidR="00383153" w:rsidRDefault="00383153" w:rsidP="003B47FA">
      <w:pPr>
        <w:pStyle w:val="Heading3"/>
      </w:pPr>
      <w:bookmarkStart w:id="179" w:name="_Toc382141789"/>
      <w:bookmarkStart w:id="180" w:name="_Toc382142107"/>
      <w:bookmarkStart w:id="181" w:name="_Toc382990251"/>
      <w:bookmarkStart w:id="182" w:name="_Toc386812539"/>
      <w:r>
        <w:t xml:space="preserve">#2 </w:t>
      </w:r>
      <w:r w:rsidR="00684564">
        <w:t>Reduce</w:t>
      </w:r>
      <w:r>
        <w:t xml:space="preserve"> False Negatives</w:t>
      </w:r>
      <w:bookmarkEnd w:id="179"/>
      <w:bookmarkEnd w:id="180"/>
      <w:bookmarkEnd w:id="181"/>
      <w:bookmarkEnd w:id="182"/>
    </w:p>
    <w:p w14:paraId="6344028B" w14:textId="77777777" w:rsidR="00383153" w:rsidRDefault="003407C8" w:rsidP="00383153">
      <w:pPr>
        <w:rPr>
          <w:lang w:val="en-AU"/>
        </w:rPr>
      </w:pPr>
      <w:r>
        <w:rPr>
          <w:lang w:val="en-AU"/>
        </w:rPr>
        <w:t>There</w:t>
      </w:r>
      <w:r w:rsidR="00383153">
        <w:rPr>
          <w:lang w:val="en-AU"/>
        </w:rPr>
        <w:t xml:space="preserve"> will always be compromise</w:t>
      </w:r>
      <w:r>
        <w:rPr>
          <w:lang w:val="en-AU"/>
        </w:rPr>
        <w:t>s</w:t>
      </w:r>
      <w:r w:rsidR="00383153">
        <w:rPr>
          <w:lang w:val="en-AU"/>
        </w:rPr>
        <w:t xml:space="preserve"> between false positives and false negatives when fixing false negatives. Possible ways to improve false negatives</w:t>
      </w:r>
      <w:r>
        <w:rPr>
          <w:lang w:val="en-AU"/>
        </w:rPr>
        <w:t>:</w:t>
      </w:r>
    </w:p>
    <w:p w14:paraId="4322802A" w14:textId="77777777" w:rsidR="00383153" w:rsidRDefault="00383153" w:rsidP="00E20F1D">
      <w:pPr>
        <w:pStyle w:val="ListParagraph"/>
        <w:numPr>
          <w:ilvl w:val="0"/>
          <w:numId w:val="24"/>
        </w:numPr>
        <w:contextualSpacing w:val="0"/>
        <w:rPr>
          <w:lang w:val="en-AU"/>
        </w:rPr>
      </w:pPr>
      <w:r>
        <w:rPr>
          <w:lang w:val="en-AU"/>
        </w:rPr>
        <w:t>Modify locator thresholds and difference thresholds</w:t>
      </w:r>
      <w:r w:rsidR="003407C8">
        <w:rPr>
          <w:lang w:val="en-AU"/>
        </w:rPr>
        <w:t>.</w:t>
      </w:r>
    </w:p>
    <w:p w14:paraId="1D9B93CA" w14:textId="77777777" w:rsidR="00383153" w:rsidRDefault="00383153" w:rsidP="00E20F1D">
      <w:pPr>
        <w:pStyle w:val="ListParagraph"/>
        <w:numPr>
          <w:ilvl w:val="0"/>
          <w:numId w:val="24"/>
        </w:numPr>
        <w:contextualSpacing w:val="0"/>
        <w:rPr>
          <w:lang w:val="en-AU"/>
        </w:rPr>
      </w:pPr>
      <w:r>
        <w:rPr>
          <w:lang w:val="en-AU"/>
        </w:rPr>
        <w:t>Relax validation rules</w:t>
      </w:r>
      <w:r w:rsidR="003407C8">
        <w:rPr>
          <w:lang w:val="en-AU"/>
        </w:rPr>
        <w:t>.</w:t>
      </w:r>
    </w:p>
    <w:p w14:paraId="74817FA0" w14:textId="77777777" w:rsidR="00383153" w:rsidRDefault="00383153" w:rsidP="00E20F1D">
      <w:pPr>
        <w:pStyle w:val="ListParagraph"/>
        <w:numPr>
          <w:ilvl w:val="0"/>
          <w:numId w:val="24"/>
        </w:numPr>
        <w:contextualSpacing w:val="0"/>
        <w:rPr>
          <w:lang w:val="en-AU"/>
        </w:rPr>
      </w:pPr>
      <w:r>
        <w:rPr>
          <w:lang w:val="en-AU"/>
        </w:rPr>
        <w:lastRenderedPageBreak/>
        <w:t>Use multi</w:t>
      </w:r>
      <w:r w:rsidR="003407C8">
        <w:rPr>
          <w:lang w:val="en-AU"/>
        </w:rPr>
        <w:t>-</w:t>
      </w:r>
      <w:r>
        <w:rPr>
          <w:lang w:val="en-AU"/>
        </w:rPr>
        <w:t>field validation rules so that some fields correct others</w:t>
      </w:r>
      <w:r w:rsidR="003407C8">
        <w:rPr>
          <w:lang w:val="en-AU"/>
        </w:rPr>
        <w:t>.</w:t>
      </w:r>
      <w:r>
        <w:rPr>
          <w:lang w:val="en-AU"/>
        </w:rPr>
        <w:br/>
      </w:r>
      <w:r>
        <w:rPr>
          <w:noProof/>
          <w:lang w:bidi="ar-SA"/>
        </w:rPr>
        <w:drawing>
          <wp:inline distT="0" distB="0" distL="0" distR="0" wp14:anchorId="0AB21492" wp14:editId="6CCBCF25">
            <wp:extent cx="3629025" cy="2133600"/>
            <wp:effectExtent l="0" t="0" r="9525" b="0"/>
            <wp:docPr id="682" name="Pictur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629025" cy="2133600"/>
                    </a:xfrm>
                    <a:prstGeom prst="rect">
                      <a:avLst/>
                    </a:prstGeom>
                  </pic:spPr>
                </pic:pic>
              </a:graphicData>
            </a:graphic>
          </wp:inline>
        </w:drawing>
      </w:r>
    </w:p>
    <w:p w14:paraId="270A15C3" w14:textId="77777777" w:rsidR="00383153" w:rsidRDefault="00383153" w:rsidP="003B47FA">
      <w:pPr>
        <w:pStyle w:val="Heading3"/>
      </w:pPr>
      <w:bookmarkStart w:id="183" w:name="_Toc382141790"/>
      <w:bookmarkStart w:id="184" w:name="_Toc382142108"/>
      <w:bookmarkStart w:id="185" w:name="_Toc382990252"/>
      <w:bookmarkStart w:id="186" w:name="_Toc386812540"/>
      <w:r>
        <w:t>#3 Minimize True Negatives</w:t>
      </w:r>
      <w:bookmarkEnd w:id="183"/>
      <w:bookmarkEnd w:id="184"/>
      <w:bookmarkEnd w:id="185"/>
      <w:bookmarkEnd w:id="186"/>
    </w:p>
    <w:p w14:paraId="48F19E66" w14:textId="77777777" w:rsidR="00383153" w:rsidRPr="00007041" w:rsidRDefault="00383153" w:rsidP="00383153">
      <w:pPr>
        <w:rPr>
          <w:lang w:val="en-AU"/>
        </w:rPr>
      </w:pPr>
      <w:r>
        <w:rPr>
          <w:lang w:val="en-AU"/>
        </w:rPr>
        <w:t xml:space="preserve">Remember that these errors are only priority #3 on your benchmark. You should be dealing with them </w:t>
      </w:r>
      <w:r w:rsidR="003407C8">
        <w:rPr>
          <w:lang w:val="en-AU"/>
        </w:rPr>
        <w:t xml:space="preserve">only </w:t>
      </w:r>
      <w:r w:rsidR="00F07B6D">
        <w:rPr>
          <w:lang w:val="en-AU"/>
        </w:rPr>
        <w:t>after the red false positives and blue false negatives</w:t>
      </w:r>
      <w:r>
        <w:rPr>
          <w:lang w:val="en-AU"/>
        </w:rPr>
        <w:t xml:space="preserve"> have been </w:t>
      </w:r>
      <w:r w:rsidR="003407C8">
        <w:rPr>
          <w:lang w:val="en-AU"/>
        </w:rPr>
        <w:t>resolv</w:t>
      </w:r>
      <w:r>
        <w:rPr>
          <w:lang w:val="en-AU"/>
        </w:rPr>
        <w:t>ed.</w:t>
      </w:r>
    </w:p>
    <w:p w14:paraId="7856909C" w14:textId="77777777" w:rsidR="00383153" w:rsidRDefault="00383153" w:rsidP="00E20F1D">
      <w:pPr>
        <w:pStyle w:val="ListParagraph"/>
        <w:numPr>
          <w:ilvl w:val="0"/>
          <w:numId w:val="25"/>
        </w:numPr>
        <w:contextualSpacing w:val="0"/>
        <w:rPr>
          <w:lang w:val="en-AU"/>
        </w:rPr>
      </w:pPr>
      <w:r>
        <w:rPr>
          <w:lang w:val="en-AU"/>
        </w:rPr>
        <w:t>Ensure excellent image quality.</w:t>
      </w:r>
    </w:p>
    <w:p w14:paraId="2BF69D8B" w14:textId="77777777" w:rsidR="00383153" w:rsidRDefault="00383153" w:rsidP="00E20F1D">
      <w:pPr>
        <w:pStyle w:val="ListParagraph"/>
        <w:numPr>
          <w:ilvl w:val="1"/>
          <w:numId w:val="25"/>
        </w:numPr>
        <w:contextualSpacing w:val="0"/>
        <w:rPr>
          <w:lang w:val="en-AU"/>
        </w:rPr>
      </w:pPr>
      <w:r>
        <w:rPr>
          <w:lang w:val="en-AU"/>
        </w:rPr>
        <w:t>Scan at 300 dpi. Optimize VRS</w:t>
      </w:r>
      <w:r w:rsidR="005F1213">
        <w:rPr>
          <w:lang w:val="en-AU"/>
        </w:rPr>
        <w:fldChar w:fldCharType="begin"/>
      </w:r>
      <w:r w:rsidR="005F1213">
        <w:instrText xml:space="preserve"> XE "</w:instrText>
      </w:r>
      <w:r w:rsidR="005F1213" w:rsidRPr="00A64640">
        <w:rPr>
          <w:lang w:val="en-AU"/>
        </w:rPr>
        <w:instrText>VRS</w:instrText>
      </w:r>
      <w:r w:rsidR="005F1213">
        <w:instrText xml:space="preserve">" </w:instrText>
      </w:r>
      <w:r w:rsidR="005F1213">
        <w:rPr>
          <w:lang w:val="en-AU"/>
        </w:rPr>
        <w:fldChar w:fldCharType="end"/>
      </w:r>
      <w:r>
        <w:rPr>
          <w:lang w:val="en-AU"/>
        </w:rPr>
        <w:t xml:space="preserve"> Settings. Use Enhanced Clarity level 3</w:t>
      </w:r>
      <w:r w:rsidR="00185BB1">
        <w:rPr>
          <w:lang w:val="en-AU"/>
        </w:rPr>
        <w:t>.</w:t>
      </w:r>
    </w:p>
    <w:p w14:paraId="2F06B47D" w14:textId="77777777" w:rsidR="00383153" w:rsidRDefault="00383153" w:rsidP="00E20F1D">
      <w:pPr>
        <w:pStyle w:val="ListParagraph"/>
        <w:numPr>
          <w:ilvl w:val="1"/>
          <w:numId w:val="25"/>
        </w:numPr>
        <w:contextualSpacing w:val="0"/>
        <w:rPr>
          <w:lang w:val="en-AU"/>
        </w:rPr>
      </w:pPr>
      <w:r>
        <w:rPr>
          <w:lang w:val="en-AU"/>
        </w:rPr>
        <w:t>Consider using Kofax Web Capture</w:t>
      </w:r>
      <w:r w:rsidR="005F1213">
        <w:rPr>
          <w:lang w:val="en-AU"/>
        </w:rPr>
        <w:fldChar w:fldCharType="begin"/>
      </w:r>
      <w:r w:rsidR="005F1213">
        <w:instrText xml:space="preserve"> XE "</w:instrText>
      </w:r>
      <w:r w:rsidR="005F1213" w:rsidRPr="00A64640">
        <w:rPr>
          <w:lang w:val="en-AU"/>
        </w:rPr>
        <w:instrText>Kofax Web Capture</w:instrText>
      </w:r>
      <w:r w:rsidR="005F1213">
        <w:instrText xml:space="preserve">" </w:instrText>
      </w:r>
      <w:r w:rsidR="005F1213">
        <w:rPr>
          <w:lang w:val="en-AU"/>
        </w:rPr>
        <w:fldChar w:fldCharType="end"/>
      </w:r>
      <w:r>
        <w:rPr>
          <w:lang w:val="en-AU"/>
        </w:rPr>
        <w:t xml:space="preserve"> to build a web portal if customers are scanning &amp; emailing invoices.</w:t>
      </w:r>
    </w:p>
    <w:p w14:paraId="2F46F4D4" w14:textId="77777777" w:rsidR="00383153" w:rsidRDefault="00383153" w:rsidP="00E20F1D">
      <w:pPr>
        <w:pStyle w:val="ListParagraph"/>
        <w:numPr>
          <w:ilvl w:val="0"/>
          <w:numId w:val="25"/>
        </w:numPr>
        <w:contextualSpacing w:val="0"/>
        <w:rPr>
          <w:lang w:val="en-AU"/>
        </w:rPr>
      </w:pPr>
      <w:r>
        <w:rPr>
          <w:lang w:val="en-AU"/>
        </w:rPr>
        <w:t>Clean up Vendor databases. Use Vendor Locator</w:t>
      </w:r>
      <w:r w:rsidR="005F1213">
        <w:rPr>
          <w:lang w:val="en-AU"/>
        </w:rPr>
        <w:fldChar w:fldCharType="begin"/>
      </w:r>
      <w:r w:rsidR="005F1213">
        <w:instrText xml:space="preserve"> XE "</w:instrText>
      </w:r>
      <w:r w:rsidR="005F1213" w:rsidRPr="00A64640">
        <w:rPr>
          <w:lang w:val="en-AU"/>
        </w:rPr>
        <w:instrText>Vendor Locator</w:instrText>
      </w:r>
      <w:r w:rsidR="005F1213">
        <w:instrText xml:space="preserve">" </w:instrText>
      </w:r>
      <w:r w:rsidR="005F1213">
        <w:rPr>
          <w:lang w:val="en-AU"/>
        </w:rPr>
        <w:fldChar w:fldCharType="end"/>
      </w:r>
      <w:r>
        <w:rPr>
          <w:lang w:val="en-AU"/>
        </w:rPr>
        <w:t xml:space="preserve"> to rescore Database Locator results.</w:t>
      </w:r>
    </w:p>
    <w:p w14:paraId="502B458D" w14:textId="77777777" w:rsidR="00383153" w:rsidRDefault="00383153" w:rsidP="00E20F1D">
      <w:pPr>
        <w:pStyle w:val="ListParagraph"/>
        <w:numPr>
          <w:ilvl w:val="0"/>
          <w:numId w:val="25"/>
        </w:numPr>
        <w:spacing w:after="240"/>
        <w:contextualSpacing w:val="0"/>
        <w:rPr>
          <w:lang w:val="en-AU"/>
        </w:rPr>
      </w:pPr>
      <w:r>
        <w:rPr>
          <w:lang w:val="en-AU"/>
        </w:rPr>
        <w:t>Use OCR Reread</w:t>
      </w:r>
      <w:r w:rsidR="005F1213">
        <w:rPr>
          <w:lang w:val="en-AU"/>
        </w:rPr>
        <w:fldChar w:fldCharType="begin"/>
      </w:r>
      <w:r w:rsidR="005F1213">
        <w:instrText xml:space="preserve"> XE "</w:instrText>
      </w:r>
      <w:r w:rsidR="005F1213" w:rsidRPr="00A64640">
        <w:rPr>
          <w:lang w:val="en-AU"/>
        </w:rPr>
        <w:instrText>OCR Reread</w:instrText>
      </w:r>
      <w:r w:rsidR="005F1213">
        <w:instrText xml:space="preserve">" </w:instrText>
      </w:r>
      <w:r w:rsidR="005F1213">
        <w:rPr>
          <w:lang w:val="en-AU"/>
        </w:rPr>
        <w:fldChar w:fldCharType="end"/>
      </w:r>
      <w:r>
        <w:rPr>
          <w:lang w:val="en-AU"/>
        </w:rPr>
        <w:t xml:space="preserve"> </w:t>
      </w:r>
      <w:r w:rsidR="00DE6E06">
        <w:rPr>
          <w:lang w:val="en-AU"/>
        </w:rPr>
        <w:t xml:space="preserve">on the fields </w:t>
      </w:r>
      <w:r>
        <w:rPr>
          <w:lang w:val="en-AU"/>
        </w:rPr>
        <w:t>with stricter OCR Profiles</w:t>
      </w:r>
      <w:r>
        <w:rPr>
          <w:lang w:val="en-AU"/>
        </w:rPr>
        <w:br/>
      </w:r>
      <w:r>
        <w:rPr>
          <w:noProof/>
          <w:lang w:bidi="ar-SA"/>
        </w:rPr>
        <w:drawing>
          <wp:inline distT="0" distB="0" distL="0" distR="0" wp14:anchorId="61D6C1CA" wp14:editId="06D54C43">
            <wp:extent cx="5019675" cy="942975"/>
            <wp:effectExtent l="0" t="0" r="9525" b="9525"/>
            <wp:docPr id="684" name="Picture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19675" cy="942975"/>
                    </a:xfrm>
                    <a:prstGeom prst="rect">
                      <a:avLst/>
                    </a:prstGeom>
                  </pic:spPr>
                </pic:pic>
              </a:graphicData>
            </a:graphic>
          </wp:inline>
        </w:drawing>
      </w:r>
    </w:p>
    <w:p w14:paraId="27181894" w14:textId="77777777" w:rsidR="00CA7A0A" w:rsidRDefault="00383153" w:rsidP="00E20F1D">
      <w:pPr>
        <w:pStyle w:val="ListParagraph"/>
        <w:numPr>
          <w:ilvl w:val="0"/>
          <w:numId w:val="25"/>
        </w:numPr>
        <w:spacing w:before="360" w:after="240"/>
        <w:contextualSpacing w:val="0"/>
        <w:rPr>
          <w:lang w:val="en-AU"/>
        </w:rPr>
      </w:pPr>
      <w:r w:rsidRPr="00CA7A0A">
        <w:rPr>
          <w:lang w:val="en-AU"/>
        </w:rPr>
        <w:lastRenderedPageBreak/>
        <w:t>Spell-check</w:t>
      </w:r>
      <w:r w:rsidR="005F1213">
        <w:rPr>
          <w:lang w:val="en-AU"/>
        </w:rPr>
        <w:fldChar w:fldCharType="begin"/>
      </w:r>
      <w:r w:rsidR="005F1213">
        <w:instrText xml:space="preserve"> XE "</w:instrText>
      </w:r>
      <w:r w:rsidR="005F1213" w:rsidRPr="00A64640">
        <w:rPr>
          <w:lang w:val="en-AU"/>
        </w:rPr>
        <w:instrText>Spellchecking</w:instrText>
      </w:r>
      <w:r w:rsidR="005F1213">
        <w:instrText xml:space="preserve">" </w:instrText>
      </w:r>
      <w:r w:rsidR="005F1213">
        <w:rPr>
          <w:lang w:val="en-AU"/>
        </w:rPr>
        <w:fldChar w:fldCharType="end"/>
      </w:r>
      <w:r w:rsidRPr="00CA7A0A">
        <w:rPr>
          <w:lang w:val="en-AU"/>
        </w:rPr>
        <w:t xml:space="preserve"> fields using a Database Evaluator</w:t>
      </w:r>
      <w:r w:rsidR="005F1213">
        <w:rPr>
          <w:lang w:val="en-AU"/>
        </w:rPr>
        <w:fldChar w:fldCharType="begin"/>
      </w:r>
      <w:r w:rsidR="005F1213">
        <w:instrText xml:space="preserve"> XE "</w:instrText>
      </w:r>
      <w:r w:rsidR="005F1213" w:rsidRPr="0084264E">
        <w:rPr>
          <w:lang w:val="en-AU"/>
        </w:rPr>
        <w:instrText>Database Evaluator:</w:instrText>
      </w:r>
      <w:r w:rsidR="005F1213" w:rsidRPr="005F1213">
        <w:rPr>
          <w:lang w:val="en-GB"/>
        </w:rPr>
        <w:instrText>Spell checking</w:instrText>
      </w:r>
      <w:r w:rsidR="005F1213">
        <w:instrText xml:space="preserve">" </w:instrText>
      </w:r>
      <w:r w:rsidR="005F1213">
        <w:rPr>
          <w:lang w:val="en-AU"/>
        </w:rPr>
        <w:fldChar w:fldCharType="end"/>
      </w:r>
      <w:r w:rsidRPr="00CA7A0A">
        <w:rPr>
          <w:lang w:val="en-AU"/>
        </w:rPr>
        <w:t>. Th</w:t>
      </w:r>
      <w:r w:rsidR="003407C8" w:rsidRPr="00CA7A0A">
        <w:rPr>
          <w:lang w:val="en-AU"/>
        </w:rPr>
        <w:t>is</w:t>
      </w:r>
      <w:r w:rsidRPr="00CA7A0A">
        <w:rPr>
          <w:lang w:val="en-AU"/>
        </w:rPr>
        <w:t xml:space="preserve"> example spell-checks the FirstName field of a Zone Locator.</w:t>
      </w:r>
      <w:r w:rsidR="00CA7A0A">
        <w:rPr>
          <w:lang w:val="en-AU"/>
        </w:rPr>
        <w:br/>
      </w:r>
      <w:r>
        <w:rPr>
          <w:noProof/>
          <w:lang w:bidi="ar-SA"/>
        </w:rPr>
        <w:drawing>
          <wp:inline distT="0" distB="0" distL="0" distR="0" wp14:anchorId="3FDB4CB4" wp14:editId="5B1A6F3A">
            <wp:extent cx="5105400" cy="3781425"/>
            <wp:effectExtent l="0" t="0" r="0" b="9525"/>
            <wp:docPr id="685" name="Picture 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105400" cy="3781425"/>
                    </a:xfrm>
                    <a:prstGeom prst="rect">
                      <a:avLst/>
                    </a:prstGeom>
                  </pic:spPr>
                </pic:pic>
              </a:graphicData>
            </a:graphic>
          </wp:inline>
        </w:drawing>
      </w:r>
    </w:p>
    <w:p w14:paraId="62739DE3" w14:textId="77777777" w:rsidR="00383153" w:rsidRPr="00CA7A0A" w:rsidRDefault="00383153" w:rsidP="00E20F1D">
      <w:pPr>
        <w:pStyle w:val="ListParagraph"/>
        <w:numPr>
          <w:ilvl w:val="0"/>
          <w:numId w:val="25"/>
        </w:numPr>
        <w:spacing w:before="360" w:after="240"/>
        <w:contextualSpacing w:val="0"/>
        <w:rPr>
          <w:lang w:val="en-AU"/>
        </w:rPr>
      </w:pPr>
      <w:r w:rsidRPr="00CA7A0A">
        <w:rPr>
          <w:lang w:val="en-AU"/>
        </w:rPr>
        <w:t>On the Advanced Tab you can adjust the sliders for when spellchecking occurs to optimi</w:t>
      </w:r>
      <w:r w:rsidR="003407C8" w:rsidRPr="00CA7A0A">
        <w:rPr>
          <w:lang w:val="en-AU"/>
        </w:rPr>
        <w:t>z</w:t>
      </w:r>
      <w:r w:rsidRPr="00CA7A0A">
        <w:rPr>
          <w:lang w:val="en-AU"/>
        </w:rPr>
        <w:t>e yellow vs</w:t>
      </w:r>
      <w:r w:rsidR="00185BB1" w:rsidRPr="00CA7A0A">
        <w:rPr>
          <w:lang w:val="en-AU"/>
        </w:rPr>
        <w:t>.</w:t>
      </w:r>
      <w:r w:rsidRPr="00CA7A0A">
        <w:rPr>
          <w:lang w:val="en-AU"/>
        </w:rPr>
        <w:t xml:space="preserve"> blue vs</w:t>
      </w:r>
      <w:r w:rsidR="00185BB1" w:rsidRPr="00CA7A0A">
        <w:rPr>
          <w:lang w:val="en-AU"/>
        </w:rPr>
        <w:t>.</w:t>
      </w:r>
      <w:r w:rsidRPr="00CA7A0A">
        <w:rPr>
          <w:lang w:val="en-AU"/>
        </w:rPr>
        <w:t xml:space="preserve"> red. Use the Extraction benchmark and lots of examples to find the optimum thresholds.</w:t>
      </w:r>
      <w:r>
        <w:rPr>
          <w:noProof/>
          <w:lang w:bidi="ar-SA"/>
        </w:rPr>
        <w:drawing>
          <wp:inline distT="0" distB="0" distL="0" distR="0" wp14:anchorId="2029FC1C" wp14:editId="05B97134">
            <wp:extent cx="4371975" cy="2276475"/>
            <wp:effectExtent l="0" t="0" r="9525" b="9525"/>
            <wp:docPr id="688" name="Picture 6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371975" cy="2276475"/>
                    </a:xfrm>
                    <a:prstGeom prst="rect">
                      <a:avLst/>
                    </a:prstGeom>
                  </pic:spPr>
                </pic:pic>
              </a:graphicData>
            </a:graphic>
          </wp:inline>
        </w:drawing>
      </w:r>
    </w:p>
    <w:p w14:paraId="087CE92E" w14:textId="77777777" w:rsidR="00474E8D" w:rsidRPr="00474E8D" w:rsidRDefault="00474E8D" w:rsidP="00474E8D">
      <w:pPr>
        <w:spacing w:before="360"/>
        <w:ind w:left="360"/>
        <w:rPr>
          <w:lang w:val="en-AU"/>
        </w:rPr>
      </w:pPr>
    </w:p>
    <w:p w14:paraId="3B0A49C6" w14:textId="77777777" w:rsidR="00383153" w:rsidRDefault="00383153" w:rsidP="00E20F1D">
      <w:pPr>
        <w:pStyle w:val="ListParagraph"/>
        <w:numPr>
          <w:ilvl w:val="0"/>
          <w:numId w:val="25"/>
        </w:numPr>
        <w:contextualSpacing w:val="0"/>
        <w:rPr>
          <w:lang w:val="en-AU"/>
        </w:rPr>
      </w:pPr>
      <w:r>
        <w:rPr>
          <w:lang w:val="en-AU"/>
        </w:rPr>
        <w:t>Write a Database Formatter</w:t>
      </w:r>
      <w:r w:rsidR="005F1213">
        <w:rPr>
          <w:lang w:val="en-AU"/>
        </w:rPr>
        <w:fldChar w:fldCharType="begin"/>
      </w:r>
      <w:r w:rsidR="005F1213">
        <w:instrText xml:space="preserve"> XE "</w:instrText>
      </w:r>
      <w:r w:rsidR="005F1213" w:rsidRPr="00A64640">
        <w:rPr>
          <w:lang w:val="en-AU"/>
        </w:rPr>
        <w:instrText>Database Formatter</w:instrText>
      </w:r>
      <w:r w:rsidR="005F1213">
        <w:instrText xml:space="preserve">" </w:instrText>
      </w:r>
      <w:r w:rsidR="005F1213">
        <w:rPr>
          <w:lang w:val="en-AU"/>
        </w:rPr>
        <w:fldChar w:fldCharType="end"/>
      </w:r>
      <w:r>
        <w:rPr>
          <w:lang w:val="en-AU"/>
        </w:rPr>
        <w:t xml:space="preserve"> </w:t>
      </w:r>
      <w:r w:rsidR="00474E8D">
        <w:rPr>
          <w:lang w:val="en-AU"/>
        </w:rPr>
        <w:t>that</w:t>
      </w:r>
      <w:r>
        <w:rPr>
          <w:lang w:val="en-AU"/>
        </w:rPr>
        <w:t xml:space="preserve"> does spell checking.</w:t>
      </w:r>
    </w:p>
    <w:p w14:paraId="14BD1663" w14:textId="77777777" w:rsidR="00383153" w:rsidRDefault="00383153" w:rsidP="00E20F1D">
      <w:pPr>
        <w:pStyle w:val="ListParagraph"/>
        <w:numPr>
          <w:ilvl w:val="1"/>
          <w:numId w:val="25"/>
        </w:numPr>
        <w:contextualSpacing w:val="0"/>
        <w:rPr>
          <w:lang w:val="en-AU"/>
        </w:rPr>
      </w:pPr>
      <w:r>
        <w:rPr>
          <w:lang w:val="en-AU"/>
        </w:rPr>
        <w:t>Create a script formatter.</w:t>
      </w:r>
    </w:p>
    <w:p w14:paraId="35108532" w14:textId="77777777" w:rsidR="00383153" w:rsidRDefault="00383153" w:rsidP="00E20F1D">
      <w:pPr>
        <w:pStyle w:val="ListParagraph"/>
        <w:numPr>
          <w:ilvl w:val="1"/>
          <w:numId w:val="25"/>
        </w:numPr>
        <w:contextualSpacing w:val="0"/>
        <w:rPr>
          <w:lang w:val="en-AU"/>
        </w:rPr>
      </w:pPr>
      <w:r>
        <w:rPr>
          <w:lang w:val="en-AU"/>
        </w:rPr>
        <w:t>Look up pField.text in a fuzzy database.</w:t>
      </w:r>
    </w:p>
    <w:p w14:paraId="55D28F9A" w14:textId="77777777" w:rsidR="00383153" w:rsidRDefault="00383153" w:rsidP="00E20F1D">
      <w:pPr>
        <w:pStyle w:val="ListParagraph"/>
        <w:numPr>
          <w:ilvl w:val="1"/>
          <w:numId w:val="25"/>
        </w:numPr>
        <w:contextualSpacing w:val="0"/>
        <w:rPr>
          <w:lang w:val="en-AU"/>
        </w:rPr>
      </w:pPr>
      <w:r>
        <w:rPr>
          <w:lang w:val="en-AU"/>
        </w:rPr>
        <w:t>If the first alternative has a high confidence and the distance to the second is large</w:t>
      </w:r>
      <w:r w:rsidR="00474E8D">
        <w:rPr>
          <w:lang w:val="en-AU"/>
        </w:rPr>
        <w:t>,</w:t>
      </w:r>
      <w:r>
        <w:rPr>
          <w:lang w:val="en-AU"/>
        </w:rPr>
        <w:t xml:space="preserve"> then auto-correct</w:t>
      </w:r>
      <w:r w:rsidR="00474E8D">
        <w:rPr>
          <w:lang w:val="en-AU"/>
        </w:rPr>
        <w:t>.</w:t>
      </w:r>
    </w:p>
    <w:p w14:paraId="09DBE8E1" w14:textId="77777777" w:rsidR="00383153" w:rsidRDefault="00383153" w:rsidP="00E20F1D">
      <w:pPr>
        <w:pStyle w:val="ListParagraph"/>
        <w:numPr>
          <w:ilvl w:val="0"/>
          <w:numId w:val="25"/>
        </w:numPr>
        <w:rPr>
          <w:lang w:val="en-AU"/>
        </w:rPr>
      </w:pPr>
      <w:r>
        <w:rPr>
          <w:lang w:val="en-AU"/>
        </w:rPr>
        <w:lastRenderedPageBreak/>
        <w:t xml:space="preserve">Write a number formatter </w:t>
      </w:r>
      <w:r w:rsidR="00474E8D">
        <w:rPr>
          <w:lang w:val="en-AU"/>
        </w:rPr>
        <w:t>that</w:t>
      </w:r>
      <w:r>
        <w:rPr>
          <w:lang w:val="en-AU"/>
        </w:rPr>
        <w:t xml:space="preserve"> does some OCR subst</w:t>
      </w:r>
      <w:r w:rsidR="00474E8D">
        <w:rPr>
          <w:lang w:val="en-AU"/>
        </w:rPr>
        <w:t>it</w:t>
      </w:r>
      <w:r>
        <w:rPr>
          <w:lang w:val="en-AU"/>
        </w:rPr>
        <w:t xml:space="preserve">utions and </w:t>
      </w:r>
      <w:r w:rsidR="00DE6E06">
        <w:rPr>
          <w:lang w:val="en-AU"/>
        </w:rPr>
        <w:t xml:space="preserve">then </w:t>
      </w:r>
      <w:r>
        <w:rPr>
          <w:lang w:val="en-AU"/>
        </w:rPr>
        <w:t>calls the DefaultAmountFormatter</w:t>
      </w:r>
      <w:r w:rsidR="00474E8D">
        <w:rPr>
          <w:lang w:val="en-AU"/>
        </w:rPr>
        <w:t>.</w:t>
      </w:r>
    </w:p>
    <w:tbl>
      <w:tblPr>
        <w:tblStyle w:val="TableGrid"/>
        <w:tblW w:w="0" w:type="auto"/>
        <w:tblInd w:w="720" w:type="dxa"/>
        <w:tblLook w:val="04A0" w:firstRow="1" w:lastRow="0" w:firstColumn="1" w:lastColumn="0" w:noHBand="0" w:noVBand="1"/>
      </w:tblPr>
      <w:tblGrid>
        <w:gridCol w:w="10584"/>
      </w:tblGrid>
      <w:tr w:rsidR="00383153" w14:paraId="21C13B2E" w14:textId="77777777" w:rsidTr="00CA7A0A">
        <w:tc>
          <w:tcPr>
            <w:tcW w:w="0" w:type="auto"/>
          </w:tcPr>
          <w:p w14:paraId="5481C2B9" w14:textId="77777777" w:rsidR="00383153" w:rsidRPr="007F4AF2" w:rsidRDefault="00383153" w:rsidP="00535D57">
            <w:pPr>
              <w:pStyle w:val="Code"/>
              <w:rPr>
                <w:lang w:eastAsia="de-AT"/>
              </w:rPr>
            </w:pPr>
            <w:r w:rsidRPr="007F4AF2">
              <w:rPr>
                <w:color w:val="0000FF"/>
                <w:lang w:eastAsia="de-AT"/>
              </w:rPr>
              <w:t>Private</w:t>
            </w:r>
            <w:r w:rsidRPr="007F4AF2">
              <w:rPr>
                <w:lang w:eastAsia="de-AT"/>
              </w:rPr>
              <w:t xml:space="preserve"> </w:t>
            </w:r>
            <w:r w:rsidRPr="007F4AF2">
              <w:rPr>
                <w:color w:val="0000FF"/>
                <w:lang w:eastAsia="de-AT"/>
              </w:rPr>
              <w:t>Sub</w:t>
            </w:r>
            <w:r w:rsidRPr="007F4AF2">
              <w:rPr>
                <w:lang w:eastAsia="de-AT"/>
              </w:rPr>
              <w:t xml:space="preserve"> RepairingAmountFormatter_FormatField(</w:t>
            </w:r>
            <w:r w:rsidRPr="007F4AF2">
              <w:rPr>
                <w:color w:val="0000FF"/>
                <w:lang w:eastAsia="de-AT"/>
              </w:rPr>
              <w:t>ByVal</w:t>
            </w:r>
            <w:r w:rsidRPr="007F4AF2">
              <w:rPr>
                <w:lang w:eastAsia="de-AT"/>
              </w:rPr>
              <w:t xml:space="preserve"> FieldText </w:t>
            </w:r>
            <w:r w:rsidRPr="007F4AF2">
              <w:rPr>
                <w:color w:val="0000FF"/>
                <w:lang w:eastAsia="de-AT"/>
              </w:rPr>
              <w:t>As</w:t>
            </w:r>
            <w:r w:rsidRPr="007F4AF2">
              <w:rPr>
                <w:lang w:eastAsia="de-AT"/>
              </w:rPr>
              <w:t xml:space="preserve"> </w:t>
            </w:r>
            <w:r w:rsidRPr="007F4AF2">
              <w:rPr>
                <w:color w:val="2B91AF"/>
                <w:lang w:eastAsia="de-AT"/>
              </w:rPr>
              <w:t>String</w:t>
            </w:r>
            <w:r w:rsidRPr="007F4AF2">
              <w:rPr>
                <w:lang w:eastAsia="de-AT"/>
              </w:rPr>
              <w:t xml:space="preserve">, FormattedText </w:t>
            </w:r>
            <w:r w:rsidRPr="007F4AF2">
              <w:rPr>
                <w:color w:val="0000FF"/>
                <w:lang w:eastAsia="de-AT"/>
              </w:rPr>
              <w:t>As</w:t>
            </w:r>
            <w:r w:rsidRPr="007F4AF2">
              <w:rPr>
                <w:lang w:eastAsia="de-AT"/>
              </w:rPr>
              <w:t xml:space="preserve"> </w:t>
            </w:r>
            <w:r w:rsidRPr="007F4AF2">
              <w:rPr>
                <w:color w:val="2B91AF"/>
                <w:lang w:eastAsia="de-AT"/>
              </w:rPr>
              <w:t>String</w:t>
            </w:r>
            <w:r w:rsidRPr="007F4AF2">
              <w:rPr>
                <w:lang w:eastAsia="de-AT"/>
              </w:rPr>
              <w:t xml:space="preserve">, ErrDescription </w:t>
            </w:r>
            <w:r w:rsidRPr="007F4AF2">
              <w:rPr>
                <w:color w:val="0000FF"/>
                <w:lang w:eastAsia="de-AT"/>
              </w:rPr>
              <w:t>As</w:t>
            </w:r>
            <w:r w:rsidRPr="007F4AF2">
              <w:rPr>
                <w:lang w:eastAsia="de-AT"/>
              </w:rPr>
              <w:t xml:space="preserve"> </w:t>
            </w:r>
            <w:r w:rsidRPr="007F4AF2">
              <w:rPr>
                <w:color w:val="2B91AF"/>
                <w:lang w:eastAsia="de-AT"/>
              </w:rPr>
              <w:t>String</w:t>
            </w:r>
            <w:r w:rsidRPr="007F4AF2">
              <w:rPr>
                <w:lang w:eastAsia="de-AT"/>
              </w:rPr>
              <w:t xml:space="preserve">, ValidFormat </w:t>
            </w:r>
            <w:r w:rsidRPr="007F4AF2">
              <w:rPr>
                <w:color w:val="0000FF"/>
                <w:lang w:eastAsia="de-AT"/>
              </w:rPr>
              <w:t>As</w:t>
            </w:r>
            <w:r w:rsidRPr="007F4AF2">
              <w:rPr>
                <w:lang w:eastAsia="de-AT"/>
              </w:rPr>
              <w:t xml:space="preserve"> </w:t>
            </w:r>
            <w:r w:rsidRPr="007F4AF2">
              <w:rPr>
                <w:color w:val="2B91AF"/>
                <w:lang w:eastAsia="de-AT"/>
              </w:rPr>
              <w:t>Boolean</w:t>
            </w:r>
            <w:r w:rsidRPr="007F4AF2">
              <w:rPr>
                <w:lang w:eastAsia="de-AT"/>
              </w:rPr>
              <w:t>)</w:t>
            </w:r>
          </w:p>
          <w:p w14:paraId="11181BE3" w14:textId="77777777" w:rsidR="00383153" w:rsidRPr="007F4AF2" w:rsidRDefault="00383153" w:rsidP="00535D57">
            <w:pPr>
              <w:pStyle w:val="Code"/>
              <w:rPr>
                <w:lang w:eastAsia="de-AT"/>
              </w:rPr>
            </w:pPr>
            <w:r w:rsidRPr="007F4AF2">
              <w:rPr>
                <w:lang w:eastAsia="de-AT"/>
              </w:rPr>
              <w:t xml:space="preserve">   </w:t>
            </w:r>
            <w:r w:rsidRPr="007F4AF2">
              <w:rPr>
                <w:color w:val="008000"/>
                <w:lang w:eastAsia="de-AT"/>
              </w:rPr>
              <w:t>'Call the Default Amount Formatter</w:t>
            </w:r>
          </w:p>
          <w:p w14:paraId="64F27D6C" w14:textId="77777777" w:rsidR="00383153" w:rsidRDefault="00383153" w:rsidP="00535D57">
            <w:pPr>
              <w:pStyle w:val="Code"/>
              <w:rPr>
                <w:lang w:eastAsia="de-AT"/>
              </w:rPr>
            </w:pPr>
            <w:r>
              <w:rPr>
                <w:lang w:eastAsia="de-AT"/>
              </w:rPr>
              <w:t xml:space="preserve">   </w:t>
            </w:r>
            <w:r w:rsidRPr="007F4AF2">
              <w:rPr>
                <w:lang w:eastAsia="de-AT"/>
              </w:rPr>
              <w:t>ValidFormat=DefaultAmountFormatter.FormatFieldText(FieldText,FormattedText,</w:t>
            </w:r>
            <w:r>
              <w:rPr>
                <w:lang w:eastAsia="de-AT"/>
              </w:rPr>
              <w:t xml:space="preserve"> _</w:t>
            </w:r>
          </w:p>
          <w:p w14:paraId="45C28DA6" w14:textId="77777777" w:rsidR="00383153" w:rsidRPr="007F4AF2" w:rsidRDefault="00383153" w:rsidP="00535D57">
            <w:pPr>
              <w:pStyle w:val="Code"/>
              <w:rPr>
                <w:lang w:eastAsia="de-AT"/>
              </w:rPr>
            </w:pPr>
            <w:r>
              <w:rPr>
                <w:lang w:eastAsia="de-AT"/>
              </w:rPr>
              <w:t xml:space="preserve">                  </w:t>
            </w:r>
            <w:r w:rsidRPr="007F4AF2">
              <w:rPr>
                <w:lang w:eastAsia="de-AT"/>
              </w:rPr>
              <w:t>ErrDescription)</w:t>
            </w:r>
          </w:p>
          <w:p w14:paraId="53C0E4FB" w14:textId="77777777" w:rsidR="00383153" w:rsidRPr="007F4AF2" w:rsidRDefault="00383153" w:rsidP="00535D57">
            <w:pPr>
              <w:pStyle w:val="Code"/>
              <w:rPr>
                <w:lang w:eastAsia="de-AT"/>
              </w:rPr>
            </w:pPr>
            <w:r w:rsidRPr="007F4AF2">
              <w:rPr>
                <w:lang w:eastAsia="de-AT"/>
              </w:rPr>
              <w:t xml:space="preserve">   </w:t>
            </w:r>
            <w:r w:rsidRPr="007F4AF2">
              <w:rPr>
                <w:color w:val="0000FF"/>
                <w:lang w:eastAsia="de-AT"/>
              </w:rPr>
              <w:t>If</w:t>
            </w:r>
            <w:r w:rsidRPr="007F4AF2">
              <w:rPr>
                <w:lang w:eastAsia="de-AT"/>
              </w:rPr>
              <w:t xml:space="preserve"> ValidFormat </w:t>
            </w:r>
            <w:r w:rsidRPr="007F4AF2">
              <w:rPr>
                <w:color w:val="0000FF"/>
                <w:lang w:eastAsia="de-AT"/>
              </w:rPr>
              <w:t>Then</w:t>
            </w:r>
            <w:r w:rsidRPr="007F4AF2">
              <w:rPr>
                <w:lang w:eastAsia="de-AT"/>
              </w:rPr>
              <w:t xml:space="preserve"> </w:t>
            </w:r>
            <w:r w:rsidRPr="007F4AF2">
              <w:rPr>
                <w:color w:val="0000FF"/>
                <w:lang w:eastAsia="de-AT"/>
              </w:rPr>
              <w:t>Exit</w:t>
            </w:r>
            <w:r w:rsidRPr="007F4AF2">
              <w:rPr>
                <w:lang w:eastAsia="de-AT"/>
              </w:rPr>
              <w:t xml:space="preserve"> </w:t>
            </w:r>
            <w:r w:rsidRPr="007F4AF2">
              <w:rPr>
                <w:color w:val="0000FF"/>
                <w:lang w:eastAsia="de-AT"/>
              </w:rPr>
              <w:t>Sub</w:t>
            </w:r>
          </w:p>
          <w:p w14:paraId="2A1D5C8F" w14:textId="77777777" w:rsidR="00383153" w:rsidRPr="007F4AF2" w:rsidRDefault="00383153" w:rsidP="00535D57">
            <w:pPr>
              <w:pStyle w:val="Code"/>
              <w:rPr>
                <w:lang w:eastAsia="de-AT"/>
              </w:rPr>
            </w:pPr>
            <w:r w:rsidRPr="007F4AF2">
              <w:rPr>
                <w:lang w:eastAsia="de-AT"/>
              </w:rPr>
              <w:t xml:space="preserve">   </w:t>
            </w:r>
            <w:r w:rsidRPr="007F4AF2">
              <w:rPr>
                <w:color w:val="008000"/>
                <w:lang w:eastAsia="de-AT"/>
              </w:rPr>
              <w:t>'If it fails, try some cleanup</w:t>
            </w:r>
          </w:p>
          <w:p w14:paraId="43749897" w14:textId="77777777" w:rsidR="00383153" w:rsidRPr="007F4AF2" w:rsidRDefault="00383153" w:rsidP="00535D57">
            <w:pPr>
              <w:pStyle w:val="Code"/>
              <w:rPr>
                <w:lang w:eastAsia="de-AT"/>
              </w:rPr>
            </w:pPr>
            <w:r w:rsidRPr="007F4AF2">
              <w:rPr>
                <w:lang w:eastAsia="de-AT"/>
              </w:rPr>
              <w:t xml:space="preserve">   </w:t>
            </w:r>
            <w:r w:rsidRPr="007F4AF2">
              <w:rPr>
                <w:color w:val="0000FF"/>
                <w:lang w:eastAsia="de-AT"/>
              </w:rPr>
              <w:t>If</w:t>
            </w:r>
            <w:r w:rsidRPr="007F4AF2">
              <w:rPr>
                <w:lang w:eastAsia="de-AT"/>
              </w:rPr>
              <w:t xml:space="preserve"> Len(FieldText) = 0 </w:t>
            </w:r>
            <w:r w:rsidRPr="007F4AF2">
              <w:rPr>
                <w:color w:val="0000FF"/>
                <w:lang w:eastAsia="de-AT"/>
              </w:rPr>
              <w:t>Then</w:t>
            </w:r>
            <w:r w:rsidRPr="007F4AF2">
              <w:rPr>
                <w:lang w:eastAsia="de-AT"/>
              </w:rPr>
              <w:t xml:space="preserve"> FieldText=</w:t>
            </w:r>
            <w:r w:rsidRPr="007F4AF2">
              <w:rPr>
                <w:color w:val="A31515"/>
                <w:lang w:eastAsia="de-AT"/>
              </w:rPr>
              <w:t>"0"</w:t>
            </w:r>
            <w:r w:rsidRPr="007F4AF2">
              <w:rPr>
                <w:lang w:eastAsia="de-AT"/>
              </w:rPr>
              <w:t xml:space="preserve"> </w:t>
            </w:r>
            <w:r w:rsidRPr="007F4AF2">
              <w:rPr>
                <w:color w:val="008000"/>
                <w:lang w:eastAsia="de-AT"/>
              </w:rPr>
              <w:t>'This works if "Require Decimal Point" is deselected</w:t>
            </w:r>
          </w:p>
          <w:p w14:paraId="6B0EACFF" w14:textId="77777777" w:rsidR="00383153" w:rsidRPr="007F4AF2" w:rsidRDefault="00383153" w:rsidP="00535D57">
            <w:pPr>
              <w:pStyle w:val="Code"/>
              <w:rPr>
                <w:lang w:eastAsia="de-AT"/>
              </w:rPr>
            </w:pPr>
            <w:r w:rsidRPr="007F4AF2">
              <w:rPr>
                <w:lang w:eastAsia="de-AT"/>
              </w:rPr>
              <w:t xml:space="preserve">   FieldText=Replace(FieldText,</w:t>
            </w:r>
            <w:r w:rsidRPr="007F4AF2">
              <w:rPr>
                <w:color w:val="A31515"/>
                <w:lang w:eastAsia="de-AT"/>
              </w:rPr>
              <w:t>"</w:t>
            </w:r>
            <w:r>
              <w:rPr>
                <w:color w:val="A31515"/>
                <w:lang w:eastAsia="de-AT"/>
              </w:rPr>
              <w:t>l</w:t>
            </w:r>
            <w:r w:rsidRPr="007F4AF2">
              <w:rPr>
                <w:color w:val="A31515"/>
                <w:lang w:eastAsia="de-AT"/>
              </w:rPr>
              <w:t>"</w:t>
            </w:r>
            <w:r w:rsidRPr="007F4AF2">
              <w:rPr>
                <w:lang w:eastAsia="de-AT"/>
              </w:rPr>
              <w:t>,</w:t>
            </w:r>
            <w:r w:rsidRPr="007F4AF2">
              <w:rPr>
                <w:color w:val="A31515"/>
                <w:lang w:eastAsia="de-AT"/>
              </w:rPr>
              <w:t>"</w:t>
            </w:r>
            <w:r>
              <w:rPr>
                <w:color w:val="A31515"/>
                <w:lang w:eastAsia="de-AT"/>
              </w:rPr>
              <w:t>1</w:t>
            </w:r>
            <w:r w:rsidRPr="007F4AF2">
              <w:rPr>
                <w:color w:val="A31515"/>
                <w:lang w:eastAsia="de-AT"/>
              </w:rPr>
              <w:t>"</w:t>
            </w:r>
            <w:r w:rsidRPr="007F4AF2">
              <w:rPr>
                <w:lang w:eastAsia="de-AT"/>
              </w:rPr>
              <w:t>)</w:t>
            </w:r>
          </w:p>
          <w:p w14:paraId="2D0FB22B" w14:textId="77777777" w:rsidR="00383153" w:rsidRPr="007F4AF2" w:rsidRDefault="00383153" w:rsidP="00535D57">
            <w:pPr>
              <w:pStyle w:val="Code"/>
              <w:rPr>
                <w:lang w:eastAsia="de-AT"/>
              </w:rPr>
            </w:pPr>
            <w:r w:rsidRPr="007F4AF2">
              <w:rPr>
                <w:lang w:eastAsia="de-AT"/>
              </w:rPr>
              <w:t xml:space="preserve">   FieldText=Replace(FieldText,</w:t>
            </w:r>
            <w:r w:rsidRPr="007F4AF2">
              <w:rPr>
                <w:color w:val="A31515"/>
                <w:lang w:eastAsia="de-AT"/>
              </w:rPr>
              <w:t>"</w:t>
            </w:r>
            <w:r>
              <w:rPr>
                <w:color w:val="A31515"/>
                <w:lang w:eastAsia="de-AT"/>
              </w:rPr>
              <w:t>I</w:t>
            </w:r>
            <w:r w:rsidRPr="007F4AF2">
              <w:rPr>
                <w:color w:val="A31515"/>
                <w:lang w:eastAsia="de-AT"/>
              </w:rPr>
              <w:t>"</w:t>
            </w:r>
            <w:r w:rsidRPr="007F4AF2">
              <w:rPr>
                <w:lang w:eastAsia="de-AT"/>
              </w:rPr>
              <w:t>,</w:t>
            </w:r>
            <w:r w:rsidRPr="007F4AF2">
              <w:rPr>
                <w:color w:val="A31515"/>
                <w:lang w:eastAsia="de-AT"/>
              </w:rPr>
              <w:t>"</w:t>
            </w:r>
            <w:r>
              <w:rPr>
                <w:color w:val="A31515"/>
                <w:lang w:eastAsia="de-AT"/>
              </w:rPr>
              <w:t>1</w:t>
            </w:r>
            <w:r w:rsidRPr="007F4AF2">
              <w:rPr>
                <w:color w:val="A31515"/>
                <w:lang w:eastAsia="de-AT"/>
              </w:rPr>
              <w:t>"</w:t>
            </w:r>
            <w:r w:rsidRPr="007F4AF2">
              <w:rPr>
                <w:lang w:eastAsia="de-AT"/>
              </w:rPr>
              <w:t>)</w:t>
            </w:r>
          </w:p>
          <w:p w14:paraId="4E32D517" w14:textId="77777777" w:rsidR="00383153" w:rsidRPr="007F4AF2" w:rsidRDefault="00383153" w:rsidP="00535D57">
            <w:pPr>
              <w:pStyle w:val="Code"/>
              <w:rPr>
                <w:lang w:eastAsia="de-AT"/>
              </w:rPr>
            </w:pPr>
            <w:r w:rsidRPr="007F4AF2">
              <w:rPr>
                <w:lang w:eastAsia="de-AT"/>
              </w:rPr>
              <w:t xml:space="preserve">   FieldText=Replace(FieldText,</w:t>
            </w:r>
            <w:r w:rsidRPr="007F4AF2">
              <w:rPr>
                <w:color w:val="A31515"/>
                <w:lang w:eastAsia="de-AT"/>
              </w:rPr>
              <w:t>"O"</w:t>
            </w:r>
            <w:r w:rsidRPr="007F4AF2">
              <w:rPr>
                <w:lang w:eastAsia="de-AT"/>
              </w:rPr>
              <w:t>,</w:t>
            </w:r>
            <w:r w:rsidRPr="007F4AF2">
              <w:rPr>
                <w:color w:val="A31515"/>
                <w:lang w:eastAsia="de-AT"/>
              </w:rPr>
              <w:t>"0"</w:t>
            </w:r>
            <w:r w:rsidRPr="007F4AF2">
              <w:rPr>
                <w:lang w:eastAsia="de-AT"/>
              </w:rPr>
              <w:t>)</w:t>
            </w:r>
          </w:p>
          <w:p w14:paraId="0F25B969" w14:textId="77777777" w:rsidR="00383153" w:rsidRPr="007F4AF2" w:rsidRDefault="00383153" w:rsidP="00535D57">
            <w:pPr>
              <w:pStyle w:val="Code"/>
              <w:rPr>
                <w:lang w:eastAsia="de-AT"/>
              </w:rPr>
            </w:pPr>
            <w:r w:rsidRPr="007F4AF2">
              <w:rPr>
                <w:lang w:eastAsia="de-AT"/>
              </w:rPr>
              <w:t xml:space="preserve">   FieldText=Replace(FieldText,</w:t>
            </w:r>
            <w:r w:rsidRPr="007F4AF2">
              <w:rPr>
                <w:color w:val="A31515"/>
                <w:lang w:eastAsia="de-AT"/>
              </w:rPr>
              <w:t>"o"</w:t>
            </w:r>
            <w:r w:rsidRPr="007F4AF2">
              <w:rPr>
                <w:lang w:eastAsia="de-AT"/>
              </w:rPr>
              <w:t>,</w:t>
            </w:r>
            <w:r w:rsidRPr="007F4AF2">
              <w:rPr>
                <w:color w:val="A31515"/>
                <w:lang w:eastAsia="de-AT"/>
              </w:rPr>
              <w:t>"0"</w:t>
            </w:r>
            <w:r w:rsidRPr="007F4AF2">
              <w:rPr>
                <w:lang w:eastAsia="de-AT"/>
              </w:rPr>
              <w:t>)</w:t>
            </w:r>
          </w:p>
          <w:p w14:paraId="3546B3C2" w14:textId="77777777" w:rsidR="00383153" w:rsidRPr="007F4AF2" w:rsidRDefault="00383153" w:rsidP="00535D57">
            <w:pPr>
              <w:pStyle w:val="Code"/>
              <w:rPr>
                <w:lang w:eastAsia="de-AT"/>
              </w:rPr>
            </w:pPr>
            <w:r w:rsidRPr="007F4AF2">
              <w:rPr>
                <w:lang w:eastAsia="de-AT"/>
              </w:rPr>
              <w:t xml:space="preserve">   FieldText=Replace(FieldText,</w:t>
            </w:r>
            <w:r w:rsidRPr="007F4AF2">
              <w:rPr>
                <w:color w:val="A31515"/>
                <w:lang w:eastAsia="de-AT"/>
              </w:rPr>
              <w:t>"S"</w:t>
            </w:r>
            <w:r w:rsidRPr="007F4AF2">
              <w:rPr>
                <w:lang w:eastAsia="de-AT"/>
              </w:rPr>
              <w:t>,</w:t>
            </w:r>
            <w:r w:rsidRPr="007F4AF2">
              <w:rPr>
                <w:color w:val="A31515"/>
                <w:lang w:eastAsia="de-AT"/>
              </w:rPr>
              <w:t>"5"</w:t>
            </w:r>
            <w:r w:rsidRPr="007F4AF2">
              <w:rPr>
                <w:lang w:eastAsia="de-AT"/>
              </w:rPr>
              <w:t>)</w:t>
            </w:r>
          </w:p>
          <w:p w14:paraId="746ADF4F" w14:textId="77777777" w:rsidR="00383153" w:rsidRPr="007F4AF2" w:rsidRDefault="00383153" w:rsidP="00535D57">
            <w:pPr>
              <w:pStyle w:val="Code"/>
              <w:rPr>
                <w:lang w:eastAsia="de-AT"/>
              </w:rPr>
            </w:pPr>
            <w:r w:rsidRPr="007F4AF2">
              <w:rPr>
                <w:lang w:eastAsia="de-AT"/>
              </w:rPr>
              <w:t xml:space="preserve">   FieldText=Replace(FieldText,</w:t>
            </w:r>
            <w:r w:rsidRPr="007F4AF2">
              <w:rPr>
                <w:color w:val="A31515"/>
                <w:lang w:eastAsia="de-AT"/>
              </w:rPr>
              <w:t>"B"</w:t>
            </w:r>
            <w:r w:rsidRPr="007F4AF2">
              <w:rPr>
                <w:lang w:eastAsia="de-AT"/>
              </w:rPr>
              <w:t>,</w:t>
            </w:r>
            <w:r w:rsidRPr="007F4AF2">
              <w:rPr>
                <w:color w:val="A31515"/>
                <w:lang w:eastAsia="de-AT"/>
              </w:rPr>
              <w:t>"8"</w:t>
            </w:r>
            <w:r w:rsidRPr="007F4AF2">
              <w:rPr>
                <w:lang w:eastAsia="de-AT"/>
              </w:rPr>
              <w:t>)</w:t>
            </w:r>
          </w:p>
          <w:p w14:paraId="4305BEA1" w14:textId="77777777" w:rsidR="00383153" w:rsidRPr="007F4AF2" w:rsidRDefault="00383153" w:rsidP="00535D57">
            <w:pPr>
              <w:pStyle w:val="Code"/>
              <w:rPr>
                <w:lang w:eastAsia="de-AT"/>
              </w:rPr>
            </w:pPr>
            <w:r w:rsidRPr="007F4AF2">
              <w:rPr>
                <w:lang w:eastAsia="de-AT"/>
              </w:rPr>
              <w:t xml:space="preserve">   FieldText=Replace(FieldText,</w:t>
            </w:r>
            <w:r w:rsidRPr="007F4AF2">
              <w:rPr>
                <w:color w:val="A31515"/>
                <w:lang w:eastAsia="de-AT"/>
              </w:rPr>
              <w:t>"G"</w:t>
            </w:r>
            <w:r w:rsidRPr="007F4AF2">
              <w:rPr>
                <w:lang w:eastAsia="de-AT"/>
              </w:rPr>
              <w:t>,</w:t>
            </w:r>
            <w:r w:rsidRPr="007F4AF2">
              <w:rPr>
                <w:color w:val="A31515"/>
                <w:lang w:eastAsia="de-AT"/>
              </w:rPr>
              <w:t>"6"</w:t>
            </w:r>
            <w:r w:rsidRPr="007F4AF2">
              <w:rPr>
                <w:lang w:eastAsia="de-AT"/>
              </w:rPr>
              <w:t>)</w:t>
            </w:r>
          </w:p>
          <w:p w14:paraId="4E6EF3BD" w14:textId="77777777" w:rsidR="00383153" w:rsidRDefault="00383153" w:rsidP="00535D57">
            <w:pPr>
              <w:pStyle w:val="Code"/>
              <w:rPr>
                <w:lang w:eastAsia="de-AT"/>
              </w:rPr>
            </w:pPr>
            <w:r w:rsidRPr="007F4AF2">
              <w:rPr>
                <w:lang w:eastAsia="de-AT"/>
              </w:rPr>
              <w:t xml:space="preserve">   ValidFormat=DefaultAmountFormatter.FormatFieldText(FieldText,FormattedText,</w:t>
            </w:r>
            <w:r>
              <w:rPr>
                <w:lang w:eastAsia="de-AT"/>
              </w:rPr>
              <w:t xml:space="preserve"> _</w:t>
            </w:r>
          </w:p>
          <w:p w14:paraId="11897DEB" w14:textId="77777777" w:rsidR="00383153" w:rsidRPr="007F4AF2" w:rsidRDefault="00383153" w:rsidP="00535D57">
            <w:pPr>
              <w:pStyle w:val="Code"/>
              <w:rPr>
                <w:lang w:eastAsia="de-AT"/>
              </w:rPr>
            </w:pPr>
            <w:r>
              <w:rPr>
                <w:lang w:eastAsia="de-AT"/>
              </w:rPr>
              <w:t xml:space="preserve">                  </w:t>
            </w:r>
            <w:r w:rsidRPr="007F4AF2">
              <w:rPr>
                <w:lang w:eastAsia="de-AT"/>
              </w:rPr>
              <w:t>ErrDescription)</w:t>
            </w:r>
          </w:p>
          <w:p w14:paraId="62B05532" w14:textId="77777777" w:rsidR="00383153" w:rsidRPr="007F4AF2" w:rsidRDefault="00383153" w:rsidP="00535D57">
            <w:pPr>
              <w:pStyle w:val="Code"/>
              <w:rPr>
                <w:lang w:val="de-AT" w:eastAsia="de-AT"/>
              </w:rPr>
            </w:pPr>
            <w:r w:rsidRPr="007F4AF2">
              <w:rPr>
                <w:color w:val="0000FF"/>
                <w:lang w:val="de-AT" w:eastAsia="de-AT"/>
              </w:rPr>
              <w:t>End</w:t>
            </w:r>
            <w:r w:rsidRPr="007F4AF2">
              <w:rPr>
                <w:lang w:val="de-AT" w:eastAsia="de-AT"/>
              </w:rPr>
              <w:t xml:space="preserve"> </w:t>
            </w:r>
            <w:r w:rsidRPr="007F4AF2">
              <w:rPr>
                <w:color w:val="0000FF"/>
                <w:lang w:val="de-AT" w:eastAsia="de-AT"/>
              </w:rPr>
              <w:t>Sub</w:t>
            </w:r>
          </w:p>
        </w:tc>
      </w:tr>
    </w:tbl>
    <w:p w14:paraId="0D08094A" w14:textId="77777777" w:rsidR="00474E8D" w:rsidRDefault="00474E8D" w:rsidP="005F371D">
      <w:pPr>
        <w:rPr>
          <w:lang w:val="en-AU"/>
        </w:rPr>
      </w:pPr>
    </w:p>
    <w:p w14:paraId="08590A7E" w14:textId="77777777" w:rsidR="00383153" w:rsidRDefault="00383153" w:rsidP="00383153">
      <w:pPr>
        <w:pStyle w:val="Heading2"/>
        <w:rPr>
          <w:lang w:val="en-AU"/>
        </w:rPr>
      </w:pPr>
      <w:bookmarkStart w:id="187" w:name="_Toc382141791"/>
      <w:bookmarkStart w:id="188" w:name="_Toc382142109"/>
      <w:bookmarkStart w:id="189" w:name="_Toc382990253"/>
      <w:bookmarkStart w:id="190" w:name="_Toc386812541"/>
      <w:r>
        <w:rPr>
          <w:lang w:val="en-AU"/>
        </w:rPr>
        <w:t>Further Interpretation</w:t>
      </w:r>
      <w:r w:rsidR="00DE6E06">
        <w:rPr>
          <w:lang w:val="en-AU"/>
        </w:rPr>
        <w:t xml:space="preserve"> of a Benchmark</w:t>
      </w:r>
      <w:bookmarkEnd w:id="187"/>
      <w:bookmarkEnd w:id="188"/>
      <w:bookmarkEnd w:id="189"/>
      <w:bookmarkEnd w:id="190"/>
    </w:p>
    <w:p w14:paraId="5AF43680" w14:textId="77777777" w:rsidR="00DE6E06" w:rsidRPr="00DE6E06" w:rsidRDefault="00DE6E06" w:rsidP="00DE6E06">
      <w:pPr>
        <w:rPr>
          <w:lang w:val="en-AU"/>
        </w:rPr>
      </w:pPr>
      <w:r>
        <w:rPr>
          <w:lang w:val="en-AU"/>
        </w:rPr>
        <w:t xml:space="preserve">A benchmark can </w:t>
      </w:r>
      <w:r w:rsidR="00474E8D">
        <w:rPr>
          <w:lang w:val="en-AU"/>
        </w:rPr>
        <w:t xml:space="preserve">easily </w:t>
      </w:r>
      <w:r>
        <w:rPr>
          <w:lang w:val="en-AU"/>
        </w:rPr>
        <w:t xml:space="preserve">be used </w:t>
      </w:r>
      <w:r w:rsidR="00474E8D">
        <w:rPr>
          <w:lang w:val="en-AU"/>
        </w:rPr>
        <w:t>to</w:t>
      </w:r>
      <w:r>
        <w:rPr>
          <w:lang w:val="en-AU"/>
        </w:rPr>
        <w:t xml:space="preserve"> analy</w:t>
      </w:r>
      <w:r w:rsidR="00474E8D">
        <w:rPr>
          <w:lang w:val="en-AU"/>
        </w:rPr>
        <w:t>z</w:t>
      </w:r>
      <w:r>
        <w:rPr>
          <w:lang w:val="en-AU"/>
        </w:rPr>
        <w:t>e deep inside a KTM</w:t>
      </w:r>
      <w:r w:rsidR="00474E8D">
        <w:rPr>
          <w:lang w:val="en-AU"/>
        </w:rPr>
        <w:t>,</w:t>
      </w:r>
      <w:r>
        <w:rPr>
          <w:lang w:val="en-AU"/>
        </w:rPr>
        <w:t xml:space="preserve"> just like an </w:t>
      </w:r>
      <w:r w:rsidR="00474E8D">
        <w:rPr>
          <w:lang w:val="en-AU"/>
        </w:rPr>
        <w:t>X-</w:t>
      </w:r>
      <w:r>
        <w:rPr>
          <w:lang w:val="en-AU"/>
        </w:rPr>
        <w:t>ray can see inside a person.</w:t>
      </w:r>
    </w:p>
    <w:p w14:paraId="65DBA537" w14:textId="77777777" w:rsidR="00D375CD" w:rsidRDefault="00D375CD" w:rsidP="00CA7A0A">
      <w:pPr>
        <w:jc w:val="center"/>
        <w:rPr>
          <w:lang w:val="en-AU"/>
        </w:rPr>
      </w:pPr>
    </w:p>
    <w:p w14:paraId="365E0B38" w14:textId="77777777" w:rsidR="00383153" w:rsidRDefault="00D375CD" w:rsidP="00CA7A0A">
      <w:pPr>
        <w:jc w:val="center"/>
        <w:rPr>
          <w:lang w:val="en-AU"/>
        </w:rPr>
      </w:pPr>
      <w:r>
        <w:rPr>
          <w:noProof/>
          <w:lang w:bidi="ar-SA"/>
        </w:rPr>
        <w:drawing>
          <wp:inline distT="0" distB="0" distL="0" distR="0" wp14:anchorId="36387FC1" wp14:editId="3089DADE">
            <wp:extent cx="6981825" cy="3053715"/>
            <wp:effectExtent l="19050" t="19050" r="28575" b="13335"/>
            <wp:docPr id="38928" name="Picture 38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6981825" cy="3053715"/>
                    </a:xfrm>
                    <a:prstGeom prst="rect">
                      <a:avLst/>
                    </a:prstGeom>
                    <a:ln>
                      <a:solidFill>
                        <a:srgbClr val="000000"/>
                      </a:solidFill>
                    </a:ln>
                  </pic:spPr>
                </pic:pic>
              </a:graphicData>
            </a:graphic>
          </wp:inline>
        </w:drawing>
      </w:r>
    </w:p>
    <w:p w14:paraId="50E12DD2" w14:textId="77777777" w:rsidR="00383153" w:rsidRPr="00915B4A" w:rsidRDefault="00383153" w:rsidP="00383153">
      <w:pPr>
        <w:rPr>
          <w:lang w:val="en-AU"/>
        </w:rPr>
      </w:pPr>
      <w:r>
        <w:rPr>
          <w:lang w:val="en-AU"/>
        </w:rPr>
        <w:t xml:space="preserve">In </w:t>
      </w:r>
      <w:r w:rsidR="00D375CD">
        <w:rPr>
          <w:lang w:val="en-AU"/>
        </w:rPr>
        <w:t>this</w:t>
      </w:r>
      <w:r>
        <w:rPr>
          <w:lang w:val="en-AU"/>
        </w:rPr>
        <w:t xml:space="preserve"> chart f</w:t>
      </w:r>
      <w:r w:rsidR="00983ABF">
        <w:rPr>
          <w:lang w:val="en-AU"/>
        </w:rPr>
        <w:t>rom a</w:t>
      </w:r>
      <w:r w:rsidR="00DE6E06">
        <w:rPr>
          <w:lang w:val="en-AU"/>
        </w:rPr>
        <w:t xml:space="preserve"> real project </w:t>
      </w:r>
      <w:r>
        <w:rPr>
          <w:lang w:val="en-AU"/>
        </w:rPr>
        <w:t>where the customer was very unhappy, we see that the fields TotalNetAmount and TotalTaxAmount are related to each other and that they are often wrong</w:t>
      </w:r>
      <w:r w:rsidR="00D375CD">
        <w:rPr>
          <w:lang w:val="en-AU"/>
        </w:rPr>
        <w:t>. B</w:t>
      </w:r>
      <w:r>
        <w:rPr>
          <w:lang w:val="en-AU"/>
        </w:rPr>
        <w:t xml:space="preserve">ut their benchmark is inconsistent with NetAmount0, NetAmount1, TaxAmount1 and TaxAmount2 from which they were </w:t>
      </w:r>
      <w:r>
        <w:rPr>
          <w:i/>
          <w:lang w:val="en-AU"/>
        </w:rPr>
        <w:t>calculated</w:t>
      </w:r>
      <w:r>
        <w:rPr>
          <w:b/>
          <w:i/>
          <w:lang w:val="en-AU"/>
        </w:rPr>
        <w:t xml:space="preserve">. </w:t>
      </w:r>
      <w:r w:rsidRPr="00915B4A">
        <w:rPr>
          <w:lang w:val="en-AU"/>
        </w:rPr>
        <w:t>This points to a logical error in a script locator – and should be easy to fix.</w:t>
      </w:r>
    </w:p>
    <w:p w14:paraId="69A7C041" w14:textId="77777777" w:rsidR="000B5D89" w:rsidRDefault="00383153" w:rsidP="00383153">
      <w:pPr>
        <w:rPr>
          <w:lang w:val="en-AU"/>
        </w:rPr>
      </w:pPr>
      <w:r w:rsidRPr="00983ABF">
        <w:rPr>
          <w:lang w:val="en-AU"/>
        </w:rPr>
        <w:t>VendorNumber</w:t>
      </w:r>
      <w:r w:rsidRPr="00915B4A">
        <w:rPr>
          <w:lang w:val="en-AU"/>
        </w:rPr>
        <w:t xml:space="preserve"> has far too many false negatives</w:t>
      </w:r>
      <w:r w:rsidR="00DE6E06">
        <w:rPr>
          <w:lang w:val="en-AU"/>
        </w:rPr>
        <w:t>,</w:t>
      </w:r>
      <w:r w:rsidRPr="00915B4A">
        <w:rPr>
          <w:lang w:val="en-AU"/>
        </w:rPr>
        <w:t xml:space="preserve"> which </w:t>
      </w:r>
      <w:r w:rsidR="00DE6E06" w:rsidRPr="00915B4A">
        <w:rPr>
          <w:lang w:val="en-AU"/>
        </w:rPr>
        <w:t>frustrated</w:t>
      </w:r>
      <w:r w:rsidRPr="00915B4A">
        <w:rPr>
          <w:lang w:val="en-AU"/>
        </w:rPr>
        <w:t xml:space="preserve"> the users.</w:t>
      </w:r>
      <w:r>
        <w:rPr>
          <w:lang w:val="en-AU"/>
        </w:rPr>
        <w:t xml:space="preserve"> But when we compare it to VendorVATID and VendorName</w:t>
      </w:r>
      <w:r w:rsidR="00D375CD">
        <w:rPr>
          <w:lang w:val="en-AU"/>
        </w:rPr>
        <w:t>,</w:t>
      </w:r>
      <w:r>
        <w:rPr>
          <w:lang w:val="en-AU"/>
        </w:rPr>
        <w:t xml:space="preserve"> we see that there must be a configuration problem in the VendorLocator, or something else is causing this field to be </w:t>
      </w:r>
      <w:r w:rsidR="00D375CD">
        <w:rPr>
          <w:lang w:val="en-AU"/>
        </w:rPr>
        <w:t>always</w:t>
      </w:r>
      <w:r>
        <w:rPr>
          <w:lang w:val="en-AU"/>
        </w:rPr>
        <w:t xml:space="preserve"> invalid. In this case it was</w:t>
      </w:r>
      <w:r w:rsidR="00D375CD">
        <w:rPr>
          <w:lang w:val="en-AU"/>
        </w:rPr>
        <w:t>:</w:t>
      </w:r>
    </w:p>
    <w:p w14:paraId="63877E30" w14:textId="77777777" w:rsidR="00383153" w:rsidRDefault="00383153" w:rsidP="000B5D89">
      <w:pPr>
        <w:jc w:val="center"/>
        <w:rPr>
          <w:lang w:val="en-AU"/>
        </w:rPr>
      </w:pPr>
      <w:r>
        <w:rPr>
          <w:noProof/>
          <w:lang w:bidi="ar-SA"/>
        </w:rPr>
        <w:lastRenderedPageBreak/>
        <w:drawing>
          <wp:inline distT="0" distB="0" distL="0" distR="0" wp14:anchorId="339E42A0" wp14:editId="596ED502">
            <wp:extent cx="2409825" cy="2209800"/>
            <wp:effectExtent l="0" t="0" r="9525" b="0"/>
            <wp:docPr id="689" name="Picture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09825" cy="2209800"/>
                    </a:xfrm>
                    <a:prstGeom prst="rect">
                      <a:avLst/>
                    </a:prstGeom>
                  </pic:spPr>
                </pic:pic>
              </a:graphicData>
            </a:graphic>
          </wp:inline>
        </w:drawing>
      </w:r>
      <w:r>
        <w:rPr>
          <w:lang w:val="en-AU"/>
        </w:rPr>
        <w:t>.</w:t>
      </w:r>
    </w:p>
    <w:p w14:paraId="6000EBF3" w14:textId="77777777" w:rsidR="00383153" w:rsidRDefault="00383153" w:rsidP="00383153">
      <w:pPr>
        <w:rPr>
          <w:lang w:val="en-AU"/>
        </w:rPr>
      </w:pPr>
      <w:r>
        <w:rPr>
          <w:lang w:val="en-AU"/>
        </w:rPr>
        <w:t>Obviously the users had poor trust and demanded that e</w:t>
      </w:r>
      <w:r w:rsidR="00DE6E06">
        <w:rPr>
          <w:lang w:val="en-AU"/>
        </w:rPr>
        <w:t xml:space="preserve">ach vendor be manually checked. However their mistrust was wrong, </w:t>
      </w:r>
      <w:r w:rsidR="00D375CD">
        <w:rPr>
          <w:lang w:val="en-AU"/>
        </w:rPr>
        <w:t xml:space="preserve">and </w:t>
      </w:r>
      <w:r w:rsidR="00DE6E06">
        <w:rPr>
          <w:lang w:val="en-AU"/>
        </w:rPr>
        <w:t>they should have directed their mistrust toward the amounts fields.</w:t>
      </w:r>
    </w:p>
    <w:p w14:paraId="1E68B46D" w14:textId="77777777" w:rsidR="00D375CD" w:rsidRDefault="00383153" w:rsidP="00983ABF">
      <w:pPr>
        <w:rPr>
          <w:lang w:val="en-AU"/>
        </w:rPr>
      </w:pPr>
      <w:r w:rsidRPr="00983ABF">
        <w:rPr>
          <w:lang w:val="en-AU"/>
        </w:rPr>
        <w:t>Store Number</w:t>
      </w:r>
      <w:r>
        <w:rPr>
          <w:lang w:val="en-AU"/>
        </w:rPr>
        <w:t xml:space="preserve"> and </w:t>
      </w:r>
      <w:r w:rsidRPr="00983ABF">
        <w:rPr>
          <w:lang w:val="en-AU"/>
        </w:rPr>
        <w:t>Order Number</w:t>
      </w:r>
      <w:r>
        <w:rPr>
          <w:lang w:val="en-AU"/>
        </w:rPr>
        <w:t xml:space="preserve"> are clearly related and they came from a collection of script locators – </w:t>
      </w:r>
      <w:r w:rsidR="00DE6E06">
        <w:rPr>
          <w:lang w:val="en-AU"/>
        </w:rPr>
        <w:t>there is probably an error in a script.</w:t>
      </w:r>
    </w:p>
    <w:p w14:paraId="31DE89B2" w14:textId="77777777" w:rsidR="00383153" w:rsidRPr="0057292D" w:rsidRDefault="00383153" w:rsidP="00383153">
      <w:pPr>
        <w:rPr>
          <w:lang w:val="en-AU"/>
        </w:rPr>
      </w:pPr>
      <w:r>
        <w:rPr>
          <w:lang w:val="en-AU"/>
        </w:rPr>
        <w:t xml:space="preserve">After a few days of work </w:t>
      </w:r>
      <w:r w:rsidR="00D375CD">
        <w:rPr>
          <w:lang w:val="en-AU"/>
        </w:rPr>
        <w:t>this</w:t>
      </w:r>
      <w:r>
        <w:rPr>
          <w:lang w:val="en-AU"/>
        </w:rPr>
        <w:t xml:space="preserve"> was achieved.  More work </w:t>
      </w:r>
      <w:r w:rsidR="00DE6E06">
        <w:rPr>
          <w:lang w:val="en-AU"/>
        </w:rPr>
        <w:t xml:space="preserve">needs to </w:t>
      </w:r>
      <w:r>
        <w:rPr>
          <w:lang w:val="en-AU"/>
        </w:rPr>
        <w:t xml:space="preserve">be done to </w:t>
      </w:r>
      <w:r w:rsidR="00DE6E06">
        <w:rPr>
          <w:lang w:val="en-AU"/>
        </w:rPr>
        <w:t>remove red false positives</w:t>
      </w:r>
      <w:r>
        <w:rPr>
          <w:lang w:val="en-AU"/>
        </w:rPr>
        <w:t>. At this stage we knew every single false positive in the benchmark set and why they all occurred.</w:t>
      </w:r>
      <w:r w:rsidR="00983ABF">
        <w:rPr>
          <w:lang w:val="en-AU"/>
        </w:rPr>
        <w:br/>
      </w:r>
      <w:r>
        <w:rPr>
          <w:lang w:val="en-AU"/>
        </w:rPr>
        <w:t xml:space="preserve"> </w:t>
      </w:r>
      <w:r>
        <w:rPr>
          <w:noProof/>
          <w:lang w:bidi="ar-SA"/>
        </w:rPr>
        <w:drawing>
          <wp:inline distT="0" distB="0" distL="0" distR="0" wp14:anchorId="0BEE8240" wp14:editId="58078087">
            <wp:extent cx="5731510" cy="2719512"/>
            <wp:effectExtent l="0" t="0" r="2540" b="5080"/>
            <wp:docPr id="690" name="Picture 6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1510" cy="2719512"/>
                    </a:xfrm>
                    <a:prstGeom prst="rect">
                      <a:avLst/>
                    </a:prstGeom>
                  </pic:spPr>
                </pic:pic>
              </a:graphicData>
            </a:graphic>
          </wp:inline>
        </w:drawing>
      </w:r>
    </w:p>
    <w:p w14:paraId="4155522C" w14:textId="77777777" w:rsidR="00783065" w:rsidRDefault="00783065" w:rsidP="004C5D2F">
      <w:pPr>
        <w:pStyle w:val="Heading2"/>
      </w:pPr>
      <w:bookmarkStart w:id="191" w:name="_Toc382141792"/>
      <w:bookmarkStart w:id="192" w:name="_Toc382142110"/>
      <w:bookmarkStart w:id="193" w:name="_Toc382990254"/>
      <w:bookmarkStart w:id="194" w:name="_Ref384412592"/>
      <w:bookmarkStart w:id="195" w:name="_Toc386812542"/>
      <w:r>
        <w:t>Creating Golden XDocuments</w:t>
      </w:r>
      <w:bookmarkEnd w:id="191"/>
      <w:bookmarkEnd w:id="192"/>
      <w:bookmarkEnd w:id="193"/>
      <w:bookmarkEnd w:id="194"/>
      <w:bookmarkEnd w:id="195"/>
      <w:r w:rsidR="005F1213">
        <w:fldChar w:fldCharType="begin"/>
      </w:r>
      <w:r w:rsidR="005F1213">
        <w:instrText xml:space="preserve"> XE "</w:instrText>
      </w:r>
      <w:r w:rsidR="005F1213" w:rsidRPr="00A64640">
        <w:instrText>Golden Files</w:instrText>
      </w:r>
      <w:r w:rsidR="005F1213">
        <w:instrText xml:space="preserve">" </w:instrText>
      </w:r>
      <w:r w:rsidR="005F1213">
        <w:fldChar w:fldCharType="end"/>
      </w:r>
    </w:p>
    <w:p w14:paraId="013E3A07" w14:textId="77777777" w:rsidR="001971DC" w:rsidRDefault="00DE6E06" w:rsidP="00DE6E06">
      <w:r>
        <w:t xml:space="preserve">You will need “golden files” to create a benchmark in KTM. A golden file is an XDoc </w:t>
      </w:r>
      <w:r w:rsidR="00D375CD">
        <w:t>that</w:t>
      </w:r>
      <w:r>
        <w:t xml:space="preserve"> has been perfectly validated.</w:t>
      </w:r>
      <w:r w:rsidR="006472AE">
        <w:t xml:space="preserve"> The work your customer has done to provide you with representative data sets can enable you to quickly process golden files.</w:t>
      </w:r>
    </w:p>
    <w:p w14:paraId="4B44E26D" w14:textId="77777777" w:rsidR="00783065" w:rsidRDefault="00783065" w:rsidP="00783065">
      <w:r>
        <w:t xml:space="preserve">You can create Golden XDocuments in </w:t>
      </w:r>
      <w:r w:rsidR="00D375CD">
        <w:t>three</w:t>
      </w:r>
      <w:r>
        <w:t xml:space="preserve"> ways</w:t>
      </w:r>
    </w:p>
    <w:p w14:paraId="2CAF5F2B" w14:textId="77777777" w:rsidR="00783065" w:rsidRDefault="00783065" w:rsidP="00983ABF">
      <w:pPr>
        <w:pStyle w:val="ListParagraph"/>
        <w:numPr>
          <w:ilvl w:val="0"/>
          <w:numId w:val="6"/>
        </w:numPr>
        <w:contextualSpacing w:val="0"/>
      </w:pPr>
      <w:r>
        <w:t>Build a KTM project without only classes and fields (no locators) and have someone do the data entry into Validation in Project Builder. Save the XDocs when complete</w:t>
      </w:r>
    </w:p>
    <w:p w14:paraId="5EE2C551" w14:textId="77777777" w:rsidR="00C0638A" w:rsidRDefault="00783065" w:rsidP="00983ABF">
      <w:pPr>
        <w:pStyle w:val="ListParagraph"/>
        <w:numPr>
          <w:ilvl w:val="0"/>
          <w:numId w:val="6"/>
        </w:numPr>
        <w:contextualSpacing w:val="0"/>
      </w:pPr>
      <w:r>
        <w:t>Use an existing KTM project in Kofax Capture, but turn off Kofax Export Connector</w:t>
      </w:r>
      <w:r w:rsidR="005F1213">
        <w:fldChar w:fldCharType="begin"/>
      </w:r>
      <w:r w:rsidR="005F1213">
        <w:instrText xml:space="preserve"> XE "</w:instrText>
      </w:r>
      <w:r w:rsidR="005F1213" w:rsidRPr="00A64640">
        <w:instrText>Kofax Export Connector</w:instrText>
      </w:r>
      <w:r w:rsidR="005F1213">
        <w:instrText xml:space="preserve">" </w:instrText>
      </w:r>
      <w:r w:rsidR="005F1213">
        <w:fldChar w:fldCharType="end"/>
      </w:r>
      <w:r>
        <w:t>. Copy validated XDocuments and TIFFS out of the KC Image folder.</w:t>
      </w:r>
    </w:p>
    <w:p w14:paraId="3CB8A651" w14:textId="77777777" w:rsidR="003056A9" w:rsidRPr="00AB7046" w:rsidRDefault="00185BB1" w:rsidP="00D375CD">
      <w:pPr>
        <w:pStyle w:val="ListParagraph"/>
        <w:numPr>
          <w:ilvl w:val="0"/>
          <w:numId w:val="6"/>
        </w:numPr>
        <w:contextualSpacing w:val="0"/>
      </w:pPr>
      <w:r>
        <w:lastRenderedPageBreak/>
        <w:t xml:space="preserve"> See the Appendix </w:t>
      </w:r>
      <w:hyperlink w:anchor="creategoldenfiles" w:history="1">
        <w:r w:rsidRPr="00185BB1">
          <w:rPr>
            <w:rStyle w:val="Hyperlink"/>
          </w:rPr>
          <w:t>Create Golden Files from CSV Data</w:t>
        </w:r>
        <w:r>
          <w:rPr>
            <w:rStyle w:val="Hyperlink"/>
          </w:rPr>
          <w:t xml:space="preserve"> </w:t>
        </w:r>
      </w:hyperlink>
      <w:r>
        <w:t>for a script on how to automatically create golden files from Excel data or extracts from ERP systems.</w:t>
      </w:r>
    </w:p>
    <w:p w14:paraId="12D14EDD" w14:textId="77777777" w:rsidR="002D3CDE" w:rsidRDefault="002D3CDE" w:rsidP="007123E4">
      <w:pPr>
        <w:pStyle w:val="Heading1"/>
      </w:pPr>
      <w:bookmarkStart w:id="196" w:name="_Toc382141793"/>
      <w:bookmarkStart w:id="197" w:name="_Toc382142111"/>
      <w:bookmarkStart w:id="198" w:name="_Toc382990255"/>
      <w:bookmarkStart w:id="199" w:name="_Toc386812543"/>
      <w:r>
        <w:t>Implement</w:t>
      </w:r>
      <w:r w:rsidR="00C0638A">
        <w:t>ing a KTM Project</w:t>
      </w:r>
      <w:bookmarkEnd w:id="196"/>
      <w:bookmarkEnd w:id="197"/>
      <w:bookmarkEnd w:id="198"/>
      <w:bookmarkEnd w:id="199"/>
    </w:p>
    <w:p w14:paraId="02CB3B2C" w14:textId="77777777" w:rsidR="00C0638A" w:rsidRDefault="00C0638A" w:rsidP="002608EB">
      <w:pPr>
        <w:pStyle w:val="Heading2"/>
      </w:pPr>
      <w:bookmarkStart w:id="200" w:name="_Toc382141794"/>
      <w:bookmarkStart w:id="201" w:name="_Toc382142112"/>
      <w:bookmarkStart w:id="202" w:name="_Toc382990256"/>
      <w:bookmarkStart w:id="203" w:name="_Toc386812544"/>
      <w:r>
        <w:t xml:space="preserve">Build a Project that </w:t>
      </w:r>
      <w:r w:rsidR="005F1213">
        <w:fldChar w:fldCharType="begin"/>
      </w:r>
      <w:r w:rsidR="005F1213">
        <w:instrText xml:space="preserve"> XE "</w:instrText>
      </w:r>
      <w:r w:rsidR="005F1213" w:rsidRPr="00A64640">
        <w:rPr>
          <w:lang w:val="en-GB"/>
        </w:rPr>
        <w:instrText>Learning</w:instrText>
      </w:r>
      <w:r w:rsidR="005F1213">
        <w:instrText xml:space="preserve">" </w:instrText>
      </w:r>
      <w:r w:rsidR="005F1213">
        <w:fldChar w:fldCharType="end"/>
      </w:r>
      <w:r>
        <w:t>learns</w:t>
      </w:r>
      <w:bookmarkEnd w:id="200"/>
      <w:bookmarkEnd w:id="201"/>
      <w:bookmarkEnd w:id="202"/>
      <w:bookmarkEnd w:id="203"/>
    </w:p>
    <w:p w14:paraId="49A9B404" w14:textId="77777777" w:rsidR="00054051" w:rsidRDefault="00C0638A" w:rsidP="00983ABF">
      <w:pPr>
        <w:spacing w:after="240"/>
      </w:pPr>
      <w:r>
        <w:t>Your KTM should try to mimic a human as much as possible. Humans learn by experience and your project should also learn by experience.</w:t>
      </w:r>
      <w:r w:rsidR="00E416C6">
        <w:t xml:space="preserve"> </w:t>
      </w:r>
      <w:r w:rsidR="00054051">
        <w:t>Use the following chart to decide which locators to use. Your project should use learning locators first, and use rules locators only as a backup. You then use Logic locators to subjugate rules locators to learning locators.</w:t>
      </w:r>
    </w:p>
    <w:p w14:paraId="0E6BDDAB" w14:textId="77777777" w:rsidR="00342601" w:rsidRDefault="00342601" w:rsidP="0012334A">
      <w:pPr>
        <w:jc w:val="center"/>
      </w:pPr>
      <w:r>
        <w:rPr>
          <w:noProof/>
          <w:lang w:bidi="ar-SA"/>
        </w:rPr>
        <w:drawing>
          <wp:inline distT="0" distB="0" distL="0" distR="0" wp14:anchorId="32DAAC7C" wp14:editId="0A17EB0A">
            <wp:extent cx="5486400" cy="2223654"/>
            <wp:effectExtent l="0" t="0" r="0" b="5715"/>
            <wp:docPr id="38931" name="Picture 38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3763" cy="2222585"/>
                    </a:xfrm>
                    <a:prstGeom prst="rect">
                      <a:avLst/>
                    </a:prstGeom>
                  </pic:spPr>
                </pic:pic>
              </a:graphicData>
            </a:graphic>
          </wp:inline>
        </w:drawing>
      </w:r>
    </w:p>
    <w:p w14:paraId="5B2395ED" w14:textId="77777777" w:rsidR="00054051" w:rsidRDefault="00054051" w:rsidP="00D375CD">
      <w:pPr>
        <w:jc w:val="center"/>
      </w:pPr>
    </w:p>
    <w:p w14:paraId="7F3B96C3" w14:textId="77777777" w:rsidR="00C0638A" w:rsidRDefault="00054051" w:rsidP="00C0638A">
      <w:r>
        <w:t xml:space="preserve">There are two ways a project can learn – from </w:t>
      </w:r>
      <w:r w:rsidRPr="00983ABF">
        <w:t>external data</w:t>
      </w:r>
      <w:r>
        <w:t xml:space="preserve"> </w:t>
      </w:r>
      <w:r w:rsidR="00D375CD">
        <w:t>through</w:t>
      </w:r>
      <w:r>
        <w:t xml:space="preserve"> databases and from </w:t>
      </w:r>
      <w:r w:rsidRPr="00983ABF">
        <w:t>training samples.</w:t>
      </w:r>
    </w:p>
    <w:p w14:paraId="2C13A5BC" w14:textId="77777777" w:rsidR="00054051" w:rsidRDefault="00054051" w:rsidP="00C0638A">
      <w:r>
        <w:t>The</w:t>
      </w:r>
      <w:r w:rsidR="00D375CD">
        <w:t>se</w:t>
      </w:r>
      <w:r>
        <w:t xml:space="preserve"> locators</w:t>
      </w:r>
      <w:r w:rsidR="005F1213">
        <w:fldChar w:fldCharType="begin"/>
      </w:r>
      <w:r w:rsidR="005F1213">
        <w:instrText xml:space="preserve"> XE "</w:instrText>
      </w:r>
      <w:r w:rsidR="005F1213" w:rsidRPr="00A64640">
        <w:rPr>
          <w:lang w:val="en-GB"/>
        </w:rPr>
        <w:instrText>Locators</w:instrText>
      </w:r>
      <w:r w:rsidR="005F1213">
        <w:instrText xml:space="preserve">" </w:instrText>
      </w:r>
      <w:r w:rsidR="005F1213">
        <w:fldChar w:fldCharType="end"/>
      </w:r>
      <w:r>
        <w:t xml:space="preserve"> can learn from external data and require </w:t>
      </w:r>
      <w:r w:rsidR="00314E98">
        <w:t>some</w:t>
      </w:r>
      <w:r>
        <w:t xml:space="preserve"> configuration</w:t>
      </w:r>
      <w:r w:rsidR="00D375CD">
        <w:t>:</w:t>
      </w:r>
    </w:p>
    <w:p w14:paraId="08C9F08C" w14:textId="77777777" w:rsidR="00054051" w:rsidRPr="00983ABF" w:rsidRDefault="00054051" w:rsidP="00E20F1D">
      <w:pPr>
        <w:pStyle w:val="ListParagraph"/>
        <w:numPr>
          <w:ilvl w:val="0"/>
          <w:numId w:val="30"/>
        </w:numPr>
        <w:contextualSpacing w:val="0"/>
      </w:pPr>
      <w:r w:rsidRPr="00983ABF">
        <w:rPr>
          <w:lang w:val="en-AU"/>
        </w:rPr>
        <w:t>Database Locator &amp; Database Evaluator</w:t>
      </w:r>
    </w:p>
    <w:p w14:paraId="461DD6C4" w14:textId="77777777" w:rsidR="00054051" w:rsidRPr="00983ABF" w:rsidRDefault="00054051" w:rsidP="00E20F1D">
      <w:pPr>
        <w:pStyle w:val="ListParagraph"/>
        <w:numPr>
          <w:ilvl w:val="0"/>
          <w:numId w:val="30"/>
        </w:numPr>
        <w:contextualSpacing w:val="0"/>
        <w:rPr>
          <w:lang w:val="en-GB"/>
        </w:rPr>
      </w:pPr>
      <w:r w:rsidRPr="00983ABF">
        <w:rPr>
          <w:lang w:val="en-AU"/>
        </w:rPr>
        <w:t>Line Item Matching Locator</w:t>
      </w:r>
    </w:p>
    <w:p w14:paraId="01C507FB" w14:textId="77777777" w:rsidR="00314E98" w:rsidRPr="00054051" w:rsidRDefault="00314E98" w:rsidP="00E20F1D">
      <w:pPr>
        <w:pStyle w:val="ListParagraph"/>
        <w:numPr>
          <w:ilvl w:val="0"/>
          <w:numId w:val="30"/>
        </w:numPr>
        <w:contextualSpacing w:val="0"/>
      </w:pPr>
      <w:r w:rsidRPr="00983ABF">
        <w:rPr>
          <w:lang w:val="en-AU"/>
        </w:rPr>
        <w:t>Format locator + Dictionary</w:t>
      </w:r>
      <w:r>
        <w:rPr>
          <w:lang w:val="en-AU"/>
        </w:rPr>
        <w:t xml:space="preserve">. This is a </w:t>
      </w:r>
      <w:r w:rsidRPr="00983ABF">
        <w:rPr>
          <w:lang w:val="en-AU"/>
        </w:rPr>
        <w:t>magic</w:t>
      </w:r>
      <w:r>
        <w:rPr>
          <w:lang w:val="en-AU"/>
        </w:rPr>
        <w:t xml:space="preserve"> combination! The format locator then returns all occurrences of each entry in the dictionary with fuzzy matching. Excellent for find phrases in documents.</w:t>
      </w:r>
    </w:p>
    <w:p w14:paraId="7ECFD570" w14:textId="77777777" w:rsidR="00054051" w:rsidRDefault="00054051" w:rsidP="00C0638A">
      <w:r>
        <w:t>The</w:t>
      </w:r>
      <w:r w:rsidR="00D375CD">
        <w:t>se</w:t>
      </w:r>
      <w:r>
        <w:t xml:space="preserve"> locators learn from training documents and require little configuration for learning</w:t>
      </w:r>
      <w:r w:rsidR="00D375CD">
        <w:t>:</w:t>
      </w:r>
    </w:p>
    <w:p w14:paraId="063C1ECE" w14:textId="77777777" w:rsidR="00054051" w:rsidRPr="00054051" w:rsidRDefault="00054051" w:rsidP="00E20F1D">
      <w:pPr>
        <w:pStyle w:val="ListParagraph"/>
        <w:numPr>
          <w:ilvl w:val="0"/>
          <w:numId w:val="31"/>
        </w:numPr>
        <w:contextualSpacing w:val="0"/>
        <w:rPr>
          <w:lang w:val="en-GB" w:bidi="ar-SA"/>
        </w:rPr>
      </w:pPr>
      <w:r w:rsidRPr="00983ABF">
        <w:rPr>
          <w:lang w:val="en-AU"/>
        </w:rPr>
        <w:t>Invoice/Amount/Order/Trainable</w:t>
      </w:r>
      <w:r>
        <w:rPr>
          <w:lang w:val="en-AU" w:bidi="ar-SA"/>
        </w:rPr>
        <w:t xml:space="preserve"> Group Locators</w:t>
      </w:r>
    </w:p>
    <w:p w14:paraId="4B768BA5" w14:textId="77777777" w:rsidR="00054051" w:rsidRPr="00054051" w:rsidRDefault="00054051" w:rsidP="00E20F1D">
      <w:pPr>
        <w:pStyle w:val="ListParagraph"/>
        <w:numPr>
          <w:ilvl w:val="0"/>
          <w:numId w:val="31"/>
        </w:numPr>
        <w:contextualSpacing w:val="0"/>
        <w:rPr>
          <w:lang w:val="en-GB" w:bidi="ar-SA"/>
        </w:rPr>
      </w:pPr>
      <w:r w:rsidRPr="00983ABF">
        <w:rPr>
          <w:lang w:val="en-AU"/>
        </w:rPr>
        <w:t>Text Content Locator</w:t>
      </w:r>
      <w:r>
        <w:rPr>
          <w:lang w:val="en-AU" w:bidi="ar-SA"/>
        </w:rPr>
        <w:t xml:space="preserve"> in KTM6</w:t>
      </w:r>
    </w:p>
    <w:p w14:paraId="1DD8055F" w14:textId="77777777" w:rsidR="00054051" w:rsidRPr="00983ABF" w:rsidRDefault="00054051" w:rsidP="00E20F1D">
      <w:pPr>
        <w:pStyle w:val="ListParagraph"/>
        <w:numPr>
          <w:ilvl w:val="0"/>
          <w:numId w:val="31"/>
        </w:numPr>
        <w:contextualSpacing w:val="0"/>
        <w:rPr>
          <w:lang w:val="en-GB"/>
        </w:rPr>
      </w:pPr>
      <w:r w:rsidRPr="00983ABF">
        <w:rPr>
          <w:lang w:val="en-AU"/>
        </w:rPr>
        <w:t>Table Locator</w:t>
      </w:r>
    </w:p>
    <w:p w14:paraId="0352CB7B" w14:textId="77777777" w:rsidR="00054051" w:rsidRPr="00983ABF" w:rsidRDefault="00054051" w:rsidP="00E20F1D">
      <w:pPr>
        <w:pStyle w:val="ListParagraph"/>
        <w:numPr>
          <w:ilvl w:val="0"/>
          <w:numId w:val="31"/>
        </w:numPr>
        <w:contextualSpacing w:val="0"/>
        <w:rPr>
          <w:lang w:val="en-GB"/>
        </w:rPr>
      </w:pPr>
      <w:r w:rsidRPr="00983ABF">
        <w:rPr>
          <w:lang w:val="en-AU"/>
        </w:rPr>
        <w:t>Line Item Matching Locator</w:t>
      </w:r>
    </w:p>
    <w:p w14:paraId="1A54E97B" w14:textId="77777777" w:rsidR="00054051" w:rsidRPr="00054051" w:rsidRDefault="00054051" w:rsidP="00E20F1D">
      <w:pPr>
        <w:pStyle w:val="ListParagraph"/>
        <w:numPr>
          <w:ilvl w:val="0"/>
          <w:numId w:val="31"/>
        </w:numPr>
        <w:contextualSpacing w:val="0"/>
        <w:rPr>
          <w:lang w:val="en-GB" w:bidi="ar-SA"/>
        </w:rPr>
      </w:pPr>
      <w:r w:rsidRPr="00983ABF">
        <w:rPr>
          <w:lang w:val="en-AU"/>
        </w:rPr>
        <w:t>A2iA Locator</w:t>
      </w:r>
      <w:r>
        <w:rPr>
          <w:lang w:val="en-AU" w:bidi="ar-SA"/>
        </w:rPr>
        <w:t xml:space="preserve"> learns from prebuilt A2iA check models.</w:t>
      </w:r>
    </w:p>
    <w:p w14:paraId="468DC537" w14:textId="77777777" w:rsidR="00054051" w:rsidRDefault="00054051" w:rsidP="00054051">
      <w:pPr>
        <w:rPr>
          <w:lang w:val="en-GB" w:bidi="ar-SA"/>
        </w:rPr>
      </w:pPr>
      <w:r>
        <w:rPr>
          <w:lang w:val="en-GB" w:bidi="ar-SA"/>
        </w:rPr>
        <w:t>The</w:t>
      </w:r>
      <w:r w:rsidR="00D375CD">
        <w:rPr>
          <w:lang w:val="en-GB" w:bidi="ar-SA"/>
        </w:rPr>
        <w:t>se</w:t>
      </w:r>
      <w:r>
        <w:rPr>
          <w:lang w:val="en-GB" w:bidi="ar-SA"/>
        </w:rPr>
        <w:t xml:space="preserve"> locators are rules</w:t>
      </w:r>
      <w:r w:rsidR="00D375CD">
        <w:rPr>
          <w:lang w:val="en-GB" w:bidi="ar-SA"/>
        </w:rPr>
        <w:t>-</w:t>
      </w:r>
      <w:r>
        <w:rPr>
          <w:lang w:val="en-GB" w:bidi="ar-SA"/>
        </w:rPr>
        <w:t>based and often require heavy configuration</w:t>
      </w:r>
      <w:r w:rsidR="00D375CD">
        <w:rPr>
          <w:lang w:val="en-GB" w:bidi="ar-SA"/>
        </w:rPr>
        <w:t>:</w:t>
      </w:r>
    </w:p>
    <w:p w14:paraId="47D39BEF" w14:textId="77777777" w:rsidR="00054051" w:rsidRPr="00983ABF" w:rsidRDefault="00054051" w:rsidP="00E20F1D">
      <w:pPr>
        <w:pStyle w:val="ListParagraph"/>
        <w:numPr>
          <w:ilvl w:val="0"/>
          <w:numId w:val="32"/>
        </w:numPr>
        <w:contextualSpacing w:val="0"/>
        <w:rPr>
          <w:lang w:val="en-GB"/>
        </w:rPr>
      </w:pPr>
      <w:r w:rsidRPr="00983ABF">
        <w:rPr>
          <w:lang w:val="en-GB"/>
        </w:rPr>
        <w:lastRenderedPageBreak/>
        <w:t>Format Locator, Barcode Locator, Advanced Zone Locator</w:t>
      </w:r>
    </w:p>
    <w:p w14:paraId="1C11E835" w14:textId="77777777" w:rsidR="00EE1554" w:rsidRPr="00EE1554" w:rsidRDefault="00EE1554" w:rsidP="00E20F1D">
      <w:pPr>
        <w:pStyle w:val="ListParagraph"/>
        <w:numPr>
          <w:ilvl w:val="0"/>
          <w:numId w:val="32"/>
        </w:numPr>
        <w:contextualSpacing w:val="0"/>
        <w:rPr>
          <w:b/>
          <w:lang w:val="en-GB" w:bidi="ar-SA"/>
        </w:rPr>
      </w:pPr>
      <w:r w:rsidRPr="00983ABF">
        <w:rPr>
          <w:lang w:val="en-GB"/>
        </w:rPr>
        <w:t>Invoice Header Locator.</w:t>
      </w:r>
      <w:r>
        <w:rPr>
          <w:b/>
          <w:lang w:val="en-GB" w:bidi="ar-SA"/>
        </w:rPr>
        <w:t xml:space="preserve"> </w:t>
      </w:r>
      <w:r w:rsidRPr="00EE1554">
        <w:rPr>
          <w:lang w:val="en-GB" w:bidi="ar-SA"/>
        </w:rPr>
        <w:t>(</w:t>
      </w:r>
      <w:r>
        <w:rPr>
          <w:lang w:val="en-GB" w:bidi="ar-SA"/>
        </w:rPr>
        <w:t>you should consider this locator obsolete)</w:t>
      </w:r>
    </w:p>
    <w:p w14:paraId="7605FE8F" w14:textId="77777777" w:rsidR="00EE1554" w:rsidRPr="00EE1554" w:rsidRDefault="00EE1554" w:rsidP="00EE1554">
      <w:pPr>
        <w:rPr>
          <w:lang w:val="en-GB" w:bidi="ar-SA"/>
        </w:rPr>
      </w:pPr>
      <w:r>
        <w:rPr>
          <w:lang w:val="en-GB" w:bidi="ar-SA"/>
        </w:rPr>
        <w:t>The following locators are logic locators, because they do not locate by themselves</w:t>
      </w:r>
      <w:r w:rsidR="00F35D26">
        <w:rPr>
          <w:lang w:val="en-GB" w:bidi="ar-SA"/>
        </w:rPr>
        <w:t>. T</w:t>
      </w:r>
      <w:r>
        <w:rPr>
          <w:lang w:val="en-GB" w:bidi="ar-SA"/>
        </w:rPr>
        <w:t>hey evaluate the results of other locators.</w:t>
      </w:r>
    </w:p>
    <w:p w14:paraId="5F03B4D3" w14:textId="77777777" w:rsidR="00EE1554" w:rsidRPr="00EE1554" w:rsidRDefault="00EE1554" w:rsidP="00E20F1D">
      <w:pPr>
        <w:pStyle w:val="ListParagraph"/>
        <w:numPr>
          <w:ilvl w:val="0"/>
          <w:numId w:val="32"/>
        </w:numPr>
        <w:rPr>
          <w:b/>
          <w:lang w:val="en-GB" w:bidi="ar-SA"/>
        </w:rPr>
      </w:pPr>
      <w:r w:rsidRPr="00983ABF">
        <w:rPr>
          <w:lang w:val="en-AU"/>
        </w:rPr>
        <w:t>Advanced Evaluator.</w:t>
      </w:r>
      <w:r>
        <w:rPr>
          <w:b/>
          <w:lang w:val="en-AU" w:bidi="ar-SA"/>
        </w:rPr>
        <w:t xml:space="preserve"> </w:t>
      </w:r>
      <w:r>
        <w:rPr>
          <w:lang w:val="en-AU" w:bidi="ar-SA"/>
        </w:rPr>
        <w:t xml:space="preserve">A very important locator </w:t>
      </w:r>
      <w:r w:rsidR="00F35D26">
        <w:rPr>
          <w:lang w:val="en-AU" w:bidi="ar-SA"/>
        </w:rPr>
        <w:t>that</w:t>
      </w:r>
      <w:r>
        <w:rPr>
          <w:lang w:val="en-AU" w:bidi="ar-SA"/>
        </w:rPr>
        <w:t xml:space="preserve"> should be inside </w:t>
      </w:r>
      <w:r w:rsidR="00F35D26">
        <w:rPr>
          <w:lang w:val="en-AU" w:bidi="ar-SA"/>
        </w:rPr>
        <w:t>every</w:t>
      </w:r>
      <w:r>
        <w:rPr>
          <w:lang w:val="en-AU" w:bidi="ar-SA"/>
        </w:rPr>
        <w:t xml:space="preserve"> KTM project controlling all trainable independent fields.</w:t>
      </w:r>
    </w:p>
    <w:p w14:paraId="2C3CECAD" w14:textId="77777777" w:rsidR="00EE1554" w:rsidRPr="00EE1554" w:rsidRDefault="00EE1554" w:rsidP="00E20F1D">
      <w:pPr>
        <w:pStyle w:val="ListParagraph"/>
        <w:numPr>
          <w:ilvl w:val="0"/>
          <w:numId w:val="32"/>
        </w:numPr>
        <w:rPr>
          <w:b/>
          <w:lang w:val="en-GB" w:bidi="ar-SA"/>
        </w:rPr>
      </w:pPr>
      <w:r w:rsidRPr="00983ABF">
        <w:rPr>
          <w:lang w:val="en-AU"/>
        </w:rPr>
        <w:t>Standard Evaluator</w:t>
      </w:r>
      <w:r w:rsidR="00F35D26">
        <w:rPr>
          <w:lang w:val="en-AU" w:bidi="ar-SA"/>
        </w:rPr>
        <w:t>. M</w:t>
      </w:r>
      <w:r>
        <w:rPr>
          <w:lang w:val="en-AU" w:bidi="ar-SA"/>
        </w:rPr>
        <w:t xml:space="preserve">ade obsolete by the Advanced Evaluator, but can still be used for its simplicity. Do not use this for trainable fields </w:t>
      </w:r>
      <w:r w:rsidR="00F35D26">
        <w:rPr>
          <w:lang w:val="en-AU" w:bidi="ar-SA"/>
        </w:rPr>
        <w:t>bec</w:t>
      </w:r>
      <w:r>
        <w:rPr>
          <w:lang w:val="en-AU" w:bidi="ar-SA"/>
        </w:rPr>
        <w:t>a</w:t>
      </w:r>
      <w:r w:rsidR="00F35D26">
        <w:rPr>
          <w:lang w:val="en-AU" w:bidi="ar-SA"/>
        </w:rPr>
        <w:t>u</w:t>
      </w:r>
      <w:r>
        <w:rPr>
          <w:lang w:val="en-AU" w:bidi="ar-SA"/>
        </w:rPr>
        <w:t>s</w:t>
      </w:r>
      <w:r w:rsidR="00F35D26">
        <w:rPr>
          <w:lang w:val="en-AU" w:bidi="ar-SA"/>
        </w:rPr>
        <w:t>e</w:t>
      </w:r>
      <w:r>
        <w:rPr>
          <w:lang w:val="en-AU" w:bidi="ar-SA"/>
        </w:rPr>
        <w:t xml:space="preserve"> it does not distinguish specific from generic learning.</w:t>
      </w:r>
    </w:p>
    <w:p w14:paraId="38508383" w14:textId="77777777" w:rsidR="00EE1554" w:rsidRPr="00EE1554" w:rsidRDefault="00EE1554" w:rsidP="00E20F1D">
      <w:pPr>
        <w:pStyle w:val="ListParagraph"/>
        <w:numPr>
          <w:ilvl w:val="0"/>
          <w:numId w:val="32"/>
        </w:numPr>
        <w:rPr>
          <w:b/>
          <w:lang w:val="en-GB" w:bidi="ar-SA"/>
        </w:rPr>
      </w:pPr>
      <w:r w:rsidRPr="00983ABF">
        <w:rPr>
          <w:lang w:val="en-AU"/>
        </w:rPr>
        <w:t>Vendor Locator.</w:t>
      </w:r>
      <w:r>
        <w:rPr>
          <w:b/>
          <w:lang w:val="en-AU" w:bidi="ar-SA"/>
        </w:rPr>
        <w:t xml:space="preserve"> </w:t>
      </w:r>
      <w:r>
        <w:rPr>
          <w:lang w:val="en-AU" w:bidi="ar-SA"/>
        </w:rPr>
        <w:t>This is actually a Database Locator Rescorer. Do not be misled by the name Vendor. It rescores the results of a database locator.</w:t>
      </w:r>
    </w:p>
    <w:p w14:paraId="03D20A31" w14:textId="77777777" w:rsidR="00EE1554" w:rsidRPr="00F11FAE" w:rsidRDefault="00EE1554" w:rsidP="00E20F1D">
      <w:pPr>
        <w:pStyle w:val="ListParagraph"/>
        <w:numPr>
          <w:ilvl w:val="0"/>
          <w:numId w:val="32"/>
        </w:numPr>
        <w:rPr>
          <w:b/>
          <w:lang w:val="en-GB" w:bidi="ar-SA"/>
        </w:rPr>
      </w:pPr>
      <w:r w:rsidRPr="00983ABF">
        <w:rPr>
          <w:lang w:val="en-AU"/>
        </w:rPr>
        <w:t>Relational Evaluator</w:t>
      </w:r>
      <w:r w:rsidR="00F11FAE" w:rsidRPr="00983ABF">
        <w:rPr>
          <w:lang w:val="en-AU"/>
        </w:rPr>
        <w:t xml:space="preserve"> and </w:t>
      </w:r>
      <w:r w:rsidRPr="00983ABF">
        <w:rPr>
          <w:lang w:val="en-AU"/>
        </w:rPr>
        <w:t>OCR Voting</w:t>
      </w:r>
      <w:r w:rsidR="00F11FAE">
        <w:rPr>
          <w:lang w:val="en-AU" w:bidi="ar-SA"/>
        </w:rPr>
        <w:t xml:space="preserve"> are rarely used.</w:t>
      </w:r>
    </w:p>
    <w:p w14:paraId="2BDDA5DC" w14:textId="77777777" w:rsidR="0049675E" w:rsidRDefault="0049675E" w:rsidP="002608EB">
      <w:pPr>
        <w:pStyle w:val="Heading2"/>
      </w:pPr>
      <w:bookmarkStart w:id="204" w:name="_Toc382141795"/>
      <w:bookmarkStart w:id="205" w:name="_Toc382142113"/>
      <w:bookmarkStart w:id="206" w:name="_Toc382990257"/>
      <w:bookmarkStart w:id="207" w:name="_Toc386812545"/>
      <w:r>
        <w:t>Step</w:t>
      </w:r>
      <w:r w:rsidR="005F1213">
        <w:fldChar w:fldCharType="begin"/>
      </w:r>
      <w:r w:rsidR="005F1213">
        <w:instrText xml:space="preserve"> XE "</w:instrText>
      </w:r>
      <w:r w:rsidR="005F1213" w:rsidRPr="00A64640">
        <w:rPr>
          <w:lang w:val="en-GB"/>
        </w:rPr>
        <w:instrText>Steps in Building a Project</w:instrText>
      </w:r>
      <w:r w:rsidR="005F1213">
        <w:instrText xml:space="preserve">" </w:instrText>
      </w:r>
      <w:r w:rsidR="005F1213">
        <w:fldChar w:fldCharType="end"/>
      </w:r>
      <w:r>
        <w:t>s in Building a KTM Project</w:t>
      </w:r>
      <w:bookmarkEnd w:id="204"/>
      <w:bookmarkEnd w:id="205"/>
      <w:bookmarkEnd w:id="206"/>
      <w:bookmarkEnd w:id="207"/>
    </w:p>
    <w:p w14:paraId="7130BB44" w14:textId="77777777" w:rsidR="0049675E" w:rsidRDefault="0049675E" w:rsidP="0049675E">
      <w:r>
        <w:t xml:space="preserve">Based on </w:t>
      </w:r>
      <w:r w:rsidRPr="0049675E">
        <w:rPr>
          <w:rStyle w:val="SubtleReference"/>
        </w:rPr>
        <w:fldChar w:fldCharType="begin"/>
      </w:r>
      <w:r w:rsidRPr="0049675E">
        <w:rPr>
          <w:rStyle w:val="SubtleReference"/>
        </w:rPr>
        <w:instrText xml:space="preserve"> REF _Ref381626242 \h </w:instrText>
      </w:r>
      <w:r>
        <w:rPr>
          <w:rStyle w:val="SubtleReference"/>
        </w:rPr>
        <w:instrText xml:space="preserve"> \* MERGEFORMAT </w:instrText>
      </w:r>
      <w:r w:rsidRPr="0049675E">
        <w:rPr>
          <w:rStyle w:val="SubtleReference"/>
        </w:rPr>
      </w:r>
      <w:r w:rsidRPr="0049675E">
        <w:rPr>
          <w:rStyle w:val="SubtleReference"/>
        </w:rPr>
        <w:fldChar w:fldCharType="separate"/>
      </w:r>
      <w:r w:rsidR="005F780A" w:rsidRPr="005F780A">
        <w:rPr>
          <w:rStyle w:val="SubtleReference"/>
        </w:rPr>
        <w:t>The Priorities</w:t>
      </w:r>
      <w:r w:rsidR="005F780A">
        <w:rPr>
          <w:rStyle w:val="SubtleReference"/>
        </w:rPr>
        <w:fldChar w:fldCharType="begin"/>
      </w:r>
      <w:r w:rsidR="005F780A" w:rsidRPr="005F780A">
        <w:rPr>
          <w:rStyle w:val="SubtleReference"/>
        </w:rPr>
        <w:instrText xml:space="preserve"> XE "Priorities" </w:instrText>
      </w:r>
      <w:r w:rsidR="005F780A">
        <w:fldChar w:fldCharType="end"/>
      </w:r>
      <w:r w:rsidR="005F780A">
        <w:t xml:space="preserve"> of a Transformation Project</w:t>
      </w:r>
      <w:r w:rsidRPr="0049675E">
        <w:rPr>
          <w:rStyle w:val="SubtleReference"/>
        </w:rPr>
        <w:fldChar w:fldCharType="end"/>
      </w:r>
      <w:r>
        <w:rPr>
          <w:rStyle w:val="SubtleReference"/>
        </w:rPr>
        <w:t xml:space="preserve"> </w:t>
      </w:r>
      <w:r>
        <w:t xml:space="preserve"> we can now list the steps that you should follow when building a KTM project. The focus first is on user experience, and last of all on removing true negatives.</w:t>
      </w:r>
    </w:p>
    <w:p w14:paraId="758D1171" w14:textId="77777777" w:rsidR="0049675E" w:rsidRDefault="0049675E" w:rsidP="00E20F1D">
      <w:pPr>
        <w:pStyle w:val="ListParagraph"/>
        <w:numPr>
          <w:ilvl w:val="0"/>
          <w:numId w:val="36"/>
        </w:numPr>
        <w:contextualSpacing w:val="0"/>
      </w:pPr>
      <w:r>
        <w:t>Create the project</w:t>
      </w:r>
    </w:p>
    <w:p w14:paraId="3FE31210" w14:textId="77777777" w:rsidR="001971DC" w:rsidRDefault="0049675E" w:rsidP="00E20F1D">
      <w:pPr>
        <w:pStyle w:val="ListParagraph"/>
        <w:numPr>
          <w:ilvl w:val="0"/>
          <w:numId w:val="36"/>
        </w:numPr>
        <w:contextualSpacing w:val="0"/>
      </w:pPr>
      <w:r>
        <w:t>Create the class structure</w:t>
      </w:r>
    </w:p>
    <w:p w14:paraId="0538CCF4" w14:textId="77777777" w:rsidR="0049675E" w:rsidRDefault="0049675E" w:rsidP="00E20F1D">
      <w:pPr>
        <w:pStyle w:val="ListParagraph"/>
        <w:numPr>
          <w:ilvl w:val="0"/>
          <w:numId w:val="36"/>
        </w:numPr>
        <w:contextualSpacing w:val="0"/>
      </w:pPr>
      <w:r>
        <w:t>Create the fields</w:t>
      </w:r>
    </w:p>
    <w:p w14:paraId="6F1B57A6" w14:textId="77777777" w:rsidR="0049675E" w:rsidRDefault="0049675E" w:rsidP="00E20F1D">
      <w:pPr>
        <w:pStyle w:val="ListParagraph"/>
        <w:numPr>
          <w:ilvl w:val="0"/>
          <w:numId w:val="36"/>
        </w:numPr>
        <w:contextualSpacing w:val="0"/>
      </w:pPr>
      <w:r>
        <w:t>Load the documents and perform OCR</w:t>
      </w:r>
      <w:r w:rsidR="00AC3CD5">
        <w:t>.</w:t>
      </w:r>
    </w:p>
    <w:p w14:paraId="06FE5F30" w14:textId="77777777" w:rsidR="00401640" w:rsidRDefault="009C5B8A" w:rsidP="00E20F1D">
      <w:pPr>
        <w:pStyle w:val="ListParagraph"/>
        <w:numPr>
          <w:ilvl w:val="1"/>
          <w:numId w:val="36"/>
        </w:numPr>
        <w:contextualSpacing w:val="0"/>
      </w:pPr>
      <w:r>
        <w:t>Produce the golden files in Project Builder Validation</w:t>
      </w:r>
      <w:r w:rsidR="00C84D5D">
        <w:br/>
      </w:r>
      <w:r w:rsidR="00401640">
        <w:t xml:space="preserve">As you are doing </w:t>
      </w:r>
      <w:r w:rsidR="00C84D5D">
        <w:t xml:space="preserve">data </w:t>
      </w:r>
      <w:r w:rsidR="00401640">
        <w:t xml:space="preserve">entry, go back to the </w:t>
      </w:r>
      <w:r w:rsidR="00C84D5D">
        <w:t>V</w:t>
      </w:r>
      <w:r w:rsidR="00401640">
        <w:t xml:space="preserve">alidation form and </w:t>
      </w:r>
      <w:r w:rsidR="00F35D26">
        <w:t>make these improvements:</w:t>
      </w:r>
    </w:p>
    <w:p w14:paraId="67966CDB" w14:textId="77777777" w:rsidR="00401640" w:rsidRDefault="00401640" w:rsidP="00E20F1D">
      <w:pPr>
        <w:pStyle w:val="ListParagraph"/>
        <w:numPr>
          <w:ilvl w:val="2"/>
          <w:numId w:val="36"/>
        </w:numPr>
        <w:contextualSpacing w:val="0"/>
      </w:pPr>
      <w:r>
        <w:t xml:space="preserve">Turn on </w:t>
      </w:r>
      <w:r w:rsidR="00C84D5D" w:rsidRPr="00C84D5D">
        <w:rPr>
          <w:b/>
        </w:rPr>
        <w:t>A</w:t>
      </w:r>
      <w:r w:rsidRPr="00C84D5D">
        <w:rPr>
          <w:b/>
        </w:rPr>
        <w:t>utocomplete</w:t>
      </w:r>
      <w:r>
        <w:t xml:space="preserve"> wherever you can to avoid using the mouse.</w:t>
      </w:r>
      <w:r w:rsidR="00C84D5D">
        <w:br/>
      </w:r>
      <w:r w:rsidR="00C84D5D" w:rsidRPr="00B1186D">
        <w:rPr>
          <w:noProof/>
          <w:lang w:bidi="ar-SA"/>
        </w:rPr>
        <w:drawing>
          <wp:inline distT="0" distB="0" distL="0" distR="0" wp14:anchorId="52A097E1" wp14:editId="75EF63E2">
            <wp:extent cx="2305050" cy="504825"/>
            <wp:effectExtent l="171450" t="171450" r="381000" b="371475"/>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305050" cy="504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0DB0526" w14:textId="77777777" w:rsidR="00401640" w:rsidRDefault="00401640" w:rsidP="00E20F1D">
      <w:pPr>
        <w:pStyle w:val="ListParagraph"/>
        <w:numPr>
          <w:ilvl w:val="2"/>
          <w:numId w:val="36"/>
        </w:numPr>
        <w:contextualSpacing w:val="0"/>
      </w:pPr>
      <w:r>
        <w:t xml:space="preserve">Change </w:t>
      </w:r>
      <w:r w:rsidR="00C84D5D" w:rsidRPr="00C84D5D">
        <w:rPr>
          <w:b/>
        </w:rPr>
        <w:t>F</w:t>
      </w:r>
      <w:r w:rsidRPr="00C84D5D">
        <w:rPr>
          <w:b/>
        </w:rPr>
        <w:t>ield</w:t>
      </w:r>
      <w:r>
        <w:t xml:space="preserve"> and </w:t>
      </w:r>
      <w:r w:rsidR="00C84D5D" w:rsidRPr="00C84D5D">
        <w:rPr>
          <w:b/>
        </w:rPr>
        <w:t>Field V</w:t>
      </w:r>
      <w:r w:rsidRPr="00C84D5D">
        <w:rPr>
          <w:b/>
        </w:rPr>
        <w:t>iewer</w:t>
      </w:r>
      <w:r>
        <w:t xml:space="preserve"> sizes and font sizes to make values easy to read.</w:t>
      </w:r>
    </w:p>
    <w:p w14:paraId="3D613262" w14:textId="77777777" w:rsidR="0049675E" w:rsidRPr="00AC3CD5" w:rsidRDefault="0049675E" w:rsidP="00E20F1D">
      <w:pPr>
        <w:pStyle w:val="ListParagraph"/>
        <w:numPr>
          <w:ilvl w:val="2"/>
          <w:numId w:val="36"/>
        </w:numPr>
        <w:contextualSpacing w:val="0"/>
      </w:pPr>
      <w:r>
        <w:t xml:space="preserve">Build field </w:t>
      </w:r>
      <w:r w:rsidR="00C84D5D">
        <w:rPr>
          <w:b/>
        </w:rPr>
        <w:t>F</w:t>
      </w:r>
      <w:r w:rsidRPr="00C84D5D">
        <w:rPr>
          <w:b/>
        </w:rPr>
        <w:t>ormatters</w:t>
      </w:r>
    </w:p>
    <w:p w14:paraId="54D6C08D" w14:textId="77777777" w:rsidR="00AC3CD5" w:rsidRDefault="00AC3CD5" w:rsidP="00E20F1D">
      <w:pPr>
        <w:pStyle w:val="ListParagraph"/>
        <w:numPr>
          <w:ilvl w:val="2"/>
          <w:numId w:val="36"/>
        </w:numPr>
      </w:pPr>
      <w:r>
        <w:t>(</w:t>
      </w:r>
      <w:r>
        <w:rPr>
          <w:i/>
        </w:rPr>
        <w:t>And, yes, build a few quick locators to make data entry go faster – but don’t spend time in the locators)</w:t>
      </w:r>
    </w:p>
    <w:p w14:paraId="4DA5D117" w14:textId="77777777" w:rsidR="0049675E" w:rsidRDefault="0049675E" w:rsidP="00E20F1D">
      <w:pPr>
        <w:pStyle w:val="ListParagraph"/>
        <w:numPr>
          <w:ilvl w:val="2"/>
          <w:numId w:val="36"/>
        </w:numPr>
        <w:contextualSpacing w:val="0"/>
      </w:pPr>
      <w:r w:rsidRPr="00983ABF">
        <w:rPr>
          <w:b/>
        </w:rPr>
        <w:t>Database</w:t>
      </w:r>
      <w:r>
        <w:t xml:space="preserve"> lookups</w:t>
      </w:r>
    </w:p>
    <w:p w14:paraId="6D534076" w14:textId="77777777" w:rsidR="0049675E" w:rsidRDefault="0049675E" w:rsidP="00E20F1D">
      <w:pPr>
        <w:pStyle w:val="ListParagraph"/>
        <w:numPr>
          <w:ilvl w:val="2"/>
          <w:numId w:val="36"/>
        </w:numPr>
        <w:contextualSpacing w:val="0"/>
      </w:pPr>
      <w:r w:rsidRPr="00983ABF">
        <w:rPr>
          <w:b/>
        </w:rPr>
        <w:t>Validation</w:t>
      </w:r>
      <w:r>
        <w:t xml:space="preserve"> </w:t>
      </w:r>
      <w:r w:rsidRPr="00983ABF">
        <w:rPr>
          <w:b/>
        </w:rPr>
        <w:t>Rules</w:t>
      </w:r>
    </w:p>
    <w:p w14:paraId="2DDCD84B" w14:textId="77777777" w:rsidR="0049675E" w:rsidRDefault="0049675E" w:rsidP="00E20F1D">
      <w:pPr>
        <w:pStyle w:val="ListParagraph"/>
        <w:numPr>
          <w:ilvl w:val="0"/>
          <w:numId w:val="36"/>
        </w:numPr>
        <w:contextualSpacing w:val="0"/>
      </w:pPr>
      <w:r>
        <w:t>Save your Golden Files.</w:t>
      </w:r>
    </w:p>
    <w:p w14:paraId="0C627E9B" w14:textId="77777777" w:rsidR="001971DC" w:rsidRDefault="00401640" w:rsidP="00E20F1D">
      <w:pPr>
        <w:pStyle w:val="ListParagraph"/>
        <w:numPr>
          <w:ilvl w:val="0"/>
          <w:numId w:val="36"/>
        </w:numPr>
        <w:contextualSpacing w:val="0"/>
      </w:pPr>
      <w:r>
        <w:t>You have now proven that you have a good user experience, even before you have started on the Locators</w:t>
      </w:r>
      <w:r w:rsidR="00F35D26">
        <w:t>.</w:t>
      </w:r>
    </w:p>
    <w:p w14:paraId="399FAD1E" w14:textId="77777777" w:rsidR="00EA4C94" w:rsidRDefault="00EA4C94" w:rsidP="00E20F1D">
      <w:pPr>
        <w:pStyle w:val="ListParagraph"/>
        <w:numPr>
          <w:ilvl w:val="0"/>
          <w:numId w:val="36"/>
        </w:numPr>
      </w:pPr>
      <w:r>
        <w:t>Run the Ex</w:t>
      </w:r>
      <w:r w:rsidRPr="00EA4C94">
        <w:rPr>
          <w:b/>
        </w:rPr>
        <w:t>traction Benchmark</w:t>
      </w:r>
      <w:r>
        <w:t xml:space="preserve"> and fix the </w:t>
      </w:r>
      <w:r w:rsidRPr="00EA4C94">
        <w:rPr>
          <w:b/>
          <w:highlight w:val="red"/>
        </w:rPr>
        <w:t>red</w:t>
      </w:r>
      <w:r>
        <w:rPr>
          <w:b/>
        </w:rPr>
        <w:t xml:space="preserve">, </w:t>
      </w:r>
      <w:r w:rsidRPr="00EA4C94">
        <w:rPr>
          <w:b/>
          <w:highlight w:val="cyan"/>
        </w:rPr>
        <w:t>blue</w:t>
      </w:r>
      <w:r>
        <w:rPr>
          <w:b/>
        </w:rPr>
        <w:t xml:space="preserve"> </w:t>
      </w:r>
      <w:r w:rsidRPr="00EA4C94">
        <w:t>and</w:t>
      </w:r>
      <w:r>
        <w:rPr>
          <w:b/>
        </w:rPr>
        <w:t xml:space="preserve"> </w:t>
      </w:r>
      <w:r w:rsidRPr="00EA4C94">
        <w:rPr>
          <w:b/>
          <w:highlight w:val="yellow"/>
        </w:rPr>
        <w:t>yellow</w:t>
      </w:r>
      <w:r>
        <w:t xml:space="preserve"> problems in that order.</w:t>
      </w:r>
    </w:p>
    <w:p w14:paraId="3DC12334" w14:textId="77777777" w:rsidR="0049675E" w:rsidRDefault="0049675E" w:rsidP="00E20F1D">
      <w:pPr>
        <w:pStyle w:val="ListParagraph"/>
        <w:numPr>
          <w:ilvl w:val="0"/>
          <w:numId w:val="36"/>
        </w:numPr>
        <w:contextualSpacing w:val="0"/>
      </w:pPr>
      <w:r w:rsidRPr="00983ABF">
        <w:lastRenderedPageBreak/>
        <w:t>As the last step</w:t>
      </w:r>
      <w:r w:rsidR="00F35D26">
        <w:t>,</w:t>
      </w:r>
      <w:r>
        <w:t xml:space="preserve"> we build the locators</w:t>
      </w:r>
      <w:r w:rsidR="00F35D26">
        <w:t>,</w:t>
      </w:r>
      <w:r>
        <w:t xml:space="preserve"> . </w:t>
      </w:r>
      <w:r w:rsidR="00EA4C94">
        <w:t>L</w:t>
      </w:r>
      <w:r>
        <w:t>ocators are the last prio</w:t>
      </w:r>
      <w:r w:rsidR="00012AF3">
        <w:t>rity in building a KTM project</w:t>
      </w:r>
      <w:r w:rsidR="00F35D26">
        <w:t>.</w:t>
      </w:r>
      <w:r>
        <w:t xml:space="preserve"> Locators are really solving the problem of </w:t>
      </w:r>
      <w:r w:rsidRPr="00983ABF">
        <w:t>true negatives</w:t>
      </w:r>
      <w:r>
        <w:t xml:space="preserve">, which we saw </w:t>
      </w:r>
      <w:r w:rsidR="00F35D26">
        <w:t>earlier</w:t>
      </w:r>
      <w:r>
        <w:t xml:space="preserve"> were actually the lowest priority goals in a KTM project.</w:t>
      </w:r>
    </w:p>
    <w:p w14:paraId="35704A6C" w14:textId="77777777" w:rsidR="0049675E" w:rsidRDefault="0049675E" w:rsidP="0049675E">
      <w:r>
        <w:t xml:space="preserve">This is a very different approach </w:t>
      </w:r>
      <w:r w:rsidR="00F35D26">
        <w:t>from the way</w:t>
      </w:r>
      <w:r>
        <w:t xml:space="preserve"> most people build their KTM projects </w:t>
      </w:r>
      <w:r w:rsidR="00F35D26">
        <w:t>(</w:t>
      </w:r>
      <w:r w:rsidRPr="00983ABF">
        <w:t>starting with locators</w:t>
      </w:r>
      <w:r w:rsidR="00F35D26">
        <w:t>)</w:t>
      </w:r>
      <w:r>
        <w:t xml:space="preserve">. I strongly urge you </w:t>
      </w:r>
      <w:r w:rsidR="00CC36A2">
        <w:t xml:space="preserve">to build </w:t>
      </w:r>
      <w:r>
        <w:t>the locators last</w:t>
      </w:r>
      <w:r w:rsidR="00F35D26">
        <w:t>.</w:t>
      </w:r>
    </w:p>
    <w:p w14:paraId="2FE3E47B" w14:textId="77777777" w:rsidR="00A45545" w:rsidRPr="0049675E" w:rsidRDefault="00A45545" w:rsidP="00983ABF">
      <w:pPr>
        <w:spacing w:after="240"/>
      </w:pPr>
      <w:r>
        <w:t xml:space="preserve">Watch this </w:t>
      </w:r>
      <w:r w:rsidR="00E07291">
        <w:t>20</w:t>
      </w:r>
      <w:r>
        <w:t xml:space="preserve"> minute video</w:t>
      </w:r>
      <w:r w:rsidR="00E07291" w:rsidRPr="00E07291">
        <w:t xml:space="preserve"> </w:t>
      </w:r>
      <w:hyperlink r:id="rId49" w:history="1">
        <w:r w:rsidR="00E07291" w:rsidRPr="0039537B">
          <w:rPr>
            <w:rStyle w:val="Hyperlink"/>
          </w:rPr>
          <w:t>http://youtu.be/bIDmLVHmJNM</w:t>
        </w:r>
      </w:hyperlink>
      <w:r w:rsidR="00E07291">
        <w:t xml:space="preserve"> </w:t>
      </w:r>
      <w:r>
        <w:t xml:space="preserve"> to see this process in Action!</w:t>
      </w:r>
    </w:p>
    <w:p w14:paraId="54C114F4" w14:textId="77777777" w:rsidR="00A34DEE" w:rsidRDefault="00A34DEE" w:rsidP="00A34DEE">
      <w:pPr>
        <w:pStyle w:val="Heading2"/>
      </w:pPr>
      <w:bookmarkStart w:id="208" w:name="_Toc382141796"/>
      <w:bookmarkStart w:id="209" w:name="_Toc382142114"/>
      <w:bookmarkStart w:id="210" w:name="_Toc382990258"/>
      <w:bookmarkStart w:id="211" w:name="_Toc386812546"/>
      <w:r>
        <w:t>Clear Separation of Logic and Data</w:t>
      </w:r>
      <w:bookmarkEnd w:id="208"/>
      <w:bookmarkEnd w:id="209"/>
      <w:bookmarkEnd w:id="210"/>
      <w:bookmarkEnd w:id="211"/>
    </w:p>
    <w:p w14:paraId="0E4DBF6B" w14:textId="77777777" w:rsidR="00A34DEE" w:rsidRDefault="00A34DEE" w:rsidP="00A34DEE">
      <w:r>
        <w:t xml:space="preserve">In much the same way that a webpage is made up of two separate components – content in HTML and style in CSS </w:t>
      </w:r>
      <w:r w:rsidR="00F35D26">
        <w:t xml:space="preserve">– </w:t>
      </w:r>
      <w:r>
        <w:t xml:space="preserve">your KTM project should also have a clear separation between </w:t>
      </w:r>
      <w:r w:rsidRPr="00983ABF">
        <w:t>Logic</w:t>
      </w:r>
      <w:r>
        <w:t xml:space="preserve"> and </w:t>
      </w:r>
      <w:r w:rsidRPr="00983ABF">
        <w:t>Data</w:t>
      </w:r>
      <w:r>
        <w:t>.</w:t>
      </w:r>
    </w:p>
    <w:p w14:paraId="57B51920" w14:textId="77777777" w:rsidR="001971DC" w:rsidRDefault="00A34DEE" w:rsidP="00A34DEE">
      <w:r w:rsidRPr="00983ABF">
        <w:t>Logic</w:t>
      </w:r>
      <w:r>
        <w:t xml:space="preserve"> is </w:t>
      </w:r>
      <w:r w:rsidR="00F35D26">
        <w:t>the way</w:t>
      </w:r>
      <w:r>
        <w:t xml:space="preserve"> your classification strategy, locators, formatters and validation rules work together.</w:t>
      </w:r>
    </w:p>
    <w:p w14:paraId="5991D5BD" w14:textId="77777777" w:rsidR="00A34DEE" w:rsidRPr="00983ABF" w:rsidRDefault="00A34DEE" w:rsidP="00A34DEE">
      <w:r w:rsidRPr="00983ABF">
        <w:t>Data</w:t>
      </w:r>
      <w:r>
        <w:t xml:space="preserve"> </w:t>
      </w:r>
      <w:r w:rsidR="00570F82">
        <w:t>includes</w:t>
      </w:r>
      <w:r>
        <w:t xml:space="preserve"> the values that your logic</w:t>
      </w:r>
      <w:r w:rsidR="00570F82">
        <w:t xml:space="preserve"> uses</w:t>
      </w:r>
      <w:r>
        <w:t xml:space="preserve">. Data should be external to a project – KTM provides you </w:t>
      </w:r>
      <w:r w:rsidR="00570F82">
        <w:t>with</w:t>
      </w:r>
      <w:r>
        <w:t xml:space="preserve"> </w:t>
      </w:r>
      <w:r w:rsidRPr="00983ABF">
        <w:t xml:space="preserve">Script Variables, Script Resources, Databases </w:t>
      </w:r>
      <w:r>
        <w:t xml:space="preserve">and </w:t>
      </w:r>
      <w:r w:rsidRPr="00983ABF">
        <w:t>Dictionaries</w:t>
      </w:r>
      <w:r w:rsidR="00570F82">
        <w:t>.</w:t>
      </w:r>
    </w:p>
    <w:p w14:paraId="4AC189D4" w14:textId="77777777" w:rsidR="00A34DEE" w:rsidRDefault="00A34DEE" w:rsidP="00A34DEE">
      <w:pPr>
        <w:ind w:left="720"/>
      </w:pPr>
      <w:r w:rsidRPr="00983ABF">
        <w:t>Script Variables</w:t>
      </w:r>
      <w:r>
        <w:t xml:space="preserve"> are used to store parameters for your scripts.</w:t>
      </w:r>
    </w:p>
    <w:p w14:paraId="7DD15F81" w14:textId="77777777" w:rsidR="001971DC" w:rsidRDefault="00A34DEE" w:rsidP="00A34DEE">
      <w:pPr>
        <w:ind w:left="720"/>
      </w:pPr>
      <w:r w:rsidRPr="00983ABF">
        <w:t>Script Resources</w:t>
      </w:r>
      <w:r>
        <w:t xml:space="preserve"> are strings for displaying to users that can be translated for localization.</w:t>
      </w:r>
    </w:p>
    <w:p w14:paraId="6449E1BB" w14:textId="77777777" w:rsidR="00A34DEE" w:rsidRDefault="00A34DEE" w:rsidP="00983ABF">
      <w:pPr>
        <w:spacing w:after="240"/>
        <w:ind w:left="720"/>
      </w:pPr>
      <w:r w:rsidRPr="00983ABF">
        <w:t>KTM Fuzzy Databases</w:t>
      </w:r>
      <w:r>
        <w:t xml:space="preserve"> can be used to store tables of values.</w:t>
      </w:r>
    </w:p>
    <w:p w14:paraId="0165A52B" w14:textId="77777777" w:rsidR="00054051" w:rsidRDefault="00054051" w:rsidP="001E03AA">
      <w:pPr>
        <w:pStyle w:val="Heading2"/>
      </w:pPr>
      <w:bookmarkStart w:id="212" w:name="_Toc382141797"/>
      <w:bookmarkStart w:id="213" w:name="_Toc382142115"/>
      <w:bookmarkStart w:id="214" w:name="_Toc382990259"/>
      <w:bookmarkStart w:id="215" w:name="_Toc386812547"/>
      <w:r>
        <w:t>Why you should avoid the Format Locator</w:t>
      </w:r>
      <w:r w:rsidR="005F1213">
        <w:fldChar w:fldCharType="begin"/>
      </w:r>
      <w:r w:rsidR="005F1213">
        <w:instrText xml:space="preserve"> XE "</w:instrText>
      </w:r>
      <w:r w:rsidR="005F1213" w:rsidRPr="00A64640">
        <w:instrText>Format Locator</w:instrText>
      </w:r>
      <w:r w:rsidR="005F1213">
        <w:instrText xml:space="preserve">" </w:instrText>
      </w:r>
      <w:r w:rsidR="005F1213">
        <w:fldChar w:fldCharType="end"/>
      </w:r>
      <w:r>
        <w:t xml:space="preserve"> as much as possible</w:t>
      </w:r>
      <w:bookmarkEnd w:id="212"/>
      <w:bookmarkEnd w:id="213"/>
      <w:bookmarkEnd w:id="214"/>
      <w:bookmarkEnd w:id="215"/>
    </w:p>
    <w:p w14:paraId="337E1B1E" w14:textId="77777777" w:rsidR="00054051" w:rsidRDefault="00F11FAE" w:rsidP="00054051">
      <w:r>
        <w:t xml:space="preserve">Format Locators are a tempting starting point for deterministic programmers as they are familiar and </w:t>
      </w:r>
      <w:r w:rsidR="00A32ECC">
        <w:t xml:space="preserve">they </w:t>
      </w:r>
      <w:r>
        <w:t>make sense.</w:t>
      </w:r>
    </w:p>
    <w:p w14:paraId="07E32618" w14:textId="77777777" w:rsidR="00A50402" w:rsidRDefault="00A50402" w:rsidP="00054051">
      <w:r>
        <w:t xml:space="preserve">Before you use a format locator with regular expressions, </w:t>
      </w:r>
      <w:r w:rsidR="00A32ECC">
        <w:t>consider whether</w:t>
      </w:r>
      <w:r>
        <w:t xml:space="preserve"> one of these locators </w:t>
      </w:r>
      <w:r w:rsidR="00A32ECC">
        <w:t>might</w:t>
      </w:r>
      <w:r>
        <w:t xml:space="preserve"> be better</w:t>
      </w:r>
      <w:r w:rsidR="00A32ECC">
        <w:t>:</w:t>
      </w:r>
    </w:p>
    <w:p w14:paraId="30391DAE" w14:textId="77777777" w:rsidR="00A50402" w:rsidRDefault="00A50402" w:rsidP="00E20F1D">
      <w:pPr>
        <w:pStyle w:val="ListParagraph"/>
        <w:numPr>
          <w:ilvl w:val="0"/>
          <w:numId w:val="34"/>
        </w:numPr>
        <w:contextualSpacing w:val="0"/>
      </w:pPr>
      <w:r>
        <w:t>Trainable group locator for finding a phrase with an anchor</w:t>
      </w:r>
    </w:p>
    <w:p w14:paraId="1A346BD3" w14:textId="77777777" w:rsidR="00A50402" w:rsidRDefault="00A50402" w:rsidP="00E20F1D">
      <w:pPr>
        <w:pStyle w:val="ListParagraph"/>
        <w:numPr>
          <w:ilvl w:val="0"/>
          <w:numId w:val="34"/>
        </w:numPr>
        <w:contextualSpacing w:val="0"/>
      </w:pPr>
      <w:r>
        <w:t>FormatLocator+Dictionary</w:t>
      </w:r>
      <w:r w:rsidR="005F1213">
        <w:fldChar w:fldCharType="begin"/>
      </w:r>
      <w:r w:rsidR="005F1213">
        <w:instrText xml:space="preserve"> XE "</w:instrText>
      </w:r>
      <w:r w:rsidR="005F1213" w:rsidRPr="00A64640">
        <w:instrText>Dictionary</w:instrText>
      </w:r>
      <w:r w:rsidR="005F1213">
        <w:instrText xml:space="preserve">" </w:instrText>
      </w:r>
      <w:r w:rsidR="005F1213">
        <w:fldChar w:fldCharType="end"/>
      </w:r>
      <w:r>
        <w:t xml:space="preserve"> for fuzzy matching</w:t>
      </w:r>
    </w:p>
    <w:p w14:paraId="6819440C" w14:textId="77777777" w:rsidR="00A50402" w:rsidRDefault="00A50402" w:rsidP="00E20F1D">
      <w:pPr>
        <w:pStyle w:val="ListParagraph"/>
        <w:numPr>
          <w:ilvl w:val="0"/>
          <w:numId w:val="34"/>
        </w:numPr>
        <w:contextualSpacing w:val="0"/>
      </w:pPr>
      <w:r>
        <w:t>Advanced Zone Locator</w:t>
      </w:r>
      <w:r w:rsidR="005F1213">
        <w:fldChar w:fldCharType="begin"/>
      </w:r>
      <w:r w:rsidR="005F1213">
        <w:instrText xml:space="preserve"> XE "</w:instrText>
      </w:r>
      <w:r w:rsidR="005F1213" w:rsidRPr="00A64640">
        <w:instrText>Advanced Zone Locator</w:instrText>
      </w:r>
      <w:r w:rsidR="005F1213">
        <w:instrText xml:space="preserve">" </w:instrText>
      </w:r>
      <w:r w:rsidR="005F1213">
        <w:fldChar w:fldCharType="end"/>
      </w:r>
      <w:r>
        <w:t>, if the value appears always at the same location</w:t>
      </w:r>
    </w:p>
    <w:p w14:paraId="2C546002" w14:textId="77777777" w:rsidR="00F11FAE" w:rsidRDefault="00F11FAE" w:rsidP="00054051">
      <w:r>
        <w:t>However they have a number of weaknesses.</w:t>
      </w:r>
    </w:p>
    <w:p w14:paraId="3BF3EE37" w14:textId="77777777" w:rsidR="00A50402" w:rsidRDefault="00A50402" w:rsidP="00E20F1D">
      <w:pPr>
        <w:pStyle w:val="ListParagraph"/>
        <w:numPr>
          <w:ilvl w:val="0"/>
          <w:numId w:val="33"/>
        </w:numPr>
        <w:contextualSpacing w:val="0"/>
      </w:pPr>
      <w:r>
        <w:t xml:space="preserve">You </w:t>
      </w:r>
      <w:r w:rsidR="00E6263C">
        <w:t>might</w:t>
      </w:r>
      <w:r>
        <w:t xml:space="preserve"> be preferring a deterministic approach to learning. Your deterministic approach should be a backup to learning and subjugated to it.</w:t>
      </w:r>
    </w:p>
    <w:p w14:paraId="18068462" w14:textId="77777777" w:rsidR="00F11FAE" w:rsidRDefault="00F11FAE" w:rsidP="00E20F1D">
      <w:pPr>
        <w:pStyle w:val="ListParagraph"/>
        <w:numPr>
          <w:ilvl w:val="0"/>
          <w:numId w:val="33"/>
        </w:numPr>
        <w:contextualSpacing w:val="0"/>
      </w:pPr>
      <w:r>
        <w:t>They require a long time to configure. Many format locators contain many regular expressions and evaluation settings. The effort that went into configuring these is often better spent training documents with a Trainable group locator.</w:t>
      </w:r>
    </w:p>
    <w:p w14:paraId="4D115341" w14:textId="77777777" w:rsidR="00F11FAE" w:rsidRDefault="00F11FAE" w:rsidP="00E20F1D">
      <w:pPr>
        <w:pStyle w:val="ListParagraph"/>
        <w:numPr>
          <w:ilvl w:val="0"/>
          <w:numId w:val="33"/>
        </w:numPr>
        <w:contextualSpacing w:val="0"/>
      </w:pPr>
      <w:r>
        <w:t xml:space="preserve">They can be slow </w:t>
      </w:r>
      <w:r w:rsidR="00E6263C">
        <w:t>because</w:t>
      </w:r>
      <w:r>
        <w:t xml:space="preserve"> they perform regexes on every word of the document. Database </w:t>
      </w:r>
      <w:r w:rsidR="00226462">
        <w:t xml:space="preserve">locators </w:t>
      </w:r>
      <w:r>
        <w:t>and group locators are faster.</w:t>
      </w:r>
    </w:p>
    <w:p w14:paraId="2CB3D289" w14:textId="77777777" w:rsidR="00F11FAE" w:rsidRDefault="00226462" w:rsidP="00E20F1D">
      <w:pPr>
        <w:pStyle w:val="ListParagraph"/>
        <w:numPr>
          <w:ilvl w:val="0"/>
          <w:numId w:val="33"/>
        </w:numPr>
        <w:contextualSpacing w:val="0"/>
      </w:pPr>
      <w:r>
        <w:t xml:space="preserve">They are </w:t>
      </w:r>
      <w:r w:rsidR="00E6263C">
        <w:t>not fuzzy</w:t>
      </w:r>
      <w:r>
        <w:t xml:space="preserve"> (except when using dictionaries)</w:t>
      </w:r>
      <w:r w:rsidR="00E6263C">
        <w:t>.</w:t>
      </w:r>
    </w:p>
    <w:p w14:paraId="09A09728" w14:textId="77777777" w:rsidR="00A50402" w:rsidRDefault="00A50402" w:rsidP="00E20F1D">
      <w:pPr>
        <w:pStyle w:val="ListParagraph"/>
        <w:numPr>
          <w:ilvl w:val="0"/>
          <w:numId w:val="33"/>
        </w:numPr>
        <w:contextualSpacing w:val="0"/>
      </w:pPr>
      <w:r>
        <w:t>You must expect them to fail. If they are feeding script locators, make sure your script locator handles the case when no result is found.</w:t>
      </w:r>
    </w:p>
    <w:p w14:paraId="70D394A6" w14:textId="77777777" w:rsidR="00A50402" w:rsidRPr="00054051" w:rsidRDefault="00E6263C" w:rsidP="00A50402">
      <w:r>
        <w:t>Regardless</w:t>
      </w:r>
      <w:r w:rsidR="00A50402">
        <w:t>, they are still useful locators</w:t>
      </w:r>
      <w:r>
        <w:t>:</w:t>
      </w:r>
    </w:p>
    <w:p w14:paraId="7FFA8A34" w14:textId="77777777" w:rsidR="00A50402" w:rsidRDefault="00A50402" w:rsidP="00E20F1D">
      <w:pPr>
        <w:pStyle w:val="ListParagraph"/>
        <w:numPr>
          <w:ilvl w:val="0"/>
          <w:numId w:val="33"/>
        </w:numPr>
        <w:contextualSpacing w:val="0"/>
      </w:pPr>
      <w:r>
        <w:lastRenderedPageBreak/>
        <w:t>For finding amounts for the table locator.</w:t>
      </w:r>
    </w:p>
    <w:p w14:paraId="4994EE4B" w14:textId="77777777" w:rsidR="00A50402" w:rsidRDefault="00A50402" w:rsidP="00E20F1D">
      <w:pPr>
        <w:pStyle w:val="ListParagraph"/>
        <w:numPr>
          <w:ilvl w:val="0"/>
          <w:numId w:val="33"/>
        </w:numPr>
        <w:contextualSpacing w:val="0"/>
      </w:pPr>
      <w:r>
        <w:t>For precisely matching Tax codes and other numbers in the Vendor Locator.</w:t>
      </w:r>
    </w:p>
    <w:p w14:paraId="71868165" w14:textId="77777777" w:rsidR="00314E98" w:rsidRDefault="00314E98" w:rsidP="00E20F1D">
      <w:pPr>
        <w:pStyle w:val="ListParagraph"/>
        <w:numPr>
          <w:ilvl w:val="0"/>
          <w:numId w:val="33"/>
        </w:numPr>
      </w:pPr>
      <w:r>
        <w:t>Combined with dictionaries, they are powerful fuzzy phrase finders.</w:t>
      </w:r>
    </w:p>
    <w:p w14:paraId="501EEAD7" w14:textId="77777777" w:rsidR="000F0BD3" w:rsidRDefault="000F0BD3" w:rsidP="007123E4">
      <w:pPr>
        <w:pStyle w:val="Heading1"/>
      </w:pPr>
      <w:bookmarkStart w:id="216" w:name="_Toc382990260"/>
      <w:bookmarkStart w:id="217" w:name="_Toc386812548"/>
      <w:r>
        <w:t>User Experience</w:t>
      </w:r>
      <w:bookmarkEnd w:id="216"/>
      <w:bookmarkEnd w:id="217"/>
    </w:p>
    <w:p w14:paraId="4D240A5A" w14:textId="77777777" w:rsidR="000F0BD3" w:rsidRDefault="000F0BD3" w:rsidP="000F0BD3">
      <w:pPr>
        <w:ind w:left="360"/>
        <w:rPr>
          <w:lang w:val="en-GB"/>
        </w:rPr>
      </w:pPr>
      <w:r>
        <w:rPr>
          <w:lang w:val="en-GB"/>
        </w:rPr>
        <w:t>User Experience is the most important part of a KTM project. The story at the beg</w:t>
      </w:r>
      <w:r w:rsidR="000342B1">
        <w:rPr>
          <w:lang w:val="en-GB"/>
        </w:rPr>
        <w:t>inning shows that effort put he</w:t>
      </w:r>
      <w:r>
        <w:rPr>
          <w:lang w:val="en-GB"/>
        </w:rPr>
        <w:t>r</w:t>
      </w:r>
      <w:r w:rsidR="000342B1">
        <w:rPr>
          <w:lang w:val="en-GB"/>
        </w:rPr>
        <w:t>e</w:t>
      </w:r>
      <w:r>
        <w:rPr>
          <w:lang w:val="en-GB"/>
        </w:rPr>
        <w:t xml:space="preserve"> can be 10 times as effective as building locators.</w:t>
      </w:r>
    </w:p>
    <w:p w14:paraId="7AAE0D23" w14:textId="77777777" w:rsidR="000F0BD3" w:rsidRDefault="000F0BD3" w:rsidP="000F0BD3">
      <w:pPr>
        <w:ind w:left="360"/>
        <w:rPr>
          <w:lang w:val="en-GB"/>
        </w:rPr>
      </w:pPr>
      <w:r>
        <w:rPr>
          <w:lang w:val="en-GB"/>
        </w:rPr>
        <w:t xml:space="preserve">Your first job in building your project is to create a </w:t>
      </w:r>
      <w:r>
        <w:rPr>
          <w:b/>
          <w:lang w:val="en-GB"/>
        </w:rPr>
        <w:t xml:space="preserve">great user experience. </w:t>
      </w:r>
      <w:r>
        <w:rPr>
          <w:lang w:val="en-GB"/>
        </w:rPr>
        <w:t>You also need your golden files as soon as possible, even before spending much time on locators.</w:t>
      </w:r>
    </w:p>
    <w:p w14:paraId="023AEDE2" w14:textId="77777777" w:rsidR="000F0BD3" w:rsidRDefault="000F0BD3" w:rsidP="000F0BD3">
      <w:pPr>
        <w:ind w:left="360"/>
        <w:rPr>
          <w:lang w:val="en-GB"/>
        </w:rPr>
      </w:pPr>
      <w:r>
        <w:rPr>
          <w:lang w:val="en-GB"/>
        </w:rPr>
        <w:t>Building your user experience first gives you many advantages</w:t>
      </w:r>
    </w:p>
    <w:p w14:paraId="29C49573" w14:textId="77777777" w:rsidR="000F0BD3" w:rsidRDefault="000F0BD3" w:rsidP="00E20F1D">
      <w:pPr>
        <w:pStyle w:val="ListParagraph"/>
        <w:numPr>
          <w:ilvl w:val="0"/>
          <w:numId w:val="45"/>
        </w:numPr>
        <w:rPr>
          <w:lang w:val="en-GB"/>
        </w:rPr>
      </w:pPr>
      <w:r>
        <w:rPr>
          <w:lang w:val="en-GB"/>
        </w:rPr>
        <w:t>You know your customer’s documents well and all their weird problems.</w:t>
      </w:r>
    </w:p>
    <w:p w14:paraId="75A625E8" w14:textId="77777777" w:rsidR="000F0BD3" w:rsidRDefault="000F0BD3" w:rsidP="00E20F1D">
      <w:pPr>
        <w:pStyle w:val="ListParagraph"/>
        <w:numPr>
          <w:ilvl w:val="0"/>
          <w:numId w:val="45"/>
        </w:numPr>
        <w:rPr>
          <w:lang w:val="en-GB"/>
        </w:rPr>
      </w:pPr>
      <w:r>
        <w:rPr>
          <w:lang w:val="en-GB"/>
        </w:rPr>
        <w:t>You are focusing on the people first and not the technology</w:t>
      </w:r>
      <w:r w:rsidR="00B1186D">
        <w:rPr>
          <w:lang w:val="en-GB"/>
        </w:rPr>
        <w:t xml:space="preserve"> and this sets the tone of the project form the beginning</w:t>
      </w:r>
    </w:p>
    <w:p w14:paraId="020930EB" w14:textId="77777777" w:rsidR="000F0BD3" w:rsidRDefault="000F0BD3" w:rsidP="00E20F1D">
      <w:pPr>
        <w:pStyle w:val="ListParagraph"/>
        <w:numPr>
          <w:ilvl w:val="0"/>
          <w:numId w:val="45"/>
        </w:numPr>
        <w:rPr>
          <w:lang w:val="en-GB"/>
        </w:rPr>
      </w:pPr>
      <w:r>
        <w:rPr>
          <w:lang w:val="en-GB"/>
        </w:rPr>
        <w:t>You can prove to yourself that the data is really findable from the documents.</w:t>
      </w:r>
    </w:p>
    <w:p w14:paraId="35A64FC2" w14:textId="77777777" w:rsidR="000F0BD3" w:rsidRDefault="000F0BD3" w:rsidP="00E20F1D">
      <w:pPr>
        <w:pStyle w:val="ListParagraph"/>
        <w:numPr>
          <w:ilvl w:val="0"/>
          <w:numId w:val="45"/>
        </w:numPr>
        <w:rPr>
          <w:lang w:val="en-GB"/>
        </w:rPr>
      </w:pPr>
      <w:r>
        <w:rPr>
          <w:lang w:val="en-GB"/>
        </w:rPr>
        <w:t>You hook into the project external databases as fast as possible</w:t>
      </w:r>
    </w:p>
    <w:p w14:paraId="484E9BA5" w14:textId="77777777" w:rsidR="00B1186D" w:rsidRDefault="00B1186D" w:rsidP="00E20F1D">
      <w:pPr>
        <w:pStyle w:val="ListParagraph"/>
        <w:numPr>
          <w:ilvl w:val="0"/>
          <w:numId w:val="45"/>
        </w:numPr>
        <w:rPr>
          <w:lang w:val="en-GB"/>
        </w:rPr>
      </w:pPr>
      <w:r>
        <w:rPr>
          <w:lang w:val="en-GB"/>
        </w:rPr>
        <w:t xml:space="preserve">You build a very good </w:t>
      </w:r>
      <w:r>
        <w:rPr>
          <w:b/>
          <w:lang w:val="en-GB"/>
        </w:rPr>
        <w:t>data-entry</w:t>
      </w:r>
      <w:r>
        <w:rPr>
          <w:lang w:val="en-GB"/>
        </w:rPr>
        <w:t xml:space="preserve"> project very quickly. I am convinced many KTM projects bring great value to the customer simply by having great data entry, and not by have good locators.</w:t>
      </w:r>
    </w:p>
    <w:p w14:paraId="0AB5F571" w14:textId="77777777" w:rsidR="00B1186D" w:rsidRDefault="00B1186D" w:rsidP="00E20F1D">
      <w:pPr>
        <w:pStyle w:val="ListParagraph"/>
        <w:numPr>
          <w:ilvl w:val="0"/>
          <w:numId w:val="45"/>
        </w:numPr>
        <w:rPr>
          <w:lang w:val="en-GB"/>
        </w:rPr>
      </w:pPr>
      <w:r>
        <w:rPr>
          <w:lang w:val="en-GB"/>
        </w:rPr>
        <w:t>You get great golden files.</w:t>
      </w:r>
    </w:p>
    <w:p w14:paraId="0195A421" w14:textId="77777777" w:rsidR="00B1186D" w:rsidRPr="000F0BD3" w:rsidRDefault="00B1186D" w:rsidP="00E20F1D">
      <w:pPr>
        <w:pStyle w:val="ListParagraph"/>
        <w:numPr>
          <w:ilvl w:val="0"/>
          <w:numId w:val="45"/>
        </w:numPr>
        <w:rPr>
          <w:lang w:val="en-GB"/>
        </w:rPr>
      </w:pPr>
      <w:r>
        <w:rPr>
          <w:lang w:val="en-GB"/>
        </w:rPr>
        <w:t>You get all of your field formatters, validation rules and GUI design right at the beginning. The locators are behind the scene.</w:t>
      </w:r>
    </w:p>
    <w:p w14:paraId="64C642AE" w14:textId="77777777" w:rsidR="00B1186D" w:rsidRDefault="00B1186D" w:rsidP="00B1186D">
      <w:pPr>
        <w:pStyle w:val="Heading2"/>
        <w:rPr>
          <w:b w:val="0"/>
          <w:lang w:val="en-GB"/>
        </w:rPr>
      </w:pPr>
      <w:bookmarkStart w:id="218" w:name="_Toc382990261"/>
      <w:bookmarkStart w:id="219" w:name="_Toc386812549"/>
      <w:r>
        <w:rPr>
          <w:lang w:val="en-GB"/>
        </w:rPr>
        <w:t>Steps to building a great User Experience</w:t>
      </w:r>
      <w:r w:rsidR="005F1213">
        <w:rPr>
          <w:lang w:val="en-GB"/>
        </w:rPr>
        <w:fldChar w:fldCharType="begin"/>
      </w:r>
      <w:r w:rsidR="005F1213">
        <w:instrText xml:space="preserve"> XE "</w:instrText>
      </w:r>
      <w:r w:rsidR="005F1213" w:rsidRPr="00A64640">
        <w:rPr>
          <w:lang w:val="en-GB"/>
        </w:rPr>
        <w:instrText>User Experience</w:instrText>
      </w:r>
      <w:r w:rsidR="005F1213">
        <w:instrText xml:space="preserve">" </w:instrText>
      </w:r>
      <w:r w:rsidR="005F1213">
        <w:rPr>
          <w:lang w:val="en-GB"/>
        </w:rPr>
        <w:fldChar w:fldCharType="end"/>
      </w:r>
      <w:r w:rsidR="00C555BF">
        <w:rPr>
          <w:lang w:val="en-GB"/>
        </w:rPr>
        <w:t xml:space="preserve"> – Fingers , Eyes &amp; Mind</w:t>
      </w:r>
      <w:r w:rsidR="00803677">
        <w:rPr>
          <w:lang w:val="en-GB"/>
        </w:rPr>
        <w:t>.</w:t>
      </w:r>
      <w:bookmarkEnd w:id="218"/>
      <w:bookmarkEnd w:id="219"/>
    </w:p>
    <w:p w14:paraId="24F8EC00" w14:textId="77777777" w:rsidR="00AC3CD5" w:rsidRDefault="00AC3CD5" w:rsidP="00AC3CD5">
      <w:pPr>
        <w:rPr>
          <w:lang w:val="en-GB"/>
        </w:rPr>
      </w:pPr>
      <w:r>
        <w:rPr>
          <w:lang w:val="en-GB"/>
        </w:rPr>
        <w:t xml:space="preserve">The User Interface is the most important part of your KTM project. You should </w:t>
      </w:r>
      <w:r w:rsidR="00F07B6D">
        <w:rPr>
          <w:lang w:val="en-GB"/>
        </w:rPr>
        <w:t xml:space="preserve">spend </w:t>
      </w:r>
      <w:r>
        <w:rPr>
          <w:lang w:val="en-GB"/>
        </w:rPr>
        <w:t>much more time building this than in building locators.</w:t>
      </w:r>
    </w:p>
    <w:p w14:paraId="7C827252" w14:textId="77777777" w:rsidR="00AE5BD0" w:rsidRDefault="00F07B6D" w:rsidP="00AC3CD5">
      <w:pPr>
        <w:rPr>
          <w:lang w:val="en-GB"/>
        </w:rPr>
      </w:pPr>
      <w:r>
        <w:rPr>
          <w:lang w:val="en-GB"/>
        </w:rPr>
        <w:t>S</w:t>
      </w:r>
      <w:r w:rsidR="00AE5BD0">
        <w:rPr>
          <w:lang w:val="en-GB"/>
        </w:rPr>
        <w:t xml:space="preserve">ome of </w:t>
      </w:r>
      <w:r>
        <w:rPr>
          <w:lang w:val="en-GB"/>
        </w:rPr>
        <w:t xml:space="preserve">the tips below </w:t>
      </w:r>
      <w:r w:rsidR="00EB3503">
        <w:rPr>
          <w:lang w:val="en-GB"/>
        </w:rPr>
        <w:t xml:space="preserve">could </w:t>
      </w:r>
      <w:r w:rsidR="00AE5BD0">
        <w:rPr>
          <w:lang w:val="en-GB"/>
        </w:rPr>
        <w:t>improve your users’ productivity by more than 100%.</w:t>
      </w:r>
    </w:p>
    <w:p w14:paraId="3368A814" w14:textId="77777777" w:rsidR="00AC3CD5" w:rsidRDefault="00AC3CD5" w:rsidP="00AC3CD5">
      <w:pPr>
        <w:rPr>
          <w:lang w:val="en-GB"/>
        </w:rPr>
      </w:pPr>
      <w:r>
        <w:rPr>
          <w:lang w:val="en-GB"/>
        </w:rPr>
        <w:t>Here are</w:t>
      </w:r>
      <w:r w:rsidR="00F07B6D">
        <w:rPr>
          <w:lang w:val="en-GB"/>
        </w:rPr>
        <w:t xml:space="preserve"> some</w:t>
      </w:r>
      <w:r>
        <w:rPr>
          <w:lang w:val="en-GB"/>
        </w:rPr>
        <w:t xml:space="preserve"> principles to following whe</w:t>
      </w:r>
      <w:r w:rsidR="00AE5BD0">
        <w:rPr>
          <w:lang w:val="en-GB"/>
        </w:rPr>
        <w:t>n designing your user interface.</w:t>
      </w:r>
    </w:p>
    <w:p w14:paraId="5104DD82" w14:textId="77777777" w:rsidR="00AC3CD5" w:rsidRDefault="00AC3CD5" w:rsidP="003B47FA">
      <w:pPr>
        <w:pStyle w:val="Heading3"/>
      </w:pPr>
      <w:bookmarkStart w:id="220" w:name="_Toc382990262"/>
      <w:bookmarkStart w:id="221" w:name="_Toc386812550"/>
      <w:r>
        <w:t>User Productivity</w:t>
      </w:r>
      <w:bookmarkEnd w:id="220"/>
      <w:bookmarkEnd w:id="221"/>
    </w:p>
    <w:p w14:paraId="42B2A0B0" w14:textId="77777777" w:rsidR="00AC3CD5" w:rsidRDefault="00AC3CD5" w:rsidP="00AC3CD5">
      <w:pPr>
        <w:rPr>
          <w:lang w:val="en-GB"/>
        </w:rPr>
      </w:pPr>
      <w:r>
        <w:rPr>
          <w:lang w:val="en-GB"/>
        </w:rPr>
        <w:t>Every single decision you make should make the user more productive. Always be thinking “How can I make it easier, faster? How can I do it in less keystrokes?</w:t>
      </w:r>
    </w:p>
    <w:p w14:paraId="59CB5F52" w14:textId="77777777" w:rsidR="00C555BF" w:rsidRPr="00C555BF" w:rsidRDefault="00C555BF" w:rsidP="00AC3CD5">
      <w:pPr>
        <w:rPr>
          <w:lang w:val="en-GB"/>
        </w:rPr>
      </w:pPr>
      <w:r>
        <w:rPr>
          <w:lang w:val="en-GB"/>
        </w:rPr>
        <w:t xml:space="preserve">You can help a user to be much faster by helping their </w:t>
      </w:r>
      <w:r>
        <w:rPr>
          <w:b/>
          <w:lang w:val="en-GB"/>
        </w:rPr>
        <w:t xml:space="preserve">fingers, eyes </w:t>
      </w:r>
      <w:r w:rsidRPr="00C555BF">
        <w:rPr>
          <w:lang w:val="en-GB"/>
        </w:rPr>
        <w:t>and</w:t>
      </w:r>
      <w:r>
        <w:rPr>
          <w:b/>
          <w:lang w:val="en-GB"/>
        </w:rPr>
        <w:t xml:space="preserve"> mind.</w:t>
      </w:r>
    </w:p>
    <w:p w14:paraId="6A14AF64" w14:textId="77777777" w:rsidR="00AC3CD5" w:rsidRDefault="006861EE" w:rsidP="003B47FA">
      <w:pPr>
        <w:pStyle w:val="Heading3"/>
      </w:pPr>
      <w:bookmarkStart w:id="222" w:name="_Toc382990263"/>
      <w:bookmarkStart w:id="223" w:name="_Toc386812551"/>
      <w:r>
        <w:t>Fingers</w:t>
      </w:r>
      <w:bookmarkEnd w:id="222"/>
      <w:bookmarkEnd w:id="223"/>
    </w:p>
    <w:p w14:paraId="36999108" w14:textId="77777777" w:rsidR="001971DC" w:rsidRDefault="00D63448" w:rsidP="00AC3CD5">
      <w:pPr>
        <w:rPr>
          <w:lang w:val="en-GB"/>
        </w:rPr>
      </w:pPr>
      <w:r>
        <w:rPr>
          <w:lang w:val="en-GB"/>
        </w:rPr>
        <w:t>Make sure that the user can control everything with the keyboard and that the finger movements are comfortable.</w:t>
      </w:r>
    </w:p>
    <w:p w14:paraId="3C5DA37E" w14:textId="77777777" w:rsidR="00AA738C" w:rsidRDefault="00C555BF" w:rsidP="00AA738C">
      <w:pPr>
        <w:pStyle w:val="Heading4"/>
        <w:rPr>
          <w:lang w:val="en-GB"/>
        </w:rPr>
      </w:pPr>
      <w:r>
        <w:rPr>
          <w:lang w:val="en-GB"/>
        </w:rPr>
        <w:lastRenderedPageBreak/>
        <w:t>Use Hotkeys</w:t>
      </w:r>
      <w:r w:rsidR="005F1213">
        <w:rPr>
          <w:lang w:val="en-GB"/>
        </w:rPr>
        <w:fldChar w:fldCharType="begin"/>
      </w:r>
      <w:r w:rsidR="005F1213">
        <w:instrText xml:space="preserve"> XE "</w:instrText>
      </w:r>
      <w:r w:rsidR="005F1213" w:rsidRPr="00A64640">
        <w:rPr>
          <w:lang w:val="en-GB"/>
        </w:rPr>
        <w:instrText>Hotkeys</w:instrText>
      </w:r>
      <w:r w:rsidR="005F1213">
        <w:instrText xml:space="preserve">" </w:instrText>
      </w:r>
      <w:r w:rsidR="005F1213">
        <w:rPr>
          <w:lang w:val="en-GB"/>
        </w:rPr>
        <w:fldChar w:fldCharType="end"/>
      </w:r>
      <w:r>
        <w:rPr>
          <w:lang w:val="en-GB"/>
        </w:rPr>
        <w:t xml:space="preserve"> and show them to the User</w:t>
      </w:r>
    </w:p>
    <w:p w14:paraId="6F55EC77" w14:textId="77777777" w:rsidR="00D63448" w:rsidRDefault="00D63448" w:rsidP="00AC3CD5">
      <w:pPr>
        <w:rPr>
          <w:lang w:val="en-GB"/>
        </w:rPr>
      </w:pPr>
      <w:r>
        <w:rPr>
          <w:lang w:val="en-GB"/>
        </w:rPr>
        <w:t>There are hotkeys for a</w:t>
      </w:r>
      <w:r w:rsidR="00F07B6D">
        <w:rPr>
          <w:lang w:val="en-GB"/>
        </w:rPr>
        <w:t>l</w:t>
      </w:r>
      <w:r>
        <w:rPr>
          <w:lang w:val="en-GB"/>
        </w:rPr>
        <w:t xml:space="preserve">most every </w:t>
      </w:r>
      <w:r w:rsidR="006861EE">
        <w:rPr>
          <w:lang w:val="en-GB"/>
        </w:rPr>
        <w:t>activit</w:t>
      </w:r>
      <w:r>
        <w:rPr>
          <w:lang w:val="en-GB"/>
        </w:rPr>
        <w:t>y</w:t>
      </w:r>
      <w:r w:rsidR="006861EE">
        <w:rPr>
          <w:lang w:val="en-GB"/>
        </w:rPr>
        <w:t xml:space="preserve"> that you would do with the mouse!</w:t>
      </w:r>
      <w:r w:rsidR="006861EE">
        <w:rPr>
          <w:lang w:val="en-GB"/>
        </w:rPr>
        <w:br/>
      </w:r>
      <w:r w:rsidR="006861EE">
        <w:rPr>
          <w:noProof/>
          <w:lang w:bidi="ar-SA"/>
        </w:rPr>
        <w:drawing>
          <wp:inline distT="0" distB="0" distL="0" distR="0" wp14:anchorId="7BD7CA70" wp14:editId="207E15EA">
            <wp:extent cx="2838450" cy="904875"/>
            <wp:effectExtent l="0" t="0" r="0" b="9525"/>
            <wp:docPr id="102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838450" cy="904875"/>
                    </a:xfrm>
                    <a:prstGeom prst="rect">
                      <a:avLst/>
                    </a:prstGeom>
                  </pic:spPr>
                </pic:pic>
              </a:graphicData>
            </a:graphic>
          </wp:inline>
        </w:drawing>
      </w:r>
    </w:p>
    <w:p w14:paraId="4E5D8D50" w14:textId="77777777" w:rsidR="00174586" w:rsidRDefault="00174586" w:rsidP="00174586">
      <w:pPr>
        <w:rPr>
          <w:b/>
          <w:bCs/>
          <w:lang w:val="en-GB"/>
        </w:rPr>
      </w:pPr>
      <w:r>
        <w:rPr>
          <w:bCs/>
          <w:lang w:val="en-GB"/>
        </w:rPr>
        <w:t xml:space="preserve">Custom </w:t>
      </w:r>
      <w:r w:rsidRPr="00B171AD">
        <w:rPr>
          <w:bCs/>
          <w:lang w:val="en-GB"/>
        </w:rPr>
        <w:t>Keybindings</w:t>
      </w:r>
      <w:r>
        <w:rPr>
          <w:b/>
          <w:bCs/>
          <w:lang w:val="en-GB"/>
        </w:rPr>
        <w:t xml:space="preserve"> </w:t>
      </w:r>
      <w:r>
        <w:rPr>
          <w:bCs/>
          <w:lang w:val="en-GB"/>
        </w:rPr>
        <w:t xml:space="preserve">are stored in </w:t>
      </w:r>
      <w:r w:rsidRPr="000F7676">
        <w:rPr>
          <w:b/>
          <w:bCs/>
          <w:lang w:val="en-GB"/>
        </w:rPr>
        <w:t>%appdata%\</w:t>
      </w:r>
      <w:r>
        <w:rPr>
          <w:b/>
          <w:bCs/>
          <w:lang w:val="en-GB"/>
        </w:rPr>
        <w:t>L</w:t>
      </w:r>
      <w:r w:rsidRPr="000F7676">
        <w:rPr>
          <w:b/>
          <w:bCs/>
          <w:lang w:val="en-GB"/>
        </w:rPr>
        <w:t>ocal\</w:t>
      </w:r>
      <w:r>
        <w:rPr>
          <w:b/>
          <w:bCs/>
          <w:lang w:val="en-GB"/>
        </w:rPr>
        <w:t>K</w:t>
      </w:r>
      <w:r w:rsidRPr="000F7676">
        <w:rPr>
          <w:b/>
          <w:bCs/>
          <w:lang w:val="en-GB"/>
        </w:rPr>
        <w:t>ofax\Transformation</w:t>
      </w:r>
    </w:p>
    <w:p w14:paraId="7603081B" w14:textId="77777777" w:rsidR="00174586" w:rsidRPr="000F7676" w:rsidRDefault="00174586" w:rsidP="00174586">
      <w:pPr>
        <w:rPr>
          <w:b/>
          <w:bCs/>
        </w:rPr>
      </w:pPr>
      <w:r w:rsidRPr="000F7676">
        <w:rPr>
          <w:b/>
          <w:bCs/>
          <w:noProof/>
          <w:lang w:bidi="ar-SA"/>
        </w:rPr>
        <w:drawing>
          <wp:inline distT="0" distB="0" distL="0" distR="0" wp14:anchorId="201B62CA" wp14:editId="55A99C60">
            <wp:extent cx="3114675" cy="1628775"/>
            <wp:effectExtent l="171450" t="171450" r="390525" b="371475"/>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14675" cy="1628775"/>
                    </a:xfrm>
                    <a:prstGeom prst="rect">
                      <a:avLst/>
                    </a:prstGeom>
                    <a:ln>
                      <a:noFill/>
                    </a:ln>
                    <a:effectLst>
                      <a:outerShdw blurRad="292100" dist="139700" dir="2700000" algn="tl" rotWithShape="0">
                        <a:srgbClr val="333333">
                          <a:alpha val="65000"/>
                        </a:srgbClr>
                      </a:outerShdw>
                    </a:effectLst>
                    <a:extLst>
                      <a:ext uri="{909E8E84-426E-40DD-AFC4-6F175D3DCCD1}">
                        <a14:hiddenFill xmlns:a14="http://schemas.microsoft.com/office/drawing/2010/main">
                          <a:solidFill>
                            <a:schemeClr val="accent1"/>
                          </a:solidFill>
                        </a14:hiddenFill>
                      </a:ext>
                    </a:extLst>
                  </pic:spPr>
                </pic:pic>
              </a:graphicData>
            </a:graphic>
          </wp:inline>
        </w:drawing>
      </w:r>
    </w:p>
    <w:p w14:paraId="6D5AF00A" w14:textId="77777777" w:rsidR="00D63448" w:rsidRDefault="00D63448" w:rsidP="00AC3CD5">
      <w:pPr>
        <w:rPr>
          <w:lang w:val="en-GB"/>
        </w:rPr>
      </w:pPr>
      <w:r>
        <w:rPr>
          <w:lang w:val="en-GB"/>
        </w:rPr>
        <w:t>Put all of the hotkeys onto the Validation Form in a label, so that it is in front of the user’s eyes and easy for them to learn and use.</w:t>
      </w:r>
    </w:p>
    <w:p w14:paraId="54B78FC4" w14:textId="77777777" w:rsidR="006861EE" w:rsidRDefault="00D63448" w:rsidP="00AC3CD5">
      <w:pPr>
        <w:rPr>
          <w:lang w:val="en-GB"/>
        </w:rPr>
      </w:pPr>
      <w:r>
        <w:rPr>
          <w:noProof/>
          <w:lang w:bidi="ar-SA"/>
        </w:rPr>
        <w:drawing>
          <wp:inline distT="0" distB="0" distL="0" distR="0" wp14:anchorId="66E0E32B" wp14:editId="5C77CFB9">
            <wp:extent cx="2209444" cy="2428875"/>
            <wp:effectExtent l="171450" t="171450" r="381635" b="352425"/>
            <wp:docPr id="1032" name="Picture 1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209444" cy="2428875"/>
                    </a:xfrm>
                    <a:prstGeom prst="rect">
                      <a:avLst/>
                    </a:prstGeom>
                    <a:ln>
                      <a:noFill/>
                    </a:ln>
                    <a:effectLst>
                      <a:outerShdw blurRad="292100" dist="139700" dir="2700000" algn="tl" rotWithShape="0">
                        <a:srgbClr val="333333">
                          <a:alpha val="65000"/>
                        </a:srgbClr>
                      </a:outerShdw>
                    </a:effectLst>
                  </pic:spPr>
                </pic:pic>
              </a:graphicData>
            </a:graphic>
          </wp:inline>
        </w:drawing>
      </w:r>
    </w:p>
    <w:p w14:paraId="21132DD8" w14:textId="77777777" w:rsidR="00D63448" w:rsidRDefault="00D63448" w:rsidP="00AC3CD5">
      <w:pPr>
        <w:rPr>
          <w:lang w:val="en-GB"/>
        </w:rPr>
      </w:pPr>
      <w:r>
        <w:rPr>
          <w:lang w:val="en-GB"/>
        </w:rPr>
        <w:t xml:space="preserve">You cannot directly </w:t>
      </w:r>
      <w:r w:rsidR="00101816">
        <w:rPr>
          <w:lang w:val="en-GB"/>
        </w:rPr>
        <w:t xml:space="preserve">make </w:t>
      </w:r>
      <w:r>
        <w:rPr>
          <w:lang w:val="en-GB"/>
        </w:rPr>
        <w:t>multiple line labels with Project Builder. Use “\n” in the labels</w:t>
      </w:r>
      <w:r w:rsidR="00EE3D1A">
        <w:rPr>
          <w:lang w:val="en-GB"/>
        </w:rPr>
        <w:t xml:space="preserve"> for line feeds</w:t>
      </w:r>
      <w:r>
        <w:rPr>
          <w:lang w:val="en-GB"/>
        </w:rPr>
        <w:t>, and the following script to convert to multiple lines</w:t>
      </w:r>
      <w:r w:rsidR="00EE3D1A">
        <w:rPr>
          <w:lang w:val="en-GB"/>
        </w:rPr>
        <w:t>.</w:t>
      </w:r>
      <w:r w:rsidR="00B704FC">
        <w:rPr>
          <w:lang w:val="en-GB"/>
        </w:rPr>
        <w:t xml:space="preserve"> </w:t>
      </w:r>
      <w:r w:rsidR="00B704FC">
        <w:rPr>
          <w:i/>
          <w:lang w:val="en-GB"/>
        </w:rPr>
        <w:t>(Make sure that ValidationForm scripts are attached to the class that the Validation Form belongs to, and not in the Project Script)</w:t>
      </w:r>
    </w:p>
    <w:tbl>
      <w:tblPr>
        <w:tblStyle w:val="TableGrid"/>
        <w:tblW w:w="0" w:type="auto"/>
        <w:tblLook w:val="04A0" w:firstRow="1" w:lastRow="0" w:firstColumn="1" w:lastColumn="0" w:noHBand="0" w:noVBand="1"/>
      </w:tblPr>
      <w:tblGrid>
        <w:gridCol w:w="10424"/>
      </w:tblGrid>
      <w:tr w:rsidR="00101816" w14:paraId="2D70993B" w14:textId="77777777" w:rsidTr="00983ABF">
        <w:tc>
          <w:tcPr>
            <w:tcW w:w="0" w:type="auto"/>
          </w:tcPr>
          <w:p w14:paraId="77D27090" w14:textId="77777777" w:rsidR="00983ABF" w:rsidRPr="00983ABF" w:rsidRDefault="00983ABF" w:rsidP="0098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983ABF">
              <w:rPr>
                <w:rFonts w:ascii="Courier New" w:hAnsi="Courier New" w:cs="Courier New"/>
                <w:color w:val="0000FF"/>
                <w:szCs w:val="20"/>
                <w:lang w:val="en-GB" w:eastAsia="en-GB" w:bidi="ar-SA"/>
              </w:rPr>
              <w:t>Private</w:t>
            </w:r>
            <w:r w:rsidRPr="00983ABF">
              <w:rPr>
                <w:rFonts w:ascii="Courier New" w:hAnsi="Courier New" w:cs="Courier New"/>
                <w:color w:val="333333"/>
                <w:szCs w:val="20"/>
                <w:lang w:val="en-GB" w:eastAsia="en-GB" w:bidi="ar-SA"/>
              </w:rPr>
              <w:t xml:space="preserve"> </w:t>
            </w:r>
            <w:r w:rsidRPr="00983ABF">
              <w:rPr>
                <w:rFonts w:ascii="Courier New" w:hAnsi="Courier New" w:cs="Courier New"/>
                <w:color w:val="0000FF"/>
                <w:szCs w:val="20"/>
                <w:lang w:val="en-GB" w:eastAsia="en-GB" w:bidi="ar-SA"/>
              </w:rPr>
              <w:t>Sub</w:t>
            </w:r>
            <w:r w:rsidRPr="00983ABF">
              <w:rPr>
                <w:rFonts w:ascii="Courier New" w:hAnsi="Courier New" w:cs="Courier New"/>
                <w:color w:val="333333"/>
                <w:szCs w:val="20"/>
                <w:lang w:val="en-GB" w:eastAsia="en-GB" w:bidi="ar-SA"/>
              </w:rPr>
              <w:t xml:space="preserve"> ValidationForm_DocumentLoaded(</w:t>
            </w:r>
            <w:r w:rsidRPr="00983ABF">
              <w:rPr>
                <w:rFonts w:ascii="Courier New" w:hAnsi="Courier New" w:cs="Courier New"/>
                <w:color w:val="0000FF"/>
                <w:szCs w:val="20"/>
                <w:lang w:val="en-GB" w:eastAsia="en-GB" w:bidi="ar-SA"/>
              </w:rPr>
              <w:t>ByRef</w:t>
            </w:r>
            <w:r w:rsidRPr="00983ABF">
              <w:rPr>
                <w:rFonts w:ascii="Courier New" w:hAnsi="Courier New" w:cs="Courier New"/>
                <w:color w:val="333333"/>
                <w:szCs w:val="20"/>
                <w:lang w:val="en-GB" w:eastAsia="en-GB" w:bidi="ar-SA"/>
              </w:rPr>
              <w:t xml:space="preserve"> pXDoc </w:t>
            </w:r>
            <w:r w:rsidRPr="00983ABF">
              <w:rPr>
                <w:rFonts w:ascii="Courier New" w:hAnsi="Courier New" w:cs="Courier New"/>
                <w:color w:val="0000FF"/>
                <w:szCs w:val="20"/>
                <w:lang w:val="en-GB" w:eastAsia="en-GB" w:bidi="ar-SA"/>
              </w:rPr>
              <w:t>As</w:t>
            </w:r>
            <w:r w:rsidRPr="00983ABF">
              <w:rPr>
                <w:rFonts w:ascii="Courier New" w:hAnsi="Courier New" w:cs="Courier New"/>
                <w:color w:val="333333"/>
                <w:szCs w:val="20"/>
                <w:lang w:val="en-GB" w:eastAsia="en-GB" w:bidi="ar-SA"/>
              </w:rPr>
              <w:t xml:space="preserve"> CASCADELib.CscXDocument)</w:t>
            </w:r>
          </w:p>
          <w:p w14:paraId="5F352DE3" w14:textId="77777777" w:rsidR="00983ABF" w:rsidRPr="00983ABF" w:rsidRDefault="00983ABF" w:rsidP="0098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983ABF">
              <w:rPr>
                <w:rFonts w:ascii="Courier New" w:hAnsi="Courier New" w:cs="Courier New"/>
                <w:color w:val="333333"/>
                <w:szCs w:val="20"/>
                <w:lang w:val="en-GB" w:eastAsia="en-GB" w:bidi="ar-SA"/>
              </w:rPr>
              <w:t xml:space="preserve">   </w:t>
            </w:r>
            <w:r w:rsidRPr="00983ABF">
              <w:rPr>
                <w:rFonts w:ascii="Courier New" w:hAnsi="Courier New" w:cs="Courier New"/>
                <w:color w:val="0000FF"/>
                <w:szCs w:val="20"/>
                <w:lang w:val="en-GB" w:eastAsia="en-GB" w:bidi="ar-SA"/>
              </w:rPr>
              <w:t>With</w:t>
            </w:r>
            <w:r w:rsidRPr="00983ABF">
              <w:rPr>
                <w:rFonts w:ascii="Courier New" w:hAnsi="Courier New" w:cs="Courier New"/>
                <w:color w:val="333333"/>
                <w:szCs w:val="20"/>
                <w:lang w:val="en-GB" w:eastAsia="en-GB" w:bidi="ar-SA"/>
              </w:rPr>
              <w:t xml:space="preserve"> ValidationForm.Labels.ItemByName(</w:t>
            </w:r>
            <w:r w:rsidRPr="00983ABF">
              <w:rPr>
                <w:rFonts w:ascii="Courier New" w:hAnsi="Courier New" w:cs="Courier New"/>
                <w:color w:val="A31515"/>
                <w:szCs w:val="20"/>
                <w:lang w:val="en-GB" w:eastAsia="en-GB" w:bidi="ar-SA"/>
              </w:rPr>
              <w:t>"LabelHelp"</w:t>
            </w:r>
            <w:r w:rsidRPr="00983ABF">
              <w:rPr>
                <w:rFonts w:ascii="Courier New" w:hAnsi="Courier New" w:cs="Courier New"/>
                <w:color w:val="333333"/>
                <w:szCs w:val="20"/>
                <w:lang w:val="en-GB" w:eastAsia="en-GB" w:bidi="ar-SA"/>
              </w:rPr>
              <w:t>)</w:t>
            </w:r>
          </w:p>
          <w:p w14:paraId="162E34C2" w14:textId="77777777" w:rsidR="00983ABF" w:rsidRPr="00983ABF" w:rsidRDefault="00983ABF" w:rsidP="0098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983ABF">
              <w:rPr>
                <w:rFonts w:ascii="Courier New" w:hAnsi="Courier New" w:cs="Courier New"/>
                <w:color w:val="333333"/>
                <w:szCs w:val="20"/>
                <w:lang w:val="en-GB" w:eastAsia="en-GB" w:bidi="ar-SA"/>
              </w:rPr>
              <w:lastRenderedPageBreak/>
              <w:t xml:space="preserve">      .Text=Replace(.Text,</w:t>
            </w:r>
            <w:r w:rsidRPr="00983ABF">
              <w:rPr>
                <w:rFonts w:ascii="Courier New" w:hAnsi="Courier New" w:cs="Courier New"/>
                <w:color w:val="A31515"/>
                <w:szCs w:val="20"/>
                <w:lang w:val="en-GB" w:eastAsia="en-GB" w:bidi="ar-SA"/>
              </w:rPr>
              <w:t>"\n"</w:t>
            </w:r>
            <w:r w:rsidRPr="00983ABF">
              <w:rPr>
                <w:rFonts w:ascii="Courier New" w:hAnsi="Courier New" w:cs="Courier New"/>
                <w:color w:val="333333"/>
                <w:szCs w:val="20"/>
                <w:lang w:val="en-GB" w:eastAsia="en-GB" w:bidi="ar-SA"/>
              </w:rPr>
              <w:t>,vbCrLf)</w:t>
            </w:r>
          </w:p>
          <w:p w14:paraId="05AAC169" w14:textId="77777777" w:rsidR="00983ABF" w:rsidRPr="00983ABF" w:rsidRDefault="00983ABF" w:rsidP="0098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983ABF">
              <w:rPr>
                <w:rFonts w:ascii="Courier New" w:hAnsi="Courier New" w:cs="Courier New"/>
                <w:color w:val="333333"/>
                <w:szCs w:val="20"/>
                <w:lang w:val="en-GB" w:eastAsia="en-GB" w:bidi="ar-SA"/>
              </w:rPr>
              <w:t xml:space="preserve">   </w:t>
            </w:r>
            <w:r w:rsidRPr="00983ABF">
              <w:rPr>
                <w:rFonts w:ascii="Courier New" w:hAnsi="Courier New" w:cs="Courier New"/>
                <w:color w:val="0000FF"/>
                <w:szCs w:val="20"/>
                <w:lang w:val="en-GB" w:eastAsia="en-GB" w:bidi="ar-SA"/>
              </w:rPr>
              <w:t>End</w:t>
            </w:r>
            <w:r w:rsidRPr="00983ABF">
              <w:rPr>
                <w:rFonts w:ascii="Courier New" w:hAnsi="Courier New" w:cs="Courier New"/>
                <w:color w:val="333333"/>
                <w:szCs w:val="20"/>
                <w:lang w:val="en-GB" w:eastAsia="en-GB" w:bidi="ar-SA"/>
              </w:rPr>
              <w:t xml:space="preserve"> </w:t>
            </w:r>
            <w:r w:rsidRPr="00983ABF">
              <w:rPr>
                <w:rFonts w:ascii="Courier New" w:hAnsi="Courier New" w:cs="Courier New"/>
                <w:color w:val="0000FF"/>
                <w:szCs w:val="20"/>
                <w:lang w:val="en-GB" w:eastAsia="en-GB" w:bidi="ar-SA"/>
              </w:rPr>
              <w:t>With</w:t>
            </w:r>
          </w:p>
          <w:p w14:paraId="02CA7ED6" w14:textId="77777777" w:rsidR="00101816" w:rsidRPr="00983ABF" w:rsidRDefault="00983ABF" w:rsidP="0098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983ABF">
              <w:rPr>
                <w:rFonts w:ascii="Courier New" w:hAnsi="Courier New" w:cs="Courier New"/>
                <w:color w:val="0000FF"/>
                <w:szCs w:val="20"/>
                <w:lang w:val="en-GB" w:eastAsia="en-GB" w:bidi="ar-SA"/>
              </w:rPr>
              <w:t>End</w:t>
            </w:r>
            <w:r w:rsidRPr="00983ABF">
              <w:rPr>
                <w:rFonts w:ascii="Courier New" w:hAnsi="Courier New" w:cs="Courier New"/>
                <w:color w:val="333333"/>
                <w:szCs w:val="20"/>
                <w:lang w:val="en-GB" w:eastAsia="en-GB" w:bidi="ar-SA"/>
              </w:rPr>
              <w:t xml:space="preserve"> </w:t>
            </w:r>
            <w:r w:rsidRPr="00983ABF">
              <w:rPr>
                <w:rFonts w:ascii="Courier New" w:hAnsi="Courier New" w:cs="Courier New"/>
                <w:color w:val="0000FF"/>
                <w:szCs w:val="20"/>
                <w:lang w:val="en-GB" w:eastAsia="en-GB" w:bidi="ar-SA"/>
              </w:rPr>
              <w:t>Sub</w:t>
            </w:r>
          </w:p>
        </w:tc>
      </w:tr>
    </w:tbl>
    <w:p w14:paraId="53B33CD5" w14:textId="77777777" w:rsidR="00AA738C" w:rsidRDefault="00AA738C" w:rsidP="00AA738C">
      <w:pPr>
        <w:pStyle w:val="Heading4"/>
        <w:rPr>
          <w:lang w:val="en-GB"/>
        </w:rPr>
      </w:pPr>
      <w:r>
        <w:rPr>
          <w:lang w:val="en-GB"/>
        </w:rPr>
        <w:lastRenderedPageBreak/>
        <w:t>Use F6-F12 Function Keys</w:t>
      </w:r>
      <w:r w:rsidR="005F1213">
        <w:rPr>
          <w:lang w:val="en-GB"/>
        </w:rPr>
        <w:fldChar w:fldCharType="begin"/>
      </w:r>
      <w:r w:rsidR="005F1213">
        <w:instrText xml:space="preserve"> XE "</w:instrText>
      </w:r>
      <w:r w:rsidR="005F1213" w:rsidRPr="00A64640">
        <w:rPr>
          <w:lang w:val="en-GB"/>
        </w:rPr>
        <w:instrText>Function Keys</w:instrText>
      </w:r>
      <w:r w:rsidR="005F1213">
        <w:instrText xml:space="preserve">" </w:instrText>
      </w:r>
      <w:r w:rsidR="005F1213">
        <w:rPr>
          <w:lang w:val="en-GB"/>
        </w:rPr>
        <w:fldChar w:fldCharType="end"/>
      </w:r>
      <w:r>
        <w:rPr>
          <w:lang w:val="en-GB"/>
        </w:rPr>
        <w:t xml:space="preserve"> for Buttons.</w:t>
      </w:r>
    </w:p>
    <w:p w14:paraId="1E31A467" w14:textId="77777777" w:rsidR="00AA738C" w:rsidRDefault="00AA738C" w:rsidP="006861EE">
      <w:pPr>
        <w:rPr>
          <w:lang w:val="en-GB"/>
        </w:rPr>
      </w:pPr>
      <w:r>
        <w:rPr>
          <w:lang w:val="en-GB"/>
        </w:rPr>
        <w:t>You also have CTRL and SHIFT. Be careful to space out function keys – F6, F8, F10 are better spaced than F6, F7 and F8.</w:t>
      </w:r>
    </w:p>
    <w:p w14:paraId="717CC1E8" w14:textId="77777777" w:rsidR="00AA738C" w:rsidRDefault="00AA738C" w:rsidP="006861EE">
      <w:pPr>
        <w:rPr>
          <w:lang w:val="en-GB"/>
        </w:rPr>
      </w:pPr>
      <w:r>
        <w:rPr>
          <w:lang w:val="en-GB"/>
        </w:rPr>
        <w:t>A very good idea for buttons is to put them on an invisible Tab (</w:t>
      </w:r>
      <w:r w:rsidRPr="00AA738C">
        <w:rPr>
          <w:rFonts w:ascii="Courier New" w:hAnsi="Courier New" w:cs="Courier New"/>
          <w:lang w:val="en-GB"/>
        </w:rPr>
        <w:t>ValidationForm.Tabs.ItemByName("Buttons").Visible=False</w:t>
      </w:r>
      <w:r>
        <w:rPr>
          <w:lang w:val="en-GB"/>
        </w:rPr>
        <w:t>) and only use labels to show the hotkeys. This forces the user to use the keyboard and also prevents buttons being left with the keyboard focus when dialogs are closed.</w:t>
      </w:r>
    </w:p>
    <w:p w14:paraId="5A27CDDA" w14:textId="77777777" w:rsidR="00AA738C" w:rsidRDefault="00AA738C" w:rsidP="006861EE">
      <w:pPr>
        <w:rPr>
          <w:lang w:val="en-GB"/>
        </w:rPr>
      </w:pPr>
      <w:r>
        <w:rPr>
          <w:noProof/>
          <w:lang w:bidi="ar-SA"/>
        </w:rPr>
        <w:drawing>
          <wp:inline distT="0" distB="0" distL="0" distR="0" wp14:anchorId="7B68C3A5" wp14:editId="7D26902B">
            <wp:extent cx="3705225" cy="1047750"/>
            <wp:effectExtent l="0" t="0" r="9525" b="0"/>
            <wp:docPr id="1035" name="Picture 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705225" cy="1047750"/>
                    </a:xfrm>
                    <a:prstGeom prst="rect">
                      <a:avLst/>
                    </a:prstGeom>
                  </pic:spPr>
                </pic:pic>
              </a:graphicData>
            </a:graphic>
          </wp:inline>
        </w:drawing>
      </w:r>
    </w:p>
    <w:p w14:paraId="441105AD" w14:textId="77777777" w:rsidR="00AA738C" w:rsidRDefault="00AA738C" w:rsidP="00AA738C">
      <w:pPr>
        <w:pStyle w:val="Heading4"/>
        <w:rPr>
          <w:lang w:val="en-GB"/>
        </w:rPr>
      </w:pPr>
      <w:r>
        <w:rPr>
          <w:lang w:val="en-GB"/>
        </w:rPr>
        <w:t xml:space="preserve">Use the </w:t>
      </w:r>
      <w:r w:rsidRPr="00AA738C">
        <w:rPr>
          <w:b/>
          <w:lang w:val="en-GB"/>
        </w:rPr>
        <w:t>Autocomplete</w:t>
      </w:r>
      <w:r w:rsidR="005F1213">
        <w:rPr>
          <w:b/>
          <w:lang w:val="en-GB"/>
        </w:rPr>
        <w:fldChar w:fldCharType="begin"/>
      </w:r>
      <w:r w:rsidR="005F1213">
        <w:instrText xml:space="preserve"> XE "</w:instrText>
      </w:r>
      <w:r w:rsidR="005F1213" w:rsidRPr="00A64640">
        <w:rPr>
          <w:b/>
          <w:lang w:val="en-GB"/>
        </w:rPr>
        <w:instrText>Autocomplete</w:instrText>
      </w:r>
      <w:r w:rsidR="005F1213">
        <w:instrText xml:space="preserve">" </w:instrText>
      </w:r>
      <w:r w:rsidR="005F1213">
        <w:rPr>
          <w:b/>
          <w:lang w:val="en-GB"/>
        </w:rPr>
        <w:fldChar w:fldCharType="end"/>
      </w:r>
      <w:r>
        <w:rPr>
          <w:lang w:val="en-GB"/>
        </w:rPr>
        <w:t xml:space="preserve"> Feature</w:t>
      </w:r>
    </w:p>
    <w:p w14:paraId="5C13A3C0" w14:textId="77777777" w:rsidR="00AA738C" w:rsidRDefault="00AA738C" w:rsidP="00AA738C">
      <w:pPr>
        <w:rPr>
          <w:lang w:val="en-GB"/>
        </w:rPr>
      </w:pPr>
      <w:r>
        <w:rPr>
          <w:lang w:val="en-GB"/>
        </w:rPr>
        <w:t>This is a fantastic productivity feature in KTM, and so familiar to people from Google Search with it</w:t>
      </w:r>
      <w:r w:rsidR="00236197">
        <w:rPr>
          <w:lang w:val="en-GB"/>
        </w:rPr>
        <w:t>s suggestion feature</w:t>
      </w:r>
      <w:r w:rsidR="00AB6F39">
        <w:rPr>
          <w:lang w:val="en-GB"/>
        </w:rPr>
        <w:t>s</w:t>
      </w:r>
      <w:r w:rsidR="00AB6F39">
        <w:rPr>
          <w:lang w:val="en-GB"/>
        </w:rPr>
        <w:br/>
      </w:r>
      <w:r w:rsidR="00AB6F39">
        <w:rPr>
          <w:noProof/>
          <w:lang w:bidi="ar-SA"/>
        </w:rPr>
        <w:drawing>
          <wp:inline distT="0" distB="0" distL="0" distR="0" wp14:anchorId="4B75ABF2" wp14:editId="7C523329">
            <wp:extent cx="3486150" cy="1314450"/>
            <wp:effectExtent l="171450" t="171450" r="381000" b="361950"/>
            <wp:docPr id="1036" name="Picture 10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486150" cy="13144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7DD7C9" w14:textId="77777777" w:rsidR="00AA738C" w:rsidRDefault="00AA738C" w:rsidP="00AA738C">
      <w:pPr>
        <w:rPr>
          <w:lang w:val="en-GB"/>
        </w:rPr>
      </w:pPr>
      <w:r>
        <w:rPr>
          <w:lang w:val="en-GB"/>
        </w:rPr>
        <w:t>Autocomplete was added to KTM to get field viewer coordinates for the online learning mechanism without forcing the user to use the mouse.</w:t>
      </w:r>
    </w:p>
    <w:p w14:paraId="0ECC2E76" w14:textId="77777777" w:rsidR="00AA738C" w:rsidRDefault="00AA738C" w:rsidP="00AA738C">
      <w:pPr>
        <w:rPr>
          <w:lang w:val="en-GB"/>
        </w:rPr>
      </w:pPr>
      <w:r>
        <w:rPr>
          <w:lang w:val="en-GB"/>
        </w:rPr>
        <w:t>Below is a list of how to use it to ensure that field viewers have the correct coordinates for the fields – this is important if you want fast users who know how to train documents.</w:t>
      </w:r>
    </w:p>
    <w:tbl>
      <w:tblPr>
        <w:tblStyle w:val="TableGrid"/>
        <w:tblW w:w="0" w:type="auto"/>
        <w:tblLook w:val="04A0" w:firstRow="1" w:lastRow="0" w:firstColumn="1" w:lastColumn="0" w:noHBand="0" w:noVBand="1"/>
      </w:tblPr>
      <w:tblGrid>
        <w:gridCol w:w="5743"/>
      </w:tblGrid>
      <w:tr w:rsidR="00AA738C" w14:paraId="5792E5DC" w14:textId="77777777" w:rsidTr="00AA738C">
        <w:tc>
          <w:tcPr>
            <w:tcW w:w="0" w:type="auto"/>
          </w:tcPr>
          <w:p w14:paraId="4A1F22D5" w14:textId="77777777" w:rsidR="001971DC" w:rsidRDefault="00AA738C" w:rsidP="00AA738C">
            <w:pPr>
              <w:rPr>
                <w:lang w:val="en-GB"/>
              </w:rPr>
            </w:pPr>
            <w:r w:rsidRPr="00AA738C">
              <w:rPr>
                <w:lang w:val="en-GB"/>
              </w:rPr>
              <w:t>AUTOCOMPLETE</w:t>
            </w:r>
          </w:p>
          <w:p w14:paraId="27882789" w14:textId="77777777" w:rsidR="001971DC" w:rsidRDefault="00AA738C" w:rsidP="00AA738C">
            <w:pPr>
              <w:rPr>
                <w:lang w:val="en-GB"/>
              </w:rPr>
            </w:pPr>
            <w:r w:rsidRPr="00AA738C">
              <w:rPr>
                <w:lang w:val="en-GB"/>
              </w:rPr>
              <w:tab/>
              <w:t>ENTER to validate</w:t>
            </w:r>
          </w:p>
          <w:p w14:paraId="2D618AA9" w14:textId="77777777" w:rsidR="001971DC" w:rsidRDefault="00AA738C" w:rsidP="00AA738C">
            <w:pPr>
              <w:rPr>
                <w:lang w:val="en-GB"/>
              </w:rPr>
            </w:pPr>
            <w:r w:rsidRPr="00AA738C">
              <w:rPr>
                <w:lang w:val="en-GB"/>
              </w:rPr>
              <w:tab/>
              <w:t>ESC accept snippet, but edit text</w:t>
            </w:r>
          </w:p>
          <w:p w14:paraId="121151B6" w14:textId="77777777" w:rsidR="00AA738C" w:rsidRPr="00AA738C" w:rsidRDefault="00AA738C" w:rsidP="00AA738C">
            <w:pPr>
              <w:rPr>
                <w:lang w:val="en-GB"/>
              </w:rPr>
            </w:pPr>
            <w:r w:rsidRPr="00AA738C">
              <w:rPr>
                <w:lang w:val="en-GB"/>
              </w:rPr>
              <w:tab/>
              <w:t>SHIFT + ESC accept text but not snippet</w:t>
            </w:r>
          </w:p>
          <w:p w14:paraId="3D785E34" w14:textId="77777777" w:rsidR="001971DC" w:rsidRDefault="00AA738C" w:rsidP="00AA738C">
            <w:pPr>
              <w:rPr>
                <w:lang w:val="en-GB"/>
              </w:rPr>
            </w:pPr>
            <w:r w:rsidRPr="00AA738C">
              <w:rPr>
                <w:lang w:val="en-GB"/>
              </w:rPr>
              <w:tab/>
              <w:t>Press "SPACE" to select next word in autocomplete</w:t>
            </w:r>
          </w:p>
          <w:p w14:paraId="4DC2B560" w14:textId="77777777" w:rsidR="001971DC" w:rsidRDefault="00AA738C" w:rsidP="00AA738C">
            <w:pPr>
              <w:rPr>
                <w:lang w:val="en-GB"/>
              </w:rPr>
            </w:pPr>
            <w:r w:rsidRPr="00AA738C">
              <w:rPr>
                <w:lang w:val="en-GB"/>
              </w:rPr>
              <w:tab/>
              <w:t>Arrow up , shift-tab previous Field</w:t>
            </w:r>
          </w:p>
          <w:p w14:paraId="41B4FE77" w14:textId="77777777" w:rsidR="00AA738C" w:rsidRDefault="00AA738C" w:rsidP="006861EE">
            <w:pPr>
              <w:rPr>
                <w:lang w:val="en-GB"/>
              </w:rPr>
            </w:pPr>
            <w:r w:rsidRPr="00AA738C">
              <w:rPr>
                <w:lang w:val="en-GB"/>
              </w:rPr>
              <w:lastRenderedPageBreak/>
              <w:tab/>
              <w:t>Arrow down shift-down necxt field</w:t>
            </w:r>
          </w:p>
        </w:tc>
      </w:tr>
    </w:tbl>
    <w:p w14:paraId="3988FF77" w14:textId="77777777" w:rsidR="00C555BF" w:rsidRDefault="00C555BF" w:rsidP="003B47FA">
      <w:pPr>
        <w:pStyle w:val="Heading3"/>
      </w:pPr>
      <w:bookmarkStart w:id="224" w:name="_Toc382990264"/>
      <w:bookmarkStart w:id="225" w:name="_Toc386812552"/>
      <w:r>
        <w:lastRenderedPageBreak/>
        <w:t>Eyes</w:t>
      </w:r>
      <w:bookmarkEnd w:id="224"/>
      <w:bookmarkEnd w:id="225"/>
    </w:p>
    <w:p w14:paraId="57BD4A33" w14:textId="77777777" w:rsidR="006861EE" w:rsidRDefault="00AB6F39" w:rsidP="006861EE">
      <w:pPr>
        <w:rPr>
          <w:lang w:val="en-GB"/>
        </w:rPr>
      </w:pPr>
      <w:r>
        <w:rPr>
          <w:lang w:val="en-GB"/>
        </w:rPr>
        <w:t>Guide the viewer’s eyes comfortably down through the fields.</w:t>
      </w:r>
      <w:r w:rsidR="006861EE">
        <w:rPr>
          <w:lang w:val="en-GB"/>
        </w:rPr>
        <w:t xml:space="preserve"> Don’t force the</w:t>
      </w:r>
      <w:r>
        <w:rPr>
          <w:lang w:val="en-GB"/>
        </w:rPr>
        <w:t xml:space="preserve">m </w:t>
      </w:r>
      <w:r w:rsidR="006861EE">
        <w:rPr>
          <w:lang w:val="en-GB"/>
        </w:rPr>
        <w:t>to have to glance back and forth between the document and the fields.</w:t>
      </w:r>
    </w:p>
    <w:p w14:paraId="13D47BCB" w14:textId="77777777" w:rsidR="00AE5BD0" w:rsidRDefault="00AE5BD0" w:rsidP="00AB6F39">
      <w:pPr>
        <w:pStyle w:val="Heading4"/>
        <w:rPr>
          <w:lang w:val="en-GB"/>
        </w:rPr>
      </w:pPr>
      <w:r>
        <w:rPr>
          <w:lang w:val="en-GB"/>
        </w:rPr>
        <w:t>Fonts</w:t>
      </w:r>
      <w:r w:rsidR="00F07B6D">
        <w:rPr>
          <w:lang w:val="en-GB"/>
        </w:rPr>
        <w:t>,</w:t>
      </w:r>
      <w:r w:rsidR="005F1213">
        <w:rPr>
          <w:lang w:val="en-GB"/>
        </w:rPr>
        <w:fldChar w:fldCharType="begin"/>
      </w:r>
      <w:r w:rsidR="005F1213">
        <w:instrText xml:space="preserve"> XE "</w:instrText>
      </w:r>
      <w:r w:rsidR="005F1213" w:rsidRPr="00A64640">
        <w:rPr>
          <w:lang w:val="en-GB"/>
        </w:rPr>
        <w:instrText>Fonts</w:instrText>
      </w:r>
      <w:r w:rsidR="005F1213">
        <w:instrText xml:space="preserve">" </w:instrText>
      </w:r>
      <w:r w:rsidR="005F1213">
        <w:rPr>
          <w:lang w:val="en-GB"/>
        </w:rPr>
        <w:fldChar w:fldCharType="end"/>
      </w:r>
      <w:r>
        <w:rPr>
          <w:lang w:val="en-GB"/>
        </w:rPr>
        <w:t xml:space="preserve"> Layout</w:t>
      </w:r>
      <w:r w:rsidR="00F07B6D">
        <w:rPr>
          <w:lang w:val="en-GB"/>
        </w:rPr>
        <w:t xml:space="preserve"> and Colors</w:t>
      </w:r>
    </w:p>
    <w:p w14:paraId="599DD87C" w14:textId="77777777" w:rsidR="00AE5BD0" w:rsidRDefault="00AE5BD0" w:rsidP="00AE5BD0">
      <w:pPr>
        <w:rPr>
          <w:lang w:val="en-GB"/>
        </w:rPr>
      </w:pPr>
      <w:r>
        <w:rPr>
          <w:lang w:val="en-GB"/>
        </w:rPr>
        <w:t>Make your validation form layout pleasing to the eye. Your users will be staring at it all day every day. Use different fonts to make things easier to read.</w:t>
      </w:r>
      <w:r>
        <w:rPr>
          <w:lang w:val="en-GB"/>
        </w:rPr>
        <w:br/>
      </w:r>
      <w:r>
        <w:rPr>
          <w:noProof/>
          <w:lang w:bidi="ar-SA"/>
        </w:rPr>
        <w:drawing>
          <wp:inline distT="0" distB="0" distL="0" distR="0" wp14:anchorId="78819A56" wp14:editId="1F0ACB8E">
            <wp:extent cx="4162425" cy="3305175"/>
            <wp:effectExtent l="171450" t="171450" r="390525" b="371475"/>
            <wp:docPr id="1055" name="Picture 1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62425" cy="33051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78700AA" w14:textId="77777777" w:rsidR="00F07B6D" w:rsidRPr="00B704FC" w:rsidRDefault="00F07B6D" w:rsidP="00AE5BD0">
      <w:pPr>
        <w:rPr>
          <w:i/>
          <w:lang w:val="en-GB"/>
        </w:rPr>
      </w:pPr>
      <w:r>
        <w:rPr>
          <w:lang w:val="en-GB"/>
        </w:rPr>
        <w:t xml:space="preserve">You can even dynamically change the </w:t>
      </w:r>
      <w:r>
        <w:rPr>
          <w:lang w:val="en-GB"/>
        </w:rPr>
        <w:fldChar w:fldCharType="begin"/>
      </w:r>
      <w:r>
        <w:instrText xml:space="preserve"> XE "</w:instrText>
      </w:r>
      <w:r w:rsidRPr="005B735B">
        <w:rPr>
          <w:lang w:val="en-GB"/>
        </w:rPr>
        <w:instrText>Color</w:instrText>
      </w:r>
      <w:r w:rsidRPr="005B735B">
        <w:instrText>:</w:instrText>
      </w:r>
      <w:r w:rsidRPr="005B735B">
        <w:rPr>
          <w:lang w:val="en-GB"/>
        </w:rPr>
        <w:instrText>Change Color of a Label</w:instrText>
      </w:r>
      <w:r>
        <w:instrText xml:space="preserve">" </w:instrText>
      </w:r>
      <w:r>
        <w:rPr>
          <w:lang w:val="en-GB"/>
        </w:rPr>
        <w:fldChar w:fldCharType="end"/>
      </w:r>
      <w:r w:rsidRPr="00F07B6D">
        <w:rPr>
          <w:lang w:val="en-GB"/>
        </w:rPr>
        <w:t xml:space="preserve"> </w:t>
      </w:r>
      <w:r>
        <w:rPr>
          <w:lang w:val="en-GB"/>
        </w:rPr>
        <w:t>color of a label in script.</w:t>
      </w:r>
      <w:r w:rsidR="00B704FC">
        <w:rPr>
          <w:lang w:val="en-GB"/>
        </w:rPr>
        <w:t xml:space="preserve"> </w:t>
      </w:r>
      <w:r w:rsidR="00B704FC">
        <w:rPr>
          <w:i/>
          <w:lang w:val="en-GB"/>
        </w:rPr>
        <w:t>(Make sure that ValidationForm scripts are attached to the class that the Validation Form belongs to, and not in the Project Script)</w:t>
      </w:r>
    </w:p>
    <w:tbl>
      <w:tblPr>
        <w:tblStyle w:val="TableGrid"/>
        <w:tblW w:w="0" w:type="auto"/>
        <w:tblLook w:val="04A0" w:firstRow="1" w:lastRow="0" w:firstColumn="1" w:lastColumn="0" w:noHBand="0" w:noVBand="1"/>
      </w:tblPr>
      <w:tblGrid>
        <w:gridCol w:w="11304"/>
      </w:tblGrid>
      <w:tr w:rsidR="00F07B6D" w14:paraId="0FD5DBCA" w14:textId="77777777" w:rsidTr="00F07B6D">
        <w:tc>
          <w:tcPr>
            <w:tcW w:w="11304" w:type="dxa"/>
          </w:tcPr>
          <w:p w14:paraId="313137A6" w14:textId="77777777" w:rsidR="00F07B6D" w:rsidRDefault="00F07B6D" w:rsidP="00F07B6D">
            <w:pPr>
              <w:pStyle w:val="Code"/>
            </w:pPr>
            <w:r>
              <w:t>ValidationForm.Labels(0).ResetForeColor</w:t>
            </w:r>
          </w:p>
          <w:p w14:paraId="4830B67E" w14:textId="77777777" w:rsidR="00F07B6D" w:rsidRPr="00F07B6D" w:rsidRDefault="00F07B6D" w:rsidP="00F07B6D">
            <w:pPr>
              <w:pStyle w:val="Code"/>
            </w:pPr>
            <w:r>
              <w:t xml:space="preserve">ValidationForm.Labels(0).SetForeColor(255,0,0) </w:t>
            </w:r>
            <w:r w:rsidRPr="006E005F">
              <w:rPr>
                <w:rFonts w:cs="Courier New"/>
                <w:color w:val="008000"/>
                <w:sz w:val="20"/>
                <w:szCs w:val="20"/>
                <w:lang w:val="en-GB" w:eastAsia="en-GB"/>
              </w:rPr>
              <w:t>'</w:t>
            </w:r>
            <w:r>
              <w:rPr>
                <w:rFonts w:cs="Courier New"/>
                <w:color w:val="008000"/>
                <w:sz w:val="20"/>
                <w:szCs w:val="20"/>
                <w:lang w:val="en-GB" w:eastAsia="en-GB"/>
              </w:rPr>
              <w:t>Red</w:t>
            </w:r>
          </w:p>
        </w:tc>
      </w:tr>
    </w:tbl>
    <w:p w14:paraId="1A5D89F6" w14:textId="77777777" w:rsidR="00AB6F39" w:rsidRDefault="00AB6F39" w:rsidP="00AB6F39">
      <w:pPr>
        <w:pStyle w:val="Heading4"/>
        <w:rPr>
          <w:lang w:val="en-GB"/>
        </w:rPr>
      </w:pPr>
      <w:r>
        <w:rPr>
          <w:lang w:val="en-GB"/>
        </w:rPr>
        <w:t>Field Viewers</w:t>
      </w:r>
      <w:r w:rsidR="005F1213">
        <w:rPr>
          <w:lang w:val="en-GB"/>
        </w:rPr>
        <w:fldChar w:fldCharType="begin"/>
      </w:r>
      <w:r w:rsidR="005F1213">
        <w:instrText xml:space="preserve"> XE "</w:instrText>
      </w:r>
      <w:r w:rsidR="005F1213" w:rsidRPr="00A64640">
        <w:rPr>
          <w:lang w:val="en-GB"/>
        </w:rPr>
        <w:instrText>Field Viewers</w:instrText>
      </w:r>
      <w:r w:rsidR="005F1213">
        <w:instrText xml:space="preserve">" </w:instrText>
      </w:r>
      <w:r w:rsidR="005F1213">
        <w:rPr>
          <w:lang w:val="en-GB"/>
        </w:rPr>
        <w:fldChar w:fldCharType="end"/>
      </w:r>
    </w:p>
    <w:p w14:paraId="118250FA" w14:textId="77777777" w:rsidR="00AB6F39" w:rsidRDefault="00AB6F39" w:rsidP="006861EE">
      <w:pPr>
        <w:rPr>
          <w:lang w:val="en-GB"/>
        </w:rPr>
      </w:pPr>
      <w:r>
        <w:rPr>
          <w:lang w:val="en-GB"/>
        </w:rPr>
        <w:t>Field Viewers serve two purposes</w:t>
      </w:r>
    </w:p>
    <w:p w14:paraId="4F69398C" w14:textId="77777777" w:rsidR="00AB6F39" w:rsidRDefault="00AB6F39" w:rsidP="00E20F1D">
      <w:pPr>
        <w:pStyle w:val="ListParagraph"/>
        <w:numPr>
          <w:ilvl w:val="0"/>
          <w:numId w:val="46"/>
        </w:numPr>
        <w:rPr>
          <w:lang w:val="en-GB"/>
        </w:rPr>
      </w:pPr>
      <w:r>
        <w:rPr>
          <w:lang w:val="en-GB"/>
        </w:rPr>
        <w:t>Show the coordinates on the image for the online learning mechanism</w:t>
      </w:r>
    </w:p>
    <w:p w14:paraId="12D18894" w14:textId="77777777" w:rsidR="00AB6F39" w:rsidRPr="00AB6F39" w:rsidRDefault="00AB6F39" w:rsidP="00E20F1D">
      <w:pPr>
        <w:pStyle w:val="ListParagraph"/>
        <w:numPr>
          <w:ilvl w:val="0"/>
          <w:numId w:val="46"/>
        </w:numPr>
        <w:rPr>
          <w:lang w:val="en-GB"/>
        </w:rPr>
      </w:pPr>
      <w:r>
        <w:rPr>
          <w:lang w:val="en-GB"/>
        </w:rPr>
        <w:t>Help a user to quickly make a decision about a field</w:t>
      </w:r>
    </w:p>
    <w:p w14:paraId="0B714BA5" w14:textId="77777777" w:rsidR="00B171AD" w:rsidRDefault="00B171AD" w:rsidP="006861EE">
      <w:pPr>
        <w:rPr>
          <w:lang w:val="en-GB"/>
        </w:rPr>
      </w:pPr>
      <w:r>
        <w:rPr>
          <w:lang w:val="en-GB"/>
        </w:rPr>
        <w:lastRenderedPageBreak/>
        <w:t>You can align field viewers underneath or above the fields to make it easier on the eye, when you have to check long numbers.</w:t>
      </w:r>
      <w:r>
        <w:rPr>
          <w:lang w:val="en-GB"/>
        </w:rPr>
        <w:br/>
      </w:r>
      <w:r>
        <w:rPr>
          <w:noProof/>
          <w:lang w:bidi="ar-SA"/>
        </w:rPr>
        <w:drawing>
          <wp:inline distT="0" distB="0" distL="0" distR="0" wp14:anchorId="7C2FD93A" wp14:editId="52AD93AF">
            <wp:extent cx="2505075" cy="504825"/>
            <wp:effectExtent l="171450" t="171450" r="390525" b="371475"/>
            <wp:docPr id="1040" name="Picture 1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505075" cy="504825"/>
                    </a:xfrm>
                    <a:prstGeom prst="rect">
                      <a:avLst/>
                    </a:prstGeom>
                    <a:ln>
                      <a:noFill/>
                    </a:ln>
                    <a:effectLst>
                      <a:outerShdw blurRad="292100" dist="139700" dir="2700000" algn="tl" rotWithShape="0">
                        <a:srgbClr val="333333">
                          <a:alpha val="65000"/>
                        </a:srgbClr>
                      </a:outerShdw>
                    </a:effectLst>
                  </pic:spPr>
                </pic:pic>
              </a:graphicData>
            </a:graphic>
          </wp:inline>
        </w:drawing>
      </w:r>
    </w:p>
    <w:p w14:paraId="146F9D0F" w14:textId="77777777" w:rsidR="003A6E40" w:rsidRDefault="003A6E40" w:rsidP="006861EE">
      <w:pPr>
        <w:rPr>
          <w:lang w:val="en-GB"/>
        </w:rPr>
      </w:pPr>
      <w:r>
        <w:rPr>
          <w:lang w:val="en-GB"/>
        </w:rPr>
        <w:t xml:space="preserve">In the example below you can see the use of Field Viewers and read-only fields to make it easier for the operator to decide “Do I press ENTER to confirm or DO I press F7 to Search?” </w:t>
      </w:r>
      <w:r w:rsidR="00B171AD">
        <w:rPr>
          <w:lang w:val="en-GB"/>
        </w:rPr>
        <w:t xml:space="preserve">when searching for a vendor. </w:t>
      </w:r>
      <w:r>
        <w:rPr>
          <w:lang w:val="en-GB"/>
        </w:rPr>
        <w:t>They can make that decision without having to glance to the document.</w:t>
      </w:r>
    </w:p>
    <w:p w14:paraId="18E9110F" w14:textId="77777777" w:rsidR="006861EE" w:rsidRDefault="003A6E40" w:rsidP="006861EE">
      <w:pPr>
        <w:rPr>
          <w:lang w:val="en-GB"/>
        </w:rPr>
      </w:pPr>
      <w:r>
        <w:rPr>
          <w:noProof/>
          <w:lang w:bidi="ar-SA"/>
        </w:rPr>
        <w:drawing>
          <wp:inline distT="0" distB="0" distL="0" distR="0" wp14:anchorId="6807861A" wp14:editId="03B07202">
            <wp:extent cx="3648075" cy="3810000"/>
            <wp:effectExtent l="171450" t="171450" r="390525" b="361950"/>
            <wp:docPr id="1030" name="Picture 1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648075" cy="3810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40204D" w14:textId="77777777" w:rsidR="00AB6F39" w:rsidRDefault="00AB6F39" w:rsidP="00AB6F39">
      <w:pPr>
        <w:pStyle w:val="Heading4"/>
        <w:rPr>
          <w:lang w:val="en-GB"/>
        </w:rPr>
      </w:pPr>
      <w:r>
        <w:rPr>
          <w:lang w:val="en-GB"/>
        </w:rPr>
        <w:t>Field Sequence</w:t>
      </w:r>
    </w:p>
    <w:p w14:paraId="7723F81F" w14:textId="77777777" w:rsidR="00AB6F39" w:rsidRPr="00AB6F39" w:rsidRDefault="00AB6F39" w:rsidP="00AB6F39">
      <w:pPr>
        <w:rPr>
          <w:lang w:val="en-GB"/>
        </w:rPr>
      </w:pPr>
      <w:r>
        <w:rPr>
          <w:lang w:val="en-GB"/>
        </w:rPr>
        <w:t>Make sure you have configured the field sequence to step through the fields from top to bottom</w:t>
      </w:r>
      <w:r w:rsidR="00B171AD">
        <w:rPr>
          <w:lang w:val="en-GB"/>
        </w:rPr>
        <w:t>.</w:t>
      </w:r>
    </w:p>
    <w:p w14:paraId="39F2A869" w14:textId="77777777" w:rsidR="00AB6F39" w:rsidRDefault="00AB6F39" w:rsidP="00AB6F39">
      <w:pPr>
        <w:rPr>
          <w:lang w:val="en-GB"/>
        </w:rPr>
      </w:pPr>
      <w:r>
        <w:rPr>
          <w:noProof/>
          <w:lang w:bidi="ar-SA"/>
        </w:rPr>
        <w:lastRenderedPageBreak/>
        <w:drawing>
          <wp:inline distT="0" distB="0" distL="0" distR="0" wp14:anchorId="2312730C" wp14:editId="15D44F4E">
            <wp:extent cx="5972810" cy="4115435"/>
            <wp:effectExtent l="171450" t="171450" r="389890" b="361315"/>
            <wp:docPr id="1039" name="Picture 1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72810" cy="41154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D339465" w14:textId="77777777" w:rsidR="00B171AD" w:rsidRDefault="00B171AD" w:rsidP="00AB6F39">
      <w:pPr>
        <w:rPr>
          <w:lang w:val="en-GB"/>
        </w:rPr>
      </w:pPr>
      <w:r>
        <w:rPr>
          <w:lang w:val="en-GB"/>
        </w:rPr>
        <w:t xml:space="preserve">You must never allow the cursor to jump up to a previous field. Always place your fields on the document so </w:t>
      </w:r>
      <w:r w:rsidR="00AE5BD0">
        <w:rPr>
          <w:lang w:val="en-GB"/>
        </w:rPr>
        <w:t>that dependent fields are lower on the screen.</w:t>
      </w:r>
    </w:p>
    <w:p w14:paraId="2ED0AEC6" w14:textId="77777777" w:rsidR="00FA0922" w:rsidRDefault="00FA0922" w:rsidP="003B47FA">
      <w:pPr>
        <w:pStyle w:val="Heading3"/>
      </w:pPr>
      <w:bookmarkStart w:id="226" w:name="_Toc382990265"/>
      <w:bookmarkStart w:id="227" w:name="_Toc386812553"/>
      <w:r>
        <w:t>Mind</w:t>
      </w:r>
      <w:bookmarkEnd w:id="226"/>
      <w:bookmarkEnd w:id="227"/>
    </w:p>
    <w:p w14:paraId="16CDB1BB" w14:textId="77777777" w:rsidR="00FA0922" w:rsidRDefault="00FA0922" w:rsidP="00FA0922">
      <w:pPr>
        <w:rPr>
          <w:lang w:val="en-GB"/>
        </w:rPr>
      </w:pPr>
      <w:r>
        <w:rPr>
          <w:lang w:val="en-GB"/>
        </w:rPr>
        <w:t>The user is constantly confronted with a new decision every time the cursor is blinking in a field. Your job is to make it as easy as possible for the user to work out, “Is that a false alarm (false negative)?” and press ENTER or to decide, “That is wrong, I need to change it”.</w:t>
      </w:r>
    </w:p>
    <w:p w14:paraId="6C281791" w14:textId="77777777" w:rsidR="00FA0922" w:rsidRDefault="00FA0922" w:rsidP="00FA0922">
      <w:pPr>
        <w:rPr>
          <w:lang w:val="en-GB"/>
        </w:rPr>
      </w:pPr>
      <w:r>
        <w:rPr>
          <w:lang w:val="en-GB"/>
        </w:rPr>
        <w:t>Provide the user w</w:t>
      </w:r>
      <w:r w:rsidR="00F07B6D">
        <w:rPr>
          <w:lang w:val="en-GB"/>
        </w:rPr>
        <w:t xml:space="preserve">ith as much useful information </w:t>
      </w:r>
      <w:r>
        <w:rPr>
          <w:lang w:val="en-GB"/>
        </w:rPr>
        <w:t>as possible to make it easy and fast.</w:t>
      </w:r>
      <w:r w:rsidR="00ED5086">
        <w:rPr>
          <w:lang w:val="en-GB"/>
        </w:rPr>
        <w:t xml:space="preserve"> But provide the information passively, so that the user can always choose to ignore it or user it.</w:t>
      </w:r>
    </w:p>
    <w:p w14:paraId="591CFE33" w14:textId="77777777" w:rsidR="00FA0922" w:rsidRDefault="000F0BD3" w:rsidP="00AE5BD0">
      <w:pPr>
        <w:pStyle w:val="Heading4"/>
        <w:rPr>
          <w:lang w:val="en-GB"/>
        </w:rPr>
      </w:pPr>
      <w:r w:rsidRPr="00B171AD">
        <w:rPr>
          <w:lang w:val="en-GB"/>
        </w:rPr>
        <w:t>Passive Info</w:t>
      </w:r>
      <w:r w:rsidR="00FA0922">
        <w:rPr>
          <w:lang w:val="en-GB"/>
        </w:rPr>
        <w:t>rmation</w:t>
      </w:r>
      <w:r w:rsidR="005F1213">
        <w:rPr>
          <w:lang w:val="en-GB"/>
        </w:rPr>
        <w:fldChar w:fldCharType="begin"/>
      </w:r>
      <w:r w:rsidR="005F1213">
        <w:instrText xml:space="preserve"> XE "</w:instrText>
      </w:r>
      <w:r w:rsidR="005F1213" w:rsidRPr="00A64640">
        <w:rPr>
          <w:lang w:val="en-GB"/>
        </w:rPr>
        <w:instrText>Passive Information</w:instrText>
      </w:r>
      <w:r w:rsidR="005F1213">
        <w:instrText xml:space="preserve">" </w:instrText>
      </w:r>
      <w:r w:rsidR="005F1213">
        <w:rPr>
          <w:lang w:val="en-GB"/>
        </w:rPr>
        <w:fldChar w:fldCharType="end"/>
      </w:r>
      <w:r w:rsidR="00AE5BD0">
        <w:rPr>
          <w:lang w:val="en-GB"/>
        </w:rPr>
        <w:t xml:space="preserve"> in Labels</w:t>
      </w:r>
    </w:p>
    <w:p w14:paraId="4850D35A" w14:textId="77777777" w:rsidR="00FA0922" w:rsidRPr="00FE2A76" w:rsidRDefault="00FA0922" w:rsidP="00FA0922">
      <w:pPr>
        <w:rPr>
          <w:lang w:val="en-GB"/>
        </w:rPr>
      </w:pPr>
      <w:r>
        <w:rPr>
          <w:lang w:val="en-GB"/>
        </w:rPr>
        <w:t>Passive</w:t>
      </w:r>
      <w:r w:rsidR="00ED5086">
        <w:rPr>
          <w:lang w:val="en-GB"/>
        </w:rPr>
        <w:t xml:space="preserve"> information appears in labels that the user can choose to use or ignore.</w:t>
      </w:r>
      <w:r w:rsidR="00FE2A76">
        <w:rPr>
          <w:lang w:val="en-GB"/>
        </w:rPr>
        <w:t xml:space="preserve"> You can show </w:t>
      </w:r>
      <w:r w:rsidR="00FE2A76">
        <w:rPr>
          <w:b/>
          <w:lang w:val="en-GB"/>
        </w:rPr>
        <w:t>confidences, alternatives, discrepancies</w:t>
      </w:r>
      <w:r w:rsidR="005F1213">
        <w:rPr>
          <w:b/>
          <w:lang w:val="en-GB"/>
        </w:rPr>
        <w:fldChar w:fldCharType="begin"/>
      </w:r>
      <w:r w:rsidR="005F1213">
        <w:instrText xml:space="preserve"> XE "</w:instrText>
      </w:r>
      <w:r w:rsidR="005F1213" w:rsidRPr="00A64640">
        <w:rPr>
          <w:b/>
          <w:lang w:val="en-GB"/>
        </w:rPr>
        <w:instrText>Discrepancies</w:instrText>
      </w:r>
      <w:r w:rsidR="005F1213">
        <w:instrText xml:space="preserve">" </w:instrText>
      </w:r>
      <w:r w:rsidR="005F1213">
        <w:rPr>
          <w:b/>
          <w:lang w:val="en-GB"/>
        </w:rPr>
        <w:fldChar w:fldCharType="end"/>
      </w:r>
      <w:r w:rsidR="00FE2A76">
        <w:rPr>
          <w:b/>
          <w:lang w:val="en-GB"/>
        </w:rPr>
        <w:t>, database lookups</w:t>
      </w:r>
      <w:r w:rsidR="00FE2A76">
        <w:rPr>
          <w:lang w:val="en-GB"/>
        </w:rPr>
        <w:t>.</w:t>
      </w:r>
    </w:p>
    <w:p w14:paraId="5FC901F4" w14:textId="77777777" w:rsidR="000F0BD3" w:rsidRDefault="00FA0922" w:rsidP="00FA0922">
      <w:pPr>
        <w:rPr>
          <w:lang w:val="en-GB"/>
        </w:rPr>
      </w:pPr>
      <w:r>
        <w:rPr>
          <w:lang w:val="en-GB"/>
        </w:rPr>
        <w:t xml:space="preserve">The example below shows the confidence of the Vendor Detection, as well as the confidence of the second alternative </w:t>
      </w:r>
      <w:r w:rsidR="00ED5086">
        <w:rPr>
          <w:lang w:val="en-GB"/>
        </w:rPr>
        <w:t>–</w:t>
      </w:r>
      <w:r>
        <w:rPr>
          <w:lang w:val="en-GB"/>
        </w:rPr>
        <w:t xml:space="preserve"> </w:t>
      </w:r>
      <w:r w:rsidR="00ED5086">
        <w:rPr>
          <w:lang w:val="en-GB"/>
        </w:rPr>
        <w:t xml:space="preserve">this can help the user decide to either press F9, F10 or the ENTER key. You also see how many minutes old the </w:t>
      </w:r>
      <w:r w:rsidR="00ED5086">
        <w:rPr>
          <w:lang w:val="en-GB"/>
        </w:rPr>
        <w:lastRenderedPageBreak/>
        <w:t>Vendor Database is.</w:t>
      </w:r>
      <w:r>
        <w:rPr>
          <w:lang w:val="en-GB"/>
        </w:rPr>
        <w:br/>
      </w:r>
      <w:r w:rsidR="00ED5086">
        <w:rPr>
          <w:noProof/>
          <w:lang w:bidi="ar-SA"/>
        </w:rPr>
        <w:drawing>
          <wp:inline distT="0" distB="0" distL="0" distR="0" wp14:anchorId="0CF322CE" wp14:editId="668AE68A">
            <wp:extent cx="3990975" cy="1514475"/>
            <wp:effectExtent l="0" t="0" r="9525" b="9525"/>
            <wp:docPr id="1043" name="Picture 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990975" cy="1514475"/>
                    </a:xfrm>
                    <a:prstGeom prst="rect">
                      <a:avLst/>
                    </a:prstGeom>
                  </pic:spPr>
                </pic:pic>
              </a:graphicData>
            </a:graphic>
          </wp:inline>
        </w:drawing>
      </w:r>
    </w:p>
    <w:p w14:paraId="3D5CDAD0" w14:textId="77777777" w:rsidR="002373E0" w:rsidRDefault="00FE2A76" w:rsidP="00FA0922">
      <w:pPr>
        <w:rPr>
          <w:lang w:val="en-GB"/>
        </w:rPr>
      </w:pPr>
      <w:r>
        <w:rPr>
          <w:lang w:val="en-GB"/>
        </w:rPr>
        <w:t xml:space="preserve">Here is an example of numeric discrepancy. The label shows a </w:t>
      </w:r>
      <w:r w:rsidRPr="00FE2A76">
        <w:rPr>
          <w:b/>
          <w:lang w:val="en-GB"/>
        </w:rPr>
        <w:t>discrepancy</w:t>
      </w:r>
      <w:r>
        <w:rPr>
          <w:lang w:val="en-GB"/>
        </w:rPr>
        <w:t xml:space="preserve"> of -8.00 in the Total</w:t>
      </w:r>
      <w:r w:rsidR="002373E0">
        <w:rPr>
          <w:lang w:val="en-GB"/>
        </w:rPr>
        <w:t xml:space="preserve"> Amount.</w:t>
      </w:r>
    </w:p>
    <w:p w14:paraId="2E4329FE" w14:textId="77777777" w:rsidR="002373E0" w:rsidRPr="002373E0" w:rsidRDefault="002373E0" w:rsidP="00FA0922">
      <w:pPr>
        <w:rPr>
          <w:lang w:val="en-GB"/>
        </w:rPr>
      </w:pPr>
      <w:r>
        <w:rPr>
          <w:lang w:val="en-GB"/>
        </w:rPr>
        <w:t xml:space="preserve">In the </w:t>
      </w:r>
      <w:r>
        <w:rPr>
          <w:b/>
          <w:lang w:val="en-GB"/>
        </w:rPr>
        <w:t>Thick Client</w:t>
      </w:r>
      <w:r>
        <w:rPr>
          <w:lang w:val="en-GB"/>
        </w:rPr>
        <w:t xml:space="preserve"> you can change labels with the </w:t>
      </w:r>
      <w:r w:rsidRPr="002373E0">
        <w:rPr>
          <w:b/>
          <w:lang w:val="en-GB"/>
        </w:rPr>
        <w:t>ValidationForm_OnFieldChanged</w:t>
      </w:r>
      <w:r>
        <w:rPr>
          <w:lang w:val="en-GB"/>
        </w:rPr>
        <w:t xml:space="preserve"> Event</w:t>
      </w:r>
      <w:r>
        <w:rPr>
          <w:b/>
          <w:lang w:val="en-GB"/>
        </w:rPr>
        <w:t xml:space="preserve">, </w:t>
      </w:r>
      <w:r>
        <w:rPr>
          <w:lang w:val="en-GB"/>
        </w:rPr>
        <w:t xml:space="preserve">which is fired on every keystroke. In the </w:t>
      </w:r>
      <w:r>
        <w:rPr>
          <w:b/>
          <w:lang w:val="en-GB"/>
        </w:rPr>
        <w:t>Thin</w:t>
      </w:r>
      <w:r>
        <w:rPr>
          <w:lang w:val="en-GB"/>
        </w:rPr>
        <w:t xml:space="preserve"> </w:t>
      </w:r>
      <w:r>
        <w:rPr>
          <w:b/>
          <w:lang w:val="en-GB"/>
        </w:rPr>
        <w:t>Client</w:t>
      </w:r>
      <w:r>
        <w:rPr>
          <w:lang w:val="en-GB"/>
        </w:rPr>
        <w:t xml:space="preserve">, you have to wait until </w:t>
      </w:r>
      <w:r w:rsidRPr="002373E0">
        <w:rPr>
          <w:b/>
          <w:lang w:val="en-GB"/>
        </w:rPr>
        <w:t>ValidationForm_OnFieldChanged</w:t>
      </w:r>
      <w:r>
        <w:rPr>
          <w:lang w:val="en-GB"/>
        </w:rPr>
        <w:t xml:space="preserve"> when the user presses the ENTER key.</w:t>
      </w:r>
    </w:p>
    <w:p w14:paraId="61AEB33D" w14:textId="77777777" w:rsidR="00FE2A76" w:rsidRPr="00FE2A76" w:rsidRDefault="00FE2A76" w:rsidP="00FA0922">
      <w:pPr>
        <w:rPr>
          <w:lang w:val="en-GB"/>
        </w:rPr>
      </w:pPr>
      <w:r>
        <w:rPr>
          <w:lang w:val="en-GB"/>
        </w:rPr>
        <w:t>This helps the user find the problem that a “0” has been replaced by an “8” in the SubTotal</w:t>
      </w:r>
    </w:p>
    <w:p w14:paraId="061F0D52" w14:textId="77777777" w:rsidR="00FE2A76" w:rsidRDefault="00FE2A76" w:rsidP="00FA0922">
      <w:pPr>
        <w:rPr>
          <w:lang w:val="en-GB"/>
        </w:rPr>
      </w:pPr>
      <w:r>
        <w:rPr>
          <w:noProof/>
          <w:lang w:bidi="ar-SA"/>
        </w:rPr>
        <w:drawing>
          <wp:inline distT="0" distB="0" distL="0" distR="0" wp14:anchorId="79BB34B0" wp14:editId="1DE14E1C">
            <wp:extent cx="3895725" cy="1143000"/>
            <wp:effectExtent l="171450" t="171450" r="390525" b="361950"/>
            <wp:docPr id="1047" name="Picture 10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895725" cy="1143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4EB450" w14:textId="77777777" w:rsidR="00FE2A76" w:rsidRDefault="00AE5BD0" w:rsidP="00AE5BD0">
      <w:pPr>
        <w:pStyle w:val="Heading4"/>
        <w:rPr>
          <w:lang w:val="en-GB"/>
        </w:rPr>
      </w:pPr>
      <w:r>
        <w:rPr>
          <w:lang w:val="en-GB"/>
        </w:rPr>
        <w:t>Suggestion Labels</w:t>
      </w:r>
    </w:p>
    <w:p w14:paraId="166863BE" w14:textId="77777777" w:rsidR="00FE2A76" w:rsidRPr="00562D09" w:rsidRDefault="00FE2A76" w:rsidP="00FA0922">
      <w:pPr>
        <w:rPr>
          <w:b/>
        </w:rPr>
      </w:pPr>
      <w:r>
        <w:t xml:space="preserve">We can often do even better than just </w:t>
      </w:r>
      <w:r w:rsidR="004B555D">
        <w:t xml:space="preserve">providing </w:t>
      </w:r>
      <w:r>
        <w:t>passive information about pr</w:t>
      </w:r>
      <w:r w:rsidR="00562D09">
        <w:t>oblems</w:t>
      </w:r>
      <w:r w:rsidR="004B555D">
        <w:t>.</w:t>
      </w:r>
      <w:r w:rsidR="00562D09">
        <w:t xml:space="preserve"> </w:t>
      </w:r>
      <w:r w:rsidR="004B555D">
        <w:t>W</w:t>
      </w:r>
      <w:r w:rsidR="00562D09">
        <w:t>e can make suggestions</w:t>
      </w:r>
      <w:r w:rsidR="00562D09">
        <w:rPr>
          <w:b/>
        </w:rPr>
        <w:t xml:space="preserve"> </w:t>
      </w:r>
      <w:r w:rsidR="00562D09">
        <w:t xml:space="preserve">about </w:t>
      </w:r>
      <w:r w:rsidR="00562D09">
        <w:rPr>
          <w:b/>
        </w:rPr>
        <w:t>numbers, alternatives</w:t>
      </w:r>
      <w:r w:rsidR="00562D09">
        <w:t xml:space="preserve"> and even </w:t>
      </w:r>
      <w:r w:rsidR="00562D09">
        <w:rPr>
          <w:b/>
        </w:rPr>
        <w:t>Spellchecking.</w:t>
      </w:r>
    </w:p>
    <w:p w14:paraId="3DC71B1C" w14:textId="77777777" w:rsidR="00FE2A76" w:rsidRDefault="00FE2A76" w:rsidP="00FA0922">
      <w:r>
        <w:rPr>
          <w:b/>
        </w:rPr>
        <w:t>SubTotal + Total Tax = Total Amount</w:t>
      </w:r>
      <w:r>
        <w:t>.</w:t>
      </w:r>
      <w:r w:rsidR="002373E0">
        <w:rPr>
          <w:b/>
        </w:rPr>
        <w:t xml:space="preserve"> </w:t>
      </w:r>
      <w:r w:rsidR="002373E0">
        <w:t>Here the user can see what all the numbers would be assuming the others were correct.</w:t>
      </w:r>
      <w:r w:rsidR="00404A30">
        <w:t xml:space="preserve"> (Make the suggestions go away completely when the fields are correct</w:t>
      </w:r>
      <w:r w:rsidR="004B555D">
        <w:t>).</w:t>
      </w:r>
    </w:p>
    <w:p w14:paraId="1A67C5A9" w14:textId="77777777" w:rsidR="00404A30" w:rsidRPr="002373E0" w:rsidRDefault="00404A30" w:rsidP="00FA0922">
      <w:r>
        <w:t>Here you have really helped the user by doing arithmetic for them, and drawing their eyes to where the problems are – and even before they have pressed the ENTER key, they know t</w:t>
      </w:r>
      <w:r w:rsidR="001055B2">
        <w:t>hat the field is valid.</w:t>
      </w:r>
    </w:p>
    <w:p w14:paraId="1A16989F" w14:textId="77777777" w:rsidR="00FE2A76" w:rsidRDefault="00FE2A76" w:rsidP="00FA0922">
      <w:r>
        <w:rPr>
          <w:noProof/>
          <w:lang w:bidi="ar-SA"/>
        </w:rPr>
        <w:drawing>
          <wp:inline distT="0" distB="0" distL="0" distR="0" wp14:anchorId="677E398C" wp14:editId="7072A498">
            <wp:extent cx="4305300" cy="1152525"/>
            <wp:effectExtent l="171450" t="171450" r="381000" b="371475"/>
            <wp:docPr id="1054" name="Picture 1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05300" cy="1152525"/>
                    </a:xfrm>
                    <a:prstGeom prst="rect">
                      <a:avLst/>
                    </a:prstGeom>
                    <a:ln>
                      <a:noFill/>
                    </a:ln>
                    <a:effectLst>
                      <a:outerShdw blurRad="292100" dist="139700" dir="2700000" algn="tl" rotWithShape="0">
                        <a:srgbClr val="333333">
                          <a:alpha val="65000"/>
                        </a:srgbClr>
                      </a:outerShdw>
                    </a:effectLst>
                  </pic:spPr>
                </pic:pic>
              </a:graphicData>
            </a:graphic>
          </wp:inline>
        </w:drawing>
      </w:r>
    </w:p>
    <w:p w14:paraId="6FE9D663" w14:textId="77777777" w:rsidR="002373E0" w:rsidRDefault="002373E0" w:rsidP="00FA0922">
      <w:pPr>
        <w:rPr>
          <w:b/>
        </w:rPr>
      </w:pPr>
      <w:r>
        <w:lastRenderedPageBreak/>
        <w:t xml:space="preserve">The user can now see quickly that “500.00” is needed instead of “508.00”, but still requires </w:t>
      </w:r>
      <w:r>
        <w:rPr>
          <w:b/>
        </w:rPr>
        <w:t xml:space="preserve">FIVE </w:t>
      </w:r>
      <w:r>
        <w:t xml:space="preserve">keystrokes to fix it </w:t>
      </w:r>
      <w:r>
        <w:rPr>
          <w:b/>
        </w:rPr>
        <w:t>LEFT, LEFT, LEFT, BACKSPACE, 0.</w:t>
      </w:r>
    </w:p>
    <w:p w14:paraId="78D290DE" w14:textId="77777777" w:rsidR="002373E0" w:rsidRDefault="002373E0" w:rsidP="00FA0922">
      <w:r>
        <w:t>We can make this even easier for the user by having a hotkey for automatically copying the suggestion. If the user presses “?” then the correct value is copied. You can use the following code.</w:t>
      </w:r>
    </w:p>
    <w:tbl>
      <w:tblPr>
        <w:tblStyle w:val="TableGrid"/>
        <w:tblW w:w="0" w:type="auto"/>
        <w:tblLook w:val="04A0" w:firstRow="1" w:lastRow="0" w:firstColumn="1" w:lastColumn="0" w:noHBand="0" w:noVBand="1"/>
      </w:tblPr>
      <w:tblGrid>
        <w:gridCol w:w="11304"/>
      </w:tblGrid>
      <w:tr w:rsidR="002373E0" w:rsidRPr="002373E0" w14:paraId="769383EC" w14:textId="77777777" w:rsidTr="00983ABF">
        <w:tc>
          <w:tcPr>
            <w:tcW w:w="0" w:type="auto"/>
          </w:tcPr>
          <w:p w14:paraId="410C8D0F" w14:textId="77777777" w:rsidR="00983ABF" w:rsidRPr="00983ABF" w:rsidRDefault="00983ABF" w:rsidP="0098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983ABF">
              <w:rPr>
                <w:rFonts w:ascii="Courier New" w:hAnsi="Courier New" w:cs="Courier New"/>
                <w:color w:val="0000FF"/>
                <w:szCs w:val="20"/>
                <w:lang w:val="en-GB" w:eastAsia="en-GB" w:bidi="ar-SA"/>
              </w:rPr>
              <w:t>Private</w:t>
            </w:r>
            <w:r w:rsidRPr="00983ABF">
              <w:rPr>
                <w:rFonts w:ascii="Courier New" w:hAnsi="Courier New" w:cs="Courier New"/>
                <w:color w:val="333333"/>
                <w:szCs w:val="20"/>
                <w:lang w:val="en-GB" w:eastAsia="en-GB" w:bidi="ar-SA"/>
              </w:rPr>
              <w:t xml:space="preserve"> </w:t>
            </w:r>
            <w:r w:rsidRPr="00983ABF">
              <w:rPr>
                <w:rFonts w:ascii="Courier New" w:hAnsi="Courier New" w:cs="Courier New"/>
                <w:color w:val="0000FF"/>
                <w:szCs w:val="20"/>
                <w:lang w:val="en-GB" w:eastAsia="en-GB" w:bidi="ar-SA"/>
              </w:rPr>
              <w:t>Sub</w:t>
            </w:r>
            <w:r w:rsidRPr="00983ABF">
              <w:rPr>
                <w:rFonts w:ascii="Courier New" w:hAnsi="Courier New" w:cs="Courier New"/>
                <w:color w:val="333333"/>
                <w:szCs w:val="20"/>
                <w:lang w:val="en-GB" w:eastAsia="en-GB" w:bidi="ar-SA"/>
              </w:rPr>
              <w:t xml:space="preserve"> ValidationForm_AfterFieldChanged(</w:t>
            </w:r>
            <w:r w:rsidRPr="00983ABF">
              <w:rPr>
                <w:rFonts w:ascii="Courier New" w:hAnsi="Courier New" w:cs="Courier New"/>
                <w:color w:val="0000FF"/>
                <w:szCs w:val="20"/>
                <w:lang w:val="en-GB" w:eastAsia="en-GB" w:bidi="ar-SA"/>
              </w:rPr>
              <w:t>ByRef</w:t>
            </w:r>
            <w:r w:rsidRPr="00983ABF">
              <w:rPr>
                <w:rFonts w:ascii="Courier New" w:hAnsi="Courier New" w:cs="Courier New"/>
                <w:color w:val="333333"/>
                <w:szCs w:val="20"/>
                <w:lang w:val="en-GB" w:eastAsia="en-GB" w:bidi="ar-SA"/>
              </w:rPr>
              <w:t xml:space="preserve"> pXDoc </w:t>
            </w:r>
            <w:r w:rsidRPr="00983ABF">
              <w:rPr>
                <w:rFonts w:ascii="Courier New" w:hAnsi="Courier New" w:cs="Courier New"/>
                <w:color w:val="0000FF"/>
                <w:szCs w:val="20"/>
                <w:lang w:val="en-GB" w:eastAsia="en-GB" w:bidi="ar-SA"/>
              </w:rPr>
              <w:t>As</w:t>
            </w:r>
            <w:r w:rsidRPr="00983ABF">
              <w:rPr>
                <w:rFonts w:ascii="Courier New" w:hAnsi="Courier New" w:cs="Courier New"/>
                <w:color w:val="333333"/>
                <w:szCs w:val="20"/>
                <w:lang w:val="en-GB" w:eastAsia="en-GB" w:bidi="ar-SA"/>
              </w:rPr>
              <w:t xml:space="preserve"> CASCADELib.CscXDocument, </w:t>
            </w:r>
            <w:r w:rsidRPr="00983ABF">
              <w:rPr>
                <w:rFonts w:ascii="Courier New" w:hAnsi="Courier New" w:cs="Courier New"/>
                <w:color w:val="0000FF"/>
                <w:szCs w:val="20"/>
                <w:lang w:val="en-GB" w:eastAsia="en-GB" w:bidi="ar-SA"/>
              </w:rPr>
              <w:t>ByRef</w:t>
            </w:r>
            <w:r w:rsidRPr="00983ABF">
              <w:rPr>
                <w:rFonts w:ascii="Courier New" w:hAnsi="Courier New" w:cs="Courier New"/>
                <w:color w:val="333333"/>
                <w:szCs w:val="20"/>
                <w:lang w:val="en-GB" w:eastAsia="en-GB" w:bidi="ar-SA"/>
              </w:rPr>
              <w:t xml:space="preserve"> pField </w:t>
            </w:r>
            <w:r w:rsidRPr="00983ABF">
              <w:rPr>
                <w:rFonts w:ascii="Courier New" w:hAnsi="Courier New" w:cs="Courier New"/>
                <w:color w:val="0000FF"/>
                <w:szCs w:val="20"/>
                <w:lang w:val="en-GB" w:eastAsia="en-GB" w:bidi="ar-SA"/>
              </w:rPr>
              <w:t>As</w:t>
            </w:r>
            <w:r w:rsidRPr="00983ABF">
              <w:rPr>
                <w:rFonts w:ascii="Courier New" w:hAnsi="Courier New" w:cs="Courier New"/>
                <w:color w:val="333333"/>
                <w:szCs w:val="20"/>
                <w:lang w:val="en-GB" w:eastAsia="en-GB" w:bidi="ar-SA"/>
              </w:rPr>
              <w:t xml:space="preserve"> CASCADELib.CscXDocField)</w:t>
            </w:r>
          </w:p>
          <w:p w14:paraId="198C4E65" w14:textId="77777777" w:rsidR="00983ABF" w:rsidRPr="00983ABF" w:rsidRDefault="00983ABF" w:rsidP="0098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983ABF">
              <w:rPr>
                <w:rFonts w:ascii="Courier New" w:hAnsi="Courier New" w:cs="Courier New"/>
                <w:color w:val="333333"/>
                <w:szCs w:val="20"/>
                <w:lang w:val="en-GB" w:eastAsia="en-GB" w:bidi="ar-SA"/>
              </w:rPr>
              <w:t xml:space="preserve">   </w:t>
            </w:r>
            <w:r w:rsidRPr="00983ABF">
              <w:rPr>
                <w:rFonts w:ascii="Courier New" w:hAnsi="Courier New" w:cs="Courier New"/>
                <w:color w:val="0000FF"/>
                <w:szCs w:val="20"/>
                <w:lang w:val="en-GB" w:eastAsia="en-GB" w:bidi="ar-SA"/>
              </w:rPr>
              <w:t>If</w:t>
            </w:r>
            <w:r w:rsidRPr="00983ABF">
              <w:rPr>
                <w:rFonts w:ascii="Courier New" w:hAnsi="Courier New" w:cs="Courier New"/>
                <w:color w:val="333333"/>
                <w:szCs w:val="20"/>
                <w:lang w:val="en-GB" w:eastAsia="en-GB" w:bidi="ar-SA"/>
              </w:rPr>
              <w:t xml:space="preserve"> InStr(pField.Text,</w:t>
            </w:r>
            <w:r w:rsidRPr="00983ABF">
              <w:rPr>
                <w:rFonts w:ascii="Courier New" w:hAnsi="Courier New" w:cs="Courier New"/>
                <w:color w:val="A31515"/>
                <w:szCs w:val="20"/>
                <w:lang w:val="en-GB" w:eastAsia="en-GB" w:bidi="ar-SA"/>
              </w:rPr>
              <w:t>"?"</w:t>
            </w:r>
            <w:r w:rsidRPr="00983ABF">
              <w:rPr>
                <w:rFonts w:ascii="Courier New" w:hAnsi="Courier New" w:cs="Courier New"/>
                <w:color w:val="333333"/>
                <w:szCs w:val="20"/>
                <w:lang w:val="en-GB" w:eastAsia="en-GB" w:bidi="ar-SA"/>
              </w:rPr>
              <w:t xml:space="preserve">) </w:t>
            </w:r>
            <w:r w:rsidRPr="00983ABF">
              <w:rPr>
                <w:rFonts w:ascii="Courier New" w:hAnsi="Courier New" w:cs="Courier New"/>
                <w:color w:val="0000FF"/>
                <w:szCs w:val="20"/>
                <w:lang w:val="en-GB" w:eastAsia="en-GB" w:bidi="ar-SA"/>
              </w:rPr>
              <w:t>Then</w:t>
            </w:r>
          </w:p>
          <w:p w14:paraId="36A83948" w14:textId="77777777" w:rsidR="00983ABF" w:rsidRPr="00983ABF" w:rsidRDefault="00983ABF" w:rsidP="0098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983ABF">
              <w:rPr>
                <w:rFonts w:ascii="Courier New" w:hAnsi="Courier New" w:cs="Courier New"/>
                <w:color w:val="333333"/>
                <w:szCs w:val="20"/>
                <w:lang w:val="en-GB" w:eastAsia="en-GB" w:bidi="ar-SA"/>
              </w:rPr>
              <w:t xml:space="preserve">      pField.Text=ValidationForm.Labels.ItemByName(</w:t>
            </w:r>
            <w:r w:rsidRPr="00983ABF">
              <w:rPr>
                <w:rFonts w:ascii="Courier New" w:hAnsi="Courier New" w:cs="Courier New"/>
                <w:color w:val="A31515"/>
                <w:szCs w:val="20"/>
                <w:lang w:val="en-GB" w:eastAsia="en-GB" w:bidi="ar-SA"/>
              </w:rPr>
              <w:t>"LabelSuggestion"</w:t>
            </w:r>
            <w:r w:rsidRPr="00983ABF">
              <w:rPr>
                <w:rFonts w:ascii="Courier New" w:hAnsi="Courier New" w:cs="Courier New"/>
                <w:color w:val="333333"/>
                <w:szCs w:val="20"/>
                <w:lang w:val="en-GB" w:eastAsia="en-GB" w:bidi="ar-SA"/>
              </w:rPr>
              <w:t xml:space="preserve"> &amp; pField.Name).Text</w:t>
            </w:r>
          </w:p>
          <w:p w14:paraId="6EAA48A9" w14:textId="77777777" w:rsidR="00983ABF" w:rsidRDefault="00983ABF" w:rsidP="0098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0000FF"/>
                <w:szCs w:val="20"/>
                <w:lang w:val="en-GB" w:eastAsia="en-GB" w:bidi="ar-SA"/>
              </w:rPr>
            </w:pPr>
            <w:r w:rsidRPr="00983ABF">
              <w:rPr>
                <w:rFonts w:ascii="Courier New" w:hAnsi="Courier New" w:cs="Courier New"/>
                <w:color w:val="333333"/>
                <w:szCs w:val="20"/>
                <w:lang w:val="en-GB" w:eastAsia="en-GB" w:bidi="ar-SA"/>
              </w:rPr>
              <w:t xml:space="preserve">   </w:t>
            </w:r>
            <w:r w:rsidRPr="00983ABF">
              <w:rPr>
                <w:rFonts w:ascii="Courier New" w:hAnsi="Courier New" w:cs="Courier New"/>
                <w:color w:val="0000FF"/>
                <w:szCs w:val="20"/>
                <w:lang w:val="en-GB" w:eastAsia="en-GB" w:bidi="ar-SA"/>
              </w:rPr>
              <w:t>End</w:t>
            </w:r>
            <w:r w:rsidRPr="00983ABF">
              <w:rPr>
                <w:rFonts w:ascii="Courier New" w:hAnsi="Courier New" w:cs="Courier New"/>
                <w:color w:val="333333"/>
                <w:szCs w:val="20"/>
                <w:lang w:val="en-GB" w:eastAsia="en-GB" w:bidi="ar-SA"/>
              </w:rPr>
              <w:t xml:space="preserve"> </w:t>
            </w:r>
            <w:r w:rsidRPr="00983ABF">
              <w:rPr>
                <w:rFonts w:ascii="Courier New" w:hAnsi="Courier New" w:cs="Courier New"/>
                <w:color w:val="0000FF"/>
                <w:szCs w:val="20"/>
                <w:lang w:val="en-GB" w:eastAsia="en-GB" w:bidi="ar-SA"/>
              </w:rPr>
              <w:t>If</w:t>
            </w:r>
          </w:p>
          <w:p w14:paraId="15B25C81" w14:textId="77777777" w:rsidR="002373E0" w:rsidRPr="002373E0" w:rsidRDefault="00983ABF" w:rsidP="00983A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sz w:val="18"/>
              </w:rPr>
            </w:pPr>
            <w:r>
              <w:rPr>
                <w:rFonts w:ascii="Courier New" w:hAnsi="Courier New" w:cs="Courier New"/>
                <w:color w:val="0000FF"/>
                <w:szCs w:val="20"/>
                <w:lang w:val="en-GB" w:eastAsia="en-GB" w:bidi="ar-SA"/>
              </w:rPr>
              <w:t xml:space="preserve">   ...</w:t>
            </w:r>
          </w:p>
        </w:tc>
      </w:tr>
    </w:tbl>
    <w:p w14:paraId="1438E461" w14:textId="77777777" w:rsidR="002373E0" w:rsidRDefault="00613CA1" w:rsidP="00AE5BD0">
      <w:pPr>
        <w:pStyle w:val="Heading4"/>
      </w:pPr>
      <w:r>
        <w:t>Error Messages</w:t>
      </w:r>
      <w:r w:rsidR="00562D09">
        <w:t xml:space="preserve"> should suggest possibilities</w:t>
      </w:r>
    </w:p>
    <w:p w14:paraId="659E2997" w14:textId="77777777" w:rsidR="00613CA1" w:rsidRDefault="00613CA1" w:rsidP="00613CA1">
      <w:r>
        <w:t xml:space="preserve">Many field error messages contain phrases like </w:t>
      </w:r>
      <w:r w:rsidRPr="00404A30">
        <w:rPr>
          <w:b/>
        </w:rPr>
        <w:t>“This value is wrong”</w:t>
      </w:r>
      <w:r>
        <w:t xml:space="preserve"> or </w:t>
      </w:r>
      <w:r w:rsidRPr="00404A30">
        <w:rPr>
          <w:b/>
        </w:rPr>
        <w:t>“Total&lt;&gt;Subtotal + Tax”</w:t>
      </w:r>
      <w:r>
        <w:t xml:space="preserve"> or “</w:t>
      </w:r>
      <w:r w:rsidRPr="00404A30">
        <w:rPr>
          <w:b/>
        </w:rPr>
        <w:t>There are more than one alternatives”</w:t>
      </w:r>
      <w:r w:rsidR="00404A30">
        <w:t>, but these errors do not actually help the user find the answer – and often it is easy for you to know what the correct answer should be, or to suggest possibilities to the user.</w:t>
      </w:r>
    </w:p>
    <w:p w14:paraId="7FAE6336" w14:textId="77777777" w:rsidR="000F0BD3" w:rsidRPr="00562D09" w:rsidRDefault="00613CA1" w:rsidP="00562D09">
      <w:r>
        <w:t xml:space="preserve">Change your error messages to be more helpful like </w:t>
      </w:r>
      <w:r w:rsidRPr="00404A30">
        <w:rPr>
          <w:b/>
        </w:rPr>
        <w:t>“”Press ? for 500.00”</w:t>
      </w:r>
      <w:r>
        <w:t xml:space="preserve"> or </w:t>
      </w:r>
      <w:r w:rsidRPr="00404A30">
        <w:rPr>
          <w:b/>
        </w:rPr>
        <w:t>“Press ? for Vendor XYZ. Press @ for Vendor ABC”</w:t>
      </w:r>
      <w:r>
        <w:t>, so that the user can fix problems with a single keystroke.</w:t>
      </w:r>
    </w:p>
    <w:p w14:paraId="60211B42" w14:textId="77777777" w:rsidR="00872A8E" w:rsidRDefault="00872A8E" w:rsidP="007123E4">
      <w:pPr>
        <w:pStyle w:val="Heading1"/>
        <w:rPr>
          <w:lang w:val="en-AU"/>
        </w:rPr>
      </w:pPr>
      <w:bookmarkStart w:id="228" w:name="_Toc382141798"/>
      <w:bookmarkStart w:id="229" w:name="_Toc382142116"/>
      <w:bookmarkStart w:id="230" w:name="_Toc382990266"/>
      <w:bookmarkStart w:id="231" w:name="_Toc386812554"/>
      <w:r>
        <w:rPr>
          <w:lang w:val="en-AU"/>
        </w:rPr>
        <w:t>Classification</w:t>
      </w:r>
      <w:bookmarkEnd w:id="228"/>
      <w:bookmarkEnd w:id="229"/>
      <w:bookmarkEnd w:id="230"/>
      <w:bookmarkEnd w:id="231"/>
    </w:p>
    <w:p w14:paraId="711F8A91" w14:textId="77777777" w:rsidR="00701DAC" w:rsidRDefault="003018FE" w:rsidP="003018FE">
      <w:pPr>
        <w:pStyle w:val="Heading2"/>
        <w:rPr>
          <w:lang w:val="en-AU"/>
        </w:rPr>
      </w:pPr>
      <w:bookmarkStart w:id="232" w:name="_Toc382141799"/>
      <w:bookmarkStart w:id="233" w:name="_Toc382142117"/>
      <w:bookmarkStart w:id="234" w:name="_Toc382990267"/>
      <w:bookmarkStart w:id="235" w:name="_Toc386812555"/>
      <w:r>
        <w:rPr>
          <w:lang w:val="en-AU"/>
        </w:rPr>
        <w:t>Do you really need to classify documents</w:t>
      </w:r>
      <w:r w:rsidR="00F36824">
        <w:rPr>
          <w:lang w:val="en-AU"/>
        </w:rPr>
        <w:t>?</w:t>
      </w:r>
      <w:bookmarkEnd w:id="232"/>
      <w:bookmarkEnd w:id="233"/>
      <w:bookmarkEnd w:id="234"/>
      <w:bookmarkEnd w:id="235"/>
    </w:p>
    <w:p w14:paraId="6213C37A" w14:textId="77777777" w:rsidR="005F780A" w:rsidRPr="005F780A" w:rsidRDefault="00F36824" w:rsidP="00185BB1">
      <w:pPr>
        <w:rPr>
          <w:rStyle w:val="SubtleReference"/>
        </w:rPr>
      </w:pPr>
      <w:r>
        <w:rPr>
          <w:lang w:val="en-AU"/>
        </w:rPr>
        <w:t xml:space="preserve">A customer </w:t>
      </w:r>
      <w:r w:rsidR="00A10C8A">
        <w:rPr>
          <w:lang w:val="en-AU"/>
        </w:rPr>
        <w:t>might</w:t>
      </w:r>
      <w:r>
        <w:rPr>
          <w:lang w:val="en-AU"/>
        </w:rPr>
        <w:t xml:space="preserve"> think they need to classify documents because they have been doing it manually. During the </w:t>
      </w:r>
      <w:r w:rsidRPr="00F30026">
        <w:rPr>
          <w:rStyle w:val="SubtleReference"/>
        </w:rPr>
        <w:fldChar w:fldCharType="begin"/>
      </w:r>
      <w:r w:rsidRPr="00F36824">
        <w:rPr>
          <w:rStyle w:val="SubtleReference"/>
        </w:rPr>
        <w:instrText xml:space="preserve"> REF _Ref381790656 \h </w:instrText>
      </w:r>
      <w:r>
        <w:rPr>
          <w:rStyle w:val="SubtleReference"/>
        </w:rPr>
        <w:instrText xml:space="preserve"> \* MERGEFORMAT </w:instrText>
      </w:r>
      <w:r w:rsidRPr="00F30026">
        <w:rPr>
          <w:rStyle w:val="SubtleReference"/>
        </w:rPr>
      </w:r>
      <w:r w:rsidRPr="00F30026">
        <w:rPr>
          <w:rStyle w:val="SubtleReference"/>
        </w:rPr>
        <w:fldChar w:fldCharType="separate"/>
      </w:r>
    </w:p>
    <w:p w14:paraId="2B3F0141" w14:textId="77777777" w:rsidR="008E4A85" w:rsidRDefault="005F780A" w:rsidP="008E4A85">
      <w:pPr>
        <w:rPr>
          <w:lang w:val="en-AU"/>
        </w:rPr>
      </w:pPr>
      <w:r w:rsidRPr="005F780A">
        <w:rPr>
          <w:rStyle w:val="SubtleReference"/>
        </w:rPr>
        <w:t xml:space="preserve">Customer </w:t>
      </w:r>
      <w:r>
        <w:t>Walkthrough</w:t>
      </w:r>
      <w:r w:rsidR="00F36824" w:rsidRPr="00F30026">
        <w:rPr>
          <w:rStyle w:val="SubtleReference"/>
        </w:rPr>
        <w:fldChar w:fldCharType="end"/>
      </w:r>
      <w:r w:rsidR="00F36824">
        <w:rPr>
          <w:lang w:val="en-AU"/>
        </w:rPr>
        <w:t xml:space="preserve"> and </w:t>
      </w:r>
      <w:r w:rsidR="00F36824" w:rsidRPr="00F36824">
        <w:rPr>
          <w:rStyle w:val="SubtleReference"/>
        </w:rPr>
        <w:fldChar w:fldCharType="begin"/>
      </w:r>
      <w:r w:rsidR="00F36824" w:rsidRPr="00F36824">
        <w:rPr>
          <w:rStyle w:val="SubtleReference"/>
        </w:rPr>
        <w:instrText xml:space="preserve"> REF _Ref381790723 \h </w:instrText>
      </w:r>
      <w:r w:rsidR="00F36824">
        <w:rPr>
          <w:rStyle w:val="SubtleReference"/>
        </w:rPr>
        <w:instrText xml:space="preserve"> \* MERGEFORMAT </w:instrText>
      </w:r>
      <w:r w:rsidR="00F36824" w:rsidRPr="00F36824">
        <w:rPr>
          <w:rStyle w:val="SubtleReference"/>
        </w:rPr>
      </w:r>
      <w:r w:rsidR="00F36824" w:rsidRPr="00F36824">
        <w:rPr>
          <w:rStyle w:val="SubtleReference"/>
        </w:rPr>
        <w:fldChar w:fldCharType="separate"/>
      </w:r>
      <w:r w:rsidRPr="005F780A">
        <w:rPr>
          <w:rStyle w:val="SubtleReference"/>
        </w:rPr>
        <w:t>Document Analysis</w:t>
      </w:r>
      <w:r w:rsidR="00F36824" w:rsidRPr="00F36824">
        <w:rPr>
          <w:rStyle w:val="SubtleReference"/>
        </w:rPr>
        <w:fldChar w:fldCharType="end"/>
      </w:r>
      <w:r w:rsidR="00F36824">
        <w:rPr>
          <w:lang w:val="en-AU"/>
        </w:rPr>
        <w:t xml:space="preserve"> phases</w:t>
      </w:r>
      <w:r w:rsidR="00A10C8A">
        <w:rPr>
          <w:lang w:val="en-AU"/>
        </w:rPr>
        <w:t>,</w:t>
      </w:r>
      <w:r w:rsidR="00F36824">
        <w:rPr>
          <w:lang w:val="en-AU"/>
        </w:rPr>
        <w:t xml:space="preserve"> you had the opportunity to really understand what was happening with the documents. Here you need to really question the processes that are paper-based and find a good justification to transfer</w:t>
      </w:r>
      <w:r w:rsidR="006F0252">
        <w:rPr>
          <w:lang w:val="en-AU"/>
        </w:rPr>
        <w:t xml:space="preserve"> these processes</w:t>
      </w:r>
      <w:r w:rsidR="00F36824">
        <w:rPr>
          <w:lang w:val="en-AU"/>
        </w:rPr>
        <w:t xml:space="preserve"> to your Transformation Project.</w:t>
      </w:r>
    </w:p>
    <w:p w14:paraId="2B1FDD9A" w14:textId="77777777" w:rsidR="00F4374B" w:rsidRDefault="00F4374B" w:rsidP="003018FE">
      <w:pPr>
        <w:rPr>
          <w:lang w:val="en-AU"/>
        </w:rPr>
      </w:pPr>
      <w:r>
        <w:rPr>
          <w:lang w:val="en-AU"/>
        </w:rPr>
        <w:t>Documents only need classifying in KTM so that you can apply locators to those documents. If your customer has 20 “classes” of documents but reads the same 5 fields from each of them, do you really need to classify them in KTM?</w:t>
      </w:r>
    </w:p>
    <w:p w14:paraId="00851F43" w14:textId="77777777" w:rsidR="001971DC" w:rsidRDefault="00F4374B" w:rsidP="003018FE">
      <w:pPr>
        <w:rPr>
          <w:lang w:val="en-AU"/>
        </w:rPr>
      </w:pPr>
      <w:r>
        <w:rPr>
          <w:lang w:val="en-AU"/>
        </w:rPr>
        <w:t>You need to find out how your customer names the documents, as well as how documents are grouped together.</w:t>
      </w:r>
    </w:p>
    <w:p w14:paraId="0E0CF74E" w14:textId="77777777" w:rsidR="00567321" w:rsidRDefault="00567321" w:rsidP="00F30026">
      <w:pPr>
        <w:spacing w:after="240"/>
        <w:rPr>
          <w:lang w:val="en-AU"/>
        </w:rPr>
      </w:pPr>
      <w:r>
        <w:rPr>
          <w:lang w:val="en-AU"/>
        </w:rPr>
        <w:t>Ask your customer “Why are documents being classified now?”</w:t>
      </w:r>
    </w:p>
    <w:tbl>
      <w:tblPr>
        <w:tblStyle w:val="LightList-Accent1"/>
        <w:tblW w:w="0" w:type="auto"/>
        <w:tblLook w:val="04A0" w:firstRow="1" w:lastRow="0" w:firstColumn="1" w:lastColumn="0" w:noHBand="0" w:noVBand="1"/>
      </w:tblPr>
      <w:tblGrid>
        <w:gridCol w:w="3248"/>
        <w:gridCol w:w="8056"/>
      </w:tblGrid>
      <w:tr w:rsidR="00567321" w14:paraId="1C31FA15" w14:textId="77777777" w:rsidTr="00F300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781406" w14:textId="77777777" w:rsidR="00567321" w:rsidRDefault="00567321" w:rsidP="00404A30">
            <w:pPr>
              <w:rPr>
                <w:lang w:val="en-AU"/>
              </w:rPr>
            </w:pPr>
            <w:r>
              <w:rPr>
                <w:lang w:val="en-AU"/>
              </w:rPr>
              <w:t>Answer</w:t>
            </w:r>
          </w:p>
        </w:tc>
        <w:tc>
          <w:tcPr>
            <w:tcW w:w="0" w:type="auto"/>
          </w:tcPr>
          <w:p w14:paraId="73A5015B" w14:textId="77777777" w:rsidR="00567321" w:rsidRDefault="00567321" w:rsidP="00404A30">
            <w:pPr>
              <w:cnfStyle w:val="100000000000" w:firstRow="1" w:lastRow="0" w:firstColumn="0" w:lastColumn="0" w:oddVBand="0" w:evenVBand="0" w:oddHBand="0" w:evenHBand="0" w:firstRowFirstColumn="0" w:firstRowLastColumn="0" w:lastRowFirstColumn="0" w:lastRowLastColumn="0"/>
              <w:rPr>
                <w:lang w:val="en-AU"/>
              </w:rPr>
            </w:pPr>
            <w:r>
              <w:rPr>
                <w:lang w:val="en-AU"/>
              </w:rPr>
              <w:t>Suggestions and further Questions</w:t>
            </w:r>
          </w:p>
        </w:tc>
      </w:tr>
      <w:tr w:rsidR="00567321" w14:paraId="155E1A4F" w14:textId="77777777" w:rsidTr="00404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53B6CB" w14:textId="77777777" w:rsidR="00567321" w:rsidRDefault="00567321" w:rsidP="00404A30">
            <w:pPr>
              <w:rPr>
                <w:lang w:val="en-AU"/>
              </w:rPr>
            </w:pPr>
            <w:r>
              <w:rPr>
                <w:lang w:val="en-AU"/>
              </w:rPr>
              <w:t>So that we can find them later.</w:t>
            </w:r>
          </w:p>
        </w:tc>
        <w:tc>
          <w:tcPr>
            <w:tcW w:w="0" w:type="auto"/>
          </w:tcPr>
          <w:p w14:paraId="5A98684E" w14:textId="77777777" w:rsidR="00567321" w:rsidRDefault="00567321" w:rsidP="00404A30">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Use Kofax Express to produce searchable PDFs </w:t>
            </w:r>
            <w:r w:rsidR="004B555D">
              <w:rPr>
                <w:lang w:val="en-AU"/>
              </w:rPr>
              <w:t xml:space="preserve">without classifying </w:t>
            </w:r>
            <w:r>
              <w:rPr>
                <w:lang w:val="en-AU"/>
              </w:rPr>
              <w:t xml:space="preserve">and </w:t>
            </w:r>
            <w:r w:rsidR="004B555D">
              <w:rPr>
                <w:lang w:val="en-AU"/>
              </w:rPr>
              <w:t>export to the customer’s</w:t>
            </w:r>
            <w:r>
              <w:rPr>
                <w:lang w:val="en-AU"/>
              </w:rPr>
              <w:t xml:space="preserve"> D</w:t>
            </w:r>
            <w:r w:rsidR="004B555D">
              <w:rPr>
                <w:lang w:val="en-AU"/>
              </w:rPr>
              <w:t xml:space="preserve">ocument </w:t>
            </w:r>
            <w:r>
              <w:rPr>
                <w:lang w:val="en-AU"/>
              </w:rPr>
              <w:t>M</w:t>
            </w:r>
            <w:r w:rsidR="004B555D">
              <w:rPr>
                <w:lang w:val="en-AU"/>
              </w:rPr>
              <w:t xml:space="preserve">anagement </w:t>
            </w:r>
            <w:r>
              <w:rPr>
                <w:lang w:val="en-AU"/>
              </w:rPr>
              <w:t>S</w:t>
            </w:r>
            <w:r w:rsidR="004B555D">
              <w:rPr>
                <w:lang w:val="en-AU"/>
              </w:rPr>
              <w:t>ystem where you can do a text search to find them quickly</w:t>
            </w:r>
            <w:r>
              <w:rPr>
                <w:lang w:val="en-AU"/>
              </w:rPr>
              <w:t>, rather than manually hunting</w:t>
            </w:r>
            <w:r w:rsidR="004B555D">
              <w:rPr>
                <w:lang w:val="en-AU"/>
              </w:rPr>
              <w:t xml:space="preserve"> through a classification tree.</w:t>
            </w:r>
            <w:r>
              <w:rPr>
                <w:lang w:val="en-AU"/>
              </w:rPr>
              <w:t xml:space="preserve"> </w:t>
            </w:r>
            <w:r w:rsidRPr="00F30026">
              <w:rPr>
                <w:lang w:val="en-AU"/>
              </w:rPr>
              <w:t xml:space="preserve">Find out </w:t>
            </w:r>
            <w:r w:rsidR="00A10C8A">
              <w:rPr>
                <w:lang w:val="en-AU"/>
              </w:rPr>
              <w:t>if</w:t>
            </w:r>
            <w:r w:rsidRPr="00F30026">
              <w:rPr>
                <w:lang w:val="en-AU"/>
              </w:rPr>
              <w:t xml:space="preserve"> a really simple solution </w:t>
            </w:r>
            <w:r w:rsidR="00F30026">
              <w:rPr>
                <w:lang w:val="en-AU"/>
              </w:rPr>
              <w:t>might be</w:t>
            </w:r>
            <w:r w:rsidRPr="00F30026">
              <w:rPr>
                <w:lang w:val="en-AU"/>
              </w:rPr>
              <w:t xml:space="preserve"> better.</w:t>
            </w:r>
          </w:p>
          <w:p w14:paraId="23E65B05" w14:textId="77777777" w:rsidR="00567321" w:rsidRDefault="00567321" w:rsidP="00404A30">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Your customer might simply be happy if all 50 pages of a customer’s file become </w:t>
            </w:r>
            <w:r w:rsidR="00A10C8A">
              <w:rPr>
                <w:lang w:val="en-AU"/>
              </w:rPr>
              <w:t>one</w:t>
            </w:r>
            <w:r>
              <w:rPr>
                <w:lang w:val="en-AU"/>
              </w:rPr>
              <w:t xml:space="preserve"> big PDF file and use the PDF viewer’s search function to look inside it.</w:t>
            </w:r>
          </w:p>
          <w:p w14:paraId="573E8AC2" w14:textId="77777777" w:rsidR="00567321" w:rsidRPr="00075830" w:rsidRDefault="00567321" w:rsidP="00404A30">
            <w:pPr>
              <w:cnfStyle w:val="000000100000" w:firstRow="0" w:lastRow="0" w:firstColumn="0" w:lastColumn="0" w:oddVBand="0" w:evenVBand="0" w:oddHBand="1" w:evenHBand="0" w:firstRowFirstColumn="0" w:firstRowLastColumn="0" w:lastRowFirstColumn="0" w:lastRowLastColumn="0"/>
              <w:rPr>
                <w:lang w:val="en-AU"/>
              </w:rPr>
            </w:pPr>
            <w:r w:rsidRPr="00F30026">
              <w:rPr>
                <w:lang w:val="en-AU"/>
              </w:rPr>
              <w:t>Ask if anyone will ever look at these documents again.</w:t>
            </w:r>
            <w:r>
              <w:rPr>
                <w:lang w:val="en-AU"/>
              </w:rPr>
              <w:t xml:space="preserve"> </w:t>
            </w:r>
            <w:r w:rsidRPr="00F30026">
              <w:rPr>
                <w:lang w:val="en-AU"/>
              </w:rPr>
              <w:t>What is the cost of not finding the document again?</w:t>
            </w:r>
            <w:r>
              <w:rPr>
                <w:b/>
                <w:lang w:val="en-AU"/>
              </w:rPr>
              <w:t xml:space="preserve"> </w:t>
            </w:r>
            <w:r>
              <w:rPr>
                <w:lang w:val="en-AU"/>
              </w:rPr>
              <w:t xml:space="preserve">If you are scanning millions of pages and only 0.1% of </w:t>
            </w:r>
            <w:r>
              <w:rPr>
                <w:lang w:val="en-AU"/>
              </w:rPr>
              <w:lastRenderedPageBreak/>
              <w:t>them will ever be looked at, why invest a huge effort?</w:t>
            </w:r>
          </w:p>
        </w:tc>
      </w:tr>
      <w:tr w:rsidR="00567321" w14:paraId="64A7EB9F" w14:textId="77777777" w:rsidTr="00404A30">
        <w:tc>
          <w:tcPr>
            <w:cnfStyle w:val="001000000000" w:firstRow="0" w:lastRow="0" w:firstColumn="1" w:lastColumn="0" w:oddVBand="0" w:evenVBand="0" w:oddHBand="0" w:evenHBand="0" w:firstRowFirstColumn="0" w:firstRowLastColumn="0" w:lastRowFirstColumn="0" w:lastRowLastColumn="0"/>
            <w:tcW w:w="0" w:type="auto"/>
          </w:tcPr>
          <w:p w14:paraId="5623F668" w14:textId="77777777" w:rsidR="00567321" w:rsidRPr="001634D9" w:rsidRDefault="00567321" w:rsidP="00404A30">
            <w:pPr>
              <w:rPr>
                <w:lang w:val="en-AU"/>
              </w:rPr>
            </w:pPr>
            <w:r>
              <w:rPr>
                <w:lang w:val="en-AU"/>
              </w:rPr>
              <w:lastRenderedPageBreak/>
              <w:t>Because we have a complex classification system we have been using for years</w:t>
            </w:r>
          </w:p>
        </w:tc>
        <w:tc>
          <w:tcPr>
            <w:tcW w:w="0" w:type="auto"/>
          </w:tcPr>
          <w:p w14:paraId="3CB0C5FA" w14:textId="77777777" w:rsidR="00567321" w:rsidRDefault="00567321" w:rsidP="00F30026">
            <w:pPr>
              <w:cnfStyle w:val="000000000000" w:firstRow="0" w:lastRow="0" w:firstColumn="0" w:lastColumn="0" w:oddVBand="0" w:evenVBand="0" w:oddHBand="0" w:evenHBand="0" w:firstRowFirstColumn="0" w:firstRowLastColumn="0" w:lastRowFirstColumn="0" w:lastRowLastColumn="0"/>
              <w:rPr>
                <w:lang w:val="en-AU"/>
              </w:rPr>
            </w:pPr>
            <w:r>
              <w:rPr>
                <w:lang w:val="en-AU"/>
              </w:rPr>
              <w:t>Maybe the system is out</w:t>
            </w:r>
            <w:r w:rsidR="00A10C8A">
              <w:rPr>
                <w:lang w:val="en-AU"/>
              </w:rPr>
              <w:t xml:space="preserve"> </w:t>
            </w:r>
            <w:r>
              <w:rPr>
                <w:lang w:val="en-AU"/>
              </w:rPr>
              <w:t>-of</w:t>
            </w:r>
            <w:r w:rsidR="00A10C8A">
              <w:rPr>
                <w:lang w:val="en-AU"/>
              </w:rPr>
              <w:t xml:space="preserve"> </w:t>
            </w:r>
            <w:r>
              <w:rPr>
                <w:lang w:val="en-AU"/>
              </w:rPr>
              <w:t xml:space="preserve">-date, inconsistent and more than needed. </w:t>
            </w:r>
            <w:r w:rsidR="00A0232E">
              <w:rPr>
                <w:lang w:val="en-AU"/>
              </w:rPr>
              <w:t>Find out if</w:t>
            </w:r>
            <w:r>
              <w:rPr>
                <w:lang w:val="en-AU"/>
              </w:rPr>
              <w:t xml:space="preserve"> a simpler classification strategy </w:t>
            </w:r>
            <w:r w:rsidR="00A10C8A">
              <w:rPr>
                <w:lang w:val="en-AU"/>
              </w:rPr>
              <w:t>might</w:t>
            </w:r>
            <w:r>
              <w:rPr>
                <w:lang w:val="en-AU"/>
              </w:rPr>
              <w:t xml:space="preserve"> drive all the required process</w:t>
            </w:r>
          </w:p>
        </w:tc>
      </w:tr>
      <w:tr w:rsidR="00567321" w14:paraId="16B156DF" w14:textId="77777777" w:rsidTr="00404A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0730DE" w14:textId="77777777" w:rsidR="00567321" w:rsidRPr="00F40D5B" w:rsidRDefault="00567321" w:rsidP="00404A30">
            <w:pPr>
              <w:rPr>
                <w:lang w:val="en-AU"/>
              </w:rPr>
            </w:pPr>
            <w:r>
              <w:rPr>
                <w:lang w:val="en-AU"/>
              </w:rPr>
              <w:t>Because different documents need to go to different departments</w:t>
            </w:r>
          </w:p>
        </w:tc>
        <w:tc>
          <w:tcPr>
            <w:tcW w:w="0" w:type="auto"/>
          </w:tcPr>
          <w:p w14:paraId="43EA8306" w14:textId="77777777" w:rsidR="00567321" w:rsidRDefault="00567321" w:rsidP="00404A30">
            <w:pPr>
              <w:cnfStyle w:val="000000100000" w:firstRow="0" w:lastRow="0" w:firstColumn="0" w:lastColumn="0" w:oddVBand="0" w:evenVBand="0" w:oddHBand="1" w:evenHBand="0" w:firstRowFirstColumn="0" w:firstRowLastColumn="0" w:lastRowFirstColumn="0" w:lastRowLastColumn="0"/>
              <w:rPr>
                <w:lang w:val="en-AU"/>
              </w:rPr>
            </w:pPr>
            <w:r>
              <w:rPr>
                <w:lang w:val="en-AU"/>
              </w:rPr>
              <w:t xml:space="preserve">If there are only </w:t>
            </w:r>
            <w:r w:rsidR="00A10C8A">
              <w:rPr>
                <w:lang w:val="en-AU"/>
              </w:rPr>
              <w:t>four</w:t>
            </w:r>
            <w:r>
              <w:rPr>
                <w:lang w:val="en-AU"/>
              </w:rPr>
              <w:t xml:space="preserve"> departments</w:t>
            </w:r>
            <w:r w:rsidR="00A10C8A">
              <w:rPr>
                <w:lang w:val="en-AU"/>
              </w:rPr>
              <w:t>,</w:t>
            </w:r>
            <w:r>
              <w:rPr>
                <w:lang w:val="en-AU"/>
              </w:rPr>
              <w:t xml:space="preserve"> then classifying into 40 classes </w:t>
            </w:r>
            <w:r w:rsidR="00A10C8A">
              <w:rPr>
                <w:lang w:val="en-AU"/>
              </w:rPr>
              <w:t>might</w:t>
            </w:r>
            <w:r>
              <w:rPr>
                <w:lang w:val="en-AU"/>
              </w:rPr>
              <w:t xml:space="preserve"> be </w:t>
            </w:r>
            <w:r w:rsidR="00A10C8A">
              <w:rPr>
                <w:lang w:val="en-AU"/>
              </w:rPr>
              <w:t>excessive</w:t>
            </w:r>
            <w:r w:rsidR="00A0232E">
              <w:rPr>
                <w:lang w:val="en-AU"/>
              </w:rPr>
              <w:t>.</w:t>
            </w:r>
          </w:p>
        </w:tc>
      </w:tr>
      <w:tr w:rsidR="00567321" w14:paraId="4226364B" w14:textId="77777777" w:rsidTr="00404A30">
        <w:tc>
          <w:tcPr>
            <w:cnfStyle w:val="001000000000" w:firstRow="0" w:lastRow="0" w:firstColumn="1" w:lastColumn="0" w:oddVBand="0" w:evenVBand="0" w:oddHBand="0" w:evenHBand="0" w:firstRowFirstColumn="0" w:firstRowLastColumn="0" w:lastRowFirstColumn="0" w:lastRowLastColumn="0"/>
            <w:tcW w:w="0" w:type="auto"/>
          </w:tcPr>
          <w:p w14:paraId="2C5E6CC0" w14:textId="77777777" w:rsidR="00567321" w:rsidRPr="00291F2E" w:rsidRDefault="00567321" w:rsidP="00404A30">
            <w:pPr>
              <w:rPr>
                <w:lang w:val="en-AU"/>
              </w:rPr>
            </w:pPr>
            <w:r>
              <w:rPr>
                <w:lang w:val="en-AU"/>
              </w:rPr>
              <w:t>Because we need to extract different fields from different documents.</w:t>
            </w:r>
          </w:p>
        </w:tc>
        <w:tc>
          <w:tcPr>
            <w:tcW w:w="0" w:type="auto"/>
          </w:tcPr>
          <w:p w14:paraId="3D7EBD05" w14:textId="77777777" w:rsidR="00567321" w:rsidRDefault="00567321" w:rsidP="00404A30">
            <w:p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Maybe you only need to extract a few fields from a folder of many document types. Instead of classifying all the documents, just classify the particular pages where info needs </w:t>
            </w:r>
            <w:r w:rsidR="00A10C8A">
              <w:rPr>
                <w:lang w:val="en-AU"/>
              </w:rPr>
              <w:t xml:space="preserve">to be </w:t>
            </w:r>
            <w:r w:rsidR="00075830">
              <w:rPr>
                <w:lang w:val="en-AU"/>
              </w:rPr>
              <w:t>extract</w:t>
            </w:r>
            <w:r w:rsidR="00A10C8A">
              <w:rPr>
                <w:lang w:val="en-AU"/>
              </w:rPr>
              <w:t>ed</w:t>
            </w:r>
            <w:r>
              <w:rPr>
                <w:lang w:val="en-AU"/>
              </w:rPr>
              <w:t xml:space="preserve"> and leave all other pages as “default” with no locators and fields.</w:t>
            </w:r>
          </w:p>
        </w:tc>
      </w:tr>
      <w:tr w:rsidR="00567321" w14:paraId="3548176D" w14:textId="77777777" w:rsidTr="00574F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DAE0B" w14:textId="77777777" w:rsidR="00567321" w:rsidRDefault="00567321" w:rsidP="00404A30">
            <w:pPr>
              <w:rPr>
                <w:lang w:val="en-AU"/>
              </w:rPr>
            </w:pPr>
            <w:r>
              <w:rPr>
                <w:lang w:val="en-AU"/>
              </w:rPr>
              <w:t>Because we are doing business intelligence on the documents</w:t>
            </w:r>
          </w:p>
        </w:tc>
        <w:tc>
          <w:tcPr>
            <w:tcW w:w="0" w:type="auto"/>
          </w:tcPr>
          <w:p w14:paraId="750AAAD1" w14:textId="77777777" w:rsidR="00567321" w:rsidRDefault="00567321" w:rsidP="00404A30">
            <w:pPr>
              <w:cnfStyle w:val="000000100000" w:firstRow="0" w:lastRow="0" w:firstColumn="0" w:lastColumn="0" w:oddVBand="0" w:evenVBand="0" w:oddHBand="1" w:evenHBand="0" w:firstRowFirstColumn="0" w:firstRowLastColumn="0" w:lastRowFirstColumn="0" w:lastRowLastColumn="0"/>
              <w:rPr>
                <w:lang w:val="en-AU"/>
              </w:rPr>
            </w:pPr>
            <w:r>
              <w:rPr>
                <w:lang w:val="en-AU"/>
              </w:rPr>
              <w:t>Each document is unimportant by itself, only the aggregate results matter. This means you have a higher tolerance for false positives. You may not need document review and validation module at all. You also only need to classify to the level of the statistics you are generating.</w:t>
            </w:r>
          </w:p>
        </w:tc>
      </w:tr>
    </w:tbl>
    <w:p w14:paraId="29B7820C" w14:textId="77777777" w:rsidR="00F4374B" w:rsidRDefault="00F4374B" w:rsidP="00432B62">
      <w:pPr>
        <w:pStyle w:val="Heading2"/>
        <w:rPr>
          <w:lang w:val="en-AU"/>
        </w:rPr>
      </w:pPr>
      <w:bookmarkStart w:id="236" w:name="_Toc382990268"/>
      <w:bookmarkStart w:id="237" w:name="_Toc386812556"/>
      <w:r>
        <w:rPr>
          <w:lang w:val="en-AU"/>
        </w:rPr>
        <w:t xml:space="preserve">Classification </w:t>
      </w:r>
      <w:r w:rsidR="00432B62">
        <w:rPr>
          <w:lang w:val="en-AU"/>
        </w:rPr>
        <w:t>Trees</w:t>
      </w:r>
      <w:r w:rsidR="005F1213">
        <w:rPr>
          <w:lang w:val="en-AU"/>
        </w:rPr>
        <w:fldChar w:fldCharType="begin"/>
      </w:r>
      <w:r w:rsidR="005F1213">
        <w:instrText xml:space="preserve"> XE "</w:instrText>
      </w:r>
      <w:r w:rsidR="005F1213" w:rsidRPr="00A64640">
        <w:rPr>
          <w:lang w:val="en-AU"/>
        </w:rPr>
        <w:instrText>Classification Trees</w:instrText>
      </w:r>
      <w:r w:rsidR="005F1213">
        <w:instrText xml:space="preserve">" </w:instrText>
      </w:r>
      <w:r w:rsidR="005F1213">
        <w:rPr>
          <w:lang w:val="en-AU"/>
        </w:rPr>
        <w:fldChar w:fldCharType="end"/>
      </w:r>
      <w:r w:rsidR="00432B62">
        <w:rPr>
          <w:lang w:val="en-AU"/>
        </w:rPr>
        <w:t xml:space="preserve"> </w:t>
      </w:r>
      <w:r>
        <w:rPr>
          <w:lang w:val="en-AU"/>
        </w:rPr>
        <w:t>and F</w:t>
      </w:r>
      <w:r w:rsidR="00432B62">
        <w:rPr>
          <w:lang w:val="en-AU"/>
        </w:rPr>
        <w:t>ield Inheritance</w:t>
      </w:r>
      <w:bookmarkEnd w:id="236"/>
      <w:bookmarkEnd w:id="237"/>
      <w:r w:rsidR="005F1213">
        <w:rPr>
          <w:lang w:val="en-AU"/>
        </w:rPr>
        <w:fldChar w:fldCharType="begin"/>
      </w:r>
      <w:r w:rsidR="005F1213">
        <w:instrText xml:space="preserve"> XE "</w:instrText>
      </w:r>
      <w:r w:rsidR="005F1213" w:rsidRPr="00A64640">
        <w:rPr>
          <w:lang w:val="en-AU"/>
        </w:rPr>
        <w:instrText>Inheritance</w:instrText>
      </w:r>
      <w:r w:rsidR="005F1213">
        <w:instrText xml:space="preserve">" </w:instrText>
      </w:r>
      <w:r w:rsidR="005F1213">
        <w:rPr>
          <w:lang w:val="en-AU"/>
        </w:rPr>
        <w:fldChar w:fldCharType="end"/>
      </w:r>
    </w:p>
    <w:p w14:paraId="0004CAD9" w14:textId="77777777" w:rsidR="00F4374B" w:rsidRDefault="00F4374B" w:rsidP="003018FE">
      <w:pPr>
        <w:rPr>
          <w:lang w:val="en-AU"/>
        </w:rPr>
      </w:pPr>
      <w:r>
        <w:rPr>
          <w:lang w:val="en-AU"/>
        </w:rPr>
        <w:t>You need to define your fields in KTM at the highest level possible in the class tree to benefit from the inheritance mechanisms for formatters, validation rules and locators.</w:t>
      </w:r>
    </w:p>
    <w:p w14:paraId="52E69B0E" w14:textId="77777777" w:rsidR="00F4374B" w:rsidRDefault="00162D69" w:rsidP="003018FE">
      <w:pPr>
        <w:rPr>
          <w:lang w:val="en-AU"/>
        </w:rPr>
      </w:pPr>
      <w:r>
        <w:rPr>
          <w:lang w:val="en-AU"/>
        </w:rPr>
        <w:t>Below is the result of field analysis on some Portuguese Documents.</w:t>
      </w:r>
    </w:p>
    <w:tbl>
      <w:tblPr>
        <w:tblW w:w="0" w:type="auto"/>
        <w:tblCellMar>
          <w:left w:w="0" w:type="dxa"/>
          <w:right w:w="0" w:type="dxa"/>
        </w:tblCellMar>
        <w:tblLook w:val="04A0" w:firstRow="1" w:lastRow="0" w:firstColumn="1" w:lastColumn="0" w:noHBand="0" w:noVBand="1"/>
      </w:tblPr>
      <w:tblGrid>
        <w:gridCol w:w="742"/>
        <w:gridCol w:w="1289"/>
        <w:gridCol w:w="1503"/>
        <w:gridCol w:w="1169"/>
        <w:gridCol w:w="1156"/>
        <w:gridCol w:w="2237"/>
        <w:gridCol w:w="1290"/>
      </w:tblGrid>
      <w:tr w:rsidR="00162D69" w:rsidRPr="00F4374B" w14:paraId="633901A8" w14:textId="77777777" w:rsidTr="00162D69">
        <w:trPr>
          <w:trHeight w:val="382"/>
        </w:trPr>
        <w:tc>
          <w:tcPr>
            <w:tcW w:w="0" w:type="auto"/>
            <w:vMerge w:val="restart"/>
            <w:tcBorders>
              <w:top w:val="single" w:sz="8" w:space="0" w:color="FFFFFF"/>
              <w:left w:val="single" w:sz="8" w:space="0" w:color="FFFFFF"/>
              <w:right w:val="single" w:sz="8" w:space="0" w:color="FFFFFF"/>
            </w:tcBorders>
            <w:shd w:val="clear" w:color="auto" w:fill="0064BE"/>
            <w:tcMar>
              <w:top w:w="15" w:type="dxa"/>
              <w:left w:w="44" w:type="dxa"/>
              <w:bottom w:w="0" w:type="dxa"/>
              <w:right w:w="44" w:type="dxa"/>
            </w:tcMar>
            <w:vAlign w:val="center"/>
          </w:tcPr>
          <w:p w14:paraId="73D75914" w14:textId="77777777" w:rsidR="00162D69" w:rsidRPr="00162D69" w:rsidRDefault="00162D69" w:rsidP="00162D69">
            <w:pPr>
              <w:spacing w:after="0"/>
              <w:rPr>
                <w:rFonts w:cs="Arial"/>
                <w:b/>
                <w:bCs/>
                <w:color w:val="FFFFFF" w:themeColor="light1"/>
                <w:kern w:val="24"/>
                <w:sz w:val="24"/>
                <w:szCs w:val="24"/>
                <w:lang w:val="en-GB" w:eastAsia="en-GB" w:bidi="ar-SA"/>
              </w:rPr>
            </w:pPr>
            <w:r w:rsidRPr="00F4374B">
              <w:rPr>
                <w:rFonts w:cs="Arial"/>
                <w:b/>
                <w:bCs/>
                <w:color w:val="FFFFFF" w:themeColor="light1"/>
                <w:kern w:val="24"/>
                <w:sz w:val="24"/>
                <w:szCs w:val="24"/>
                <w:lang w:val="de-AT" w:eastAsia="en-GB" w:bidi="ar-SA"/>
              </w:rPr>
              <w:t>File</w:t>
            </w:r>
            <w:r>
              <w:rPr>
                <w:rFonts w:cs="Arial"/>
                <w:b/>
                <w:bCs/>
                <w:color w:val="FFFFFF" w:themeColor="light1"/>
                <w:kern w:val="24"/>
                <w:sz w:val="24"/>
                <w:szCs w:val="24"/>
                <w:lang w:val="de-AT" w:eastAsia="en-GB" w:bidi="ar-SA"/>
              </w:rPr>
              <w:br/>
              <w:t>Name</w:t>
            </w:r>
          </w:p>
        </w:tc>
        <w:tc>
          <w:tcPr>
            <w:tcW w:w="0" w:type="auto"/>
            <w:vMerge w:val="restart"/>
            <w:tcBorders>
              <w:top w:val="single" w:sz="8" w:space="0" w:color="FFFFFF"/>
              <w:left w:val="single" w:sz="8" w:space="0" w:color="FFFFFF"/>
              <w:right w:val="single" w:sz="8" w:space="0" w:color="FFFFFF"/>
            </w:tcBorders>
            <w:shd w:val="clear" w:color="auto" w:fill="C6D9F1" w:themeFill="text2" w:themeFillTint="33"/>
            <w:tcMar>
              <w:top w:w="15" w:type="dxa"/>
              <w:left w:w="44" w:type="dxa"/>
              <w:bottom w:w="0" w:type="dxa"/>
              <w:right w:w="44" w:type="dxa"/>
            </w:tcMar>
            <w:vAlign w:val="center"/>
          </w:tcPr>
          <w:p w14:paraId="278138AC" w14:textId="77777777" w:rsidR="00162D69" w:rsidRPr="00162D69" w:rsidRDefault="00162D69" w:rsidP="00162D69">
            <w:pPr>
              <w:spacing w:after="0"/>
              <w:rPr>
                <w:rFonts w:cs="Arial"/>
                <w:b/>
                <w:bCs/>
                <w:color w:val="FFFFFF" w:themeColor="light1"/>
                <w:kern w:val="24"/>
                <w:sz w:val="24"/>
                <w:szCs w:val="24"/>
                <w:lang w:val="en-GB" w:eastAsia="en-GB" w:bidi="ar-SA"/>
              </w:rPr>
            </w:pPr>
            <w:r w:rsidRPr="00F4374B">
              <w:rPr>
                <w:rFonts w:cs="Arial"/>
                <w:b/>
                <w:bCs/>
                <w:color w:val="1F497D" w:themeColor="text2"/>
                <w:kern w:val="24"/>
                <w:sz w:val="24"/>
                <w:szCs w:val="24"/>
                <w:lang w:val="en-GB" w:eastAsia="en-GB" w:bidi="ar-SA"/>
              </w:rPr>
              <w:t>Class</w:t>
            </w:r>
            <w:r w:rsidRPr="00162D69">
              <w:rPr>
                <w:rFonts w:cs="Arial"/>
                <w:b/>
                <w:bCs/>
                <w:color w:val="1F497D" w:themeColor="text2"/>
                <w:kern w:val="24"/>
                <w:sz w:val="24"/>
                <w:szCs w:val="24"/>
                <w:lang w:val="en-GB" w:eastAsia="en-GB" w:bidi="ar-SA"/>
              </w:rPr>
              <w:br/>
              <w:t>Name</w:t>
            </w:r>
          </w:p>
        </w:tc>
        <w:tc>
          <w:tcPr>
            <w:tcW w:w="0" w:type="auto"/>
            <w:gridSpan w:val="5"/>
            <w:tcBorders>
              <w:top w:val="single" w:sz="8" w:space="0" w:color="FFFFFF"/>
              <w:left w:val="single" w:sz="8" w:space="0" w:color="FFFFFF"/>
              <w:bottom w:val="single" w:sz="24" w:space="0" w:color="FFFFFF"/>
              <w:right w:val="single" w:sz="8" w:space="0" w:color="FFFFFF"/>
            </w:tcBorders>
            <w:shd w:val="clear" w:color="auto" w:fill="8DB3E2" w:themeFill="text2" w:themeFillTint="66"/>
            <w:tcMar>
              <w:top w:w="15" w:type="dxa"/>
              <w:left w:w="44" w:type="dxa"/>
              <w:bottom w:w="0" w:type="dxa"/>
              <w:right w:w="44" w:type="dxa"/>
            </w:tcMar>
            <w:vAlign w:val="bottom"/>
          </w:tcPr>
          <w:p w14:paraId="2367E13F" w14:textId="77777777" w:rsidR="00162D69" w:rsidRPr="00162D69" w:rsidRDefault="00162D69" w:rsidP="00432B62">
            <w:pPr>
              <w:spacing w:after="0"/>
              <w:jc w:val="center"/>
              <w:rPr>
                <w:rFonts w:cs="Arial"/>
                <w:b/>
                <w:bCs/>
                <w:color w:val="FFFFFF" w:themeColor="light1"/>
                <w:kern w:val="24"/>
                <w:sz w:val="24"/>
                <w:szCs w:val="24"/>
                <w:lang w:val="en-GB" w:eastAsia="en-GB" w:bidi="ar-SA"/>
              </w:rPr>
            </w:pPr>
            <w:r w:rsidRPr="00162D69">
              <w:rPr>
                <w:rFonts w:cs="Arial"/>
                <w:b/>
                <w:bCs/>
                <w:color w:val="1F497D" w:themeColor="text2"/>
                <w:kern w:val="24"/>
                <w:sz w:val="24"/>
                <w:szCs w:val="24"/>
                <w:lang w:val="en-GB" w:eastAsia="en-GB" w:bidi="ar-SA"/>
              </w:rPr>
              <w:t>Field Names</w:t>
            </w:r>
          </w:p>
        </w:tc>
      </w:tr>
      <w:tr w:rsidR="00162D69" w:rsidRPr="00F4374B" w14:paraId="73B2DAD9" w14:textId="77777777" w:rsidTr="00162D69">
        <w:trPr>
          <w:trHeight w:val="382"/>
        </w:trPr>
        <w:tc>
          <w:tcPr>
            <w:tcW w:w="0" w:type="auto"/>
            <w:vMerge/>
            <w:tcBorders>
              <w:left w:val="single" w:sz="8" w:space="0" w:color="FFFFFF"/>
              <w:bottom w:val="single" w:sz="24" w:space="0" w:color="FFFFFF"/>
              <w:right w:val="single" w:sz="8" w:space="0" w:color="FFFFFF"/>
            </w:tcBorders>
            <w:shd w:val="clear" w:color="auto" w:fill="0064BE"/>
            <w:tcMar>
              <w:top w:w="15" w:type="dxa"/>
              <w:left w:w="44" w:type="dxa"/>
              <w:bottom w:w="0" w:type="dxa"/>
              <w:right w:w="44" w:type="dxa"/>
            </w:tcMar>
            <w:vAlign w:val="bottom"/>
            <w:hideMark/>
          </w:tcPr>
          <w:p w14:paraId="1D0166B8" w14:textId="77777777" w:rsidR="00F4374B" w:rsidRPr="00F4374B" w:rsidRDefault="00F4374B" w:rsidP="00F4374B">
            <w:pPr>
              <w:spacing w:after="0"/>
              <w:rPr>
                <w:rFonts w:cs="Arial"/>
                <w:sz w:val="36"/>
                <w:szCs w:val="36"/>
                <w:lang w:val="en-GB" w:eastAsia="en-GB" w:bidi="ar-SA"/>
              </w:rPr>
            </w:pPr>
          </w:p>
        </w:tc>
        <w:tc>
          <w:tcPr>
            <w:tcW w:w="0" w:type="auto"/>
            <w:vMerge/>
            <w:tcBorders>
              <w:left w:val="single" w:sz="8" w:space="0" w:color="FFFFFF"/>
              <w:bottom w:val="single" w:sz="24" w:space="0" w:color="FFFFFF"/>
              <w:right w:val="single" w:sz="8" w:space="0" w:color="FFFFFF"/>
            </w:tcBorders>
            <w:shd w:val="clear" w:color="auto" w:fill="C6D9F1" w:themeFill="text2" w:themeFillTint="33"/>
            <w:tcMar>
              <w:top w:w="15" w:type="dxa"/>
              <w:left w:w="44" w:type="dxa"/>
              <w:bottom w:w="0" w:type="dxa"/>
              <w:right w:w="44" w:type="dxa"/>
            </w:tcMar>
            <w:vAlign w:val="bottom"/>
            <w:hideMark/>
          </w:tcPr>
          <w:p w14:paraId="59CE6EC5" w14:textId="77777777" w:rsidR="00F4374B" w:rsidRPr="00F4374B" w:rsidRDefault="00F4374B" w:rsidP="00F4374B">
            <w:pPr>
              <w:spacing w:after="0"/>
              <w:rPr>
                <w:rFonts w:cs="Arial"/>
                <w:sz w:val="36"/>
                <w:szCs w:val="36"/>
                <w:lang w:val="en-GB" w:eastAsia="en-GB" w:bidi="ar-SA"/>
              </w:rPr>
            </w:pPr>
          </w:p>
        </w:tc>
        <w:tc>
          <w:tcPr>
            <w:tcW w:w="0" w:type="auto"/>
            <w:tcBorders>
              <w:top w:val="single" w:sz="8" w:space="0" w:color="FFFFFF"/>
              <w:left w:val="single" w:sz="8" w:space="0" w:color="FFFFFF"/>
              <w:bottom w:val="single" w:sz="24"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5F7C51CF" w14:textId="77777777" w:rsidR="00F4374B" w:rsidRPr="00F4374B" w:rsidRDefault="00162D69" w:rsidP="00F4374B">
            <w:pPr>
              <w:spacing w:after="0"/>
              <w:rPr>
                <w:rFonts w:cs="Arial"/>
                <w:color w:val="1F497D" w:themeColor="text2"/>
                <w:sz w:val="36"/>
                <w:szCs w:val="36"/>
                <w:lang w:val="en-GB" w:eastAsia="en-GB" w:bidi="ar-SA"/>
              </w:rPr>
            </w:pPr>
            <w:r w:rsidRPr="00F4374B">
              <w:rPr>
                <w:rFonts w:cs="Arial"/>
                <w:b/>
                <w:bCs/>
                <w:color w:val="1F497D" w:themeColor="text2"/>
                <w:kern w:val="24"/>
                <w:sz w:val="24"/>
                <w:szCs w:val="24"/>
                <w:lang w:val="en-GB" w:eastAsia="en-GB" w:bidi="ar-SA"/>
              </w:rPr>
              <w:t>Capa</w:t>
            </w:r>
          </w:p>
        </w:tc>
        <w:tc>
          <w:tcPr>
            <w:tcW w:w="0" w:type="auto"/>
            <w:tcBorders>
              <w:top w:val="single" w:sz="8" w:space="0" w:color="FFFFFF"/>
              <w:left w:val="single" w:sz="8" w:space="0" w:color="FFFFFF"/>
              <w:bottom w:val="single" w:sz="24"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3F5B4EA9" w14:textId="77777777" w:rsidR="00F4374B" w:rsidRPr="00F4374B" w:rsidRDefault="00162D69" w:rsidP="00F4374B">
            <w:pPr>
              <w:spacing w:after="0"/>
              <w:rPr>
                <w:rFonts w:cs="Arial"/>
                <w:color w:val="1F497D" w:themeColor="text2"/>
                <w:sz w:val="36"/>
                <w:szCs w:val="36"/>
                <w:lang w:val="en-GB" w:eastAsia="en-GB" w:bidi="ar-SA"/>
              </w:rPr>
            </w:pPr>
            <w:r w:rsidRPr="00F4374B">
              <w:rPr>
                <w:rFonts w:cs="Arial"/>
                <w:b/>
                <w:bCs/>
                <w:color w:val="1F497D" w:themeColor="text2"/>
                <w:kern w:val="24"/>
                <w:sz w:val="24"/>
                <w:szCs w:val="24"/>
                <w:lang w:val="en-GB" w:eastAsia="en-GB" w:bidi="ar-SA"/>
              </w:rPr>
              <w:t>Nro_DOC</w:t>
            </w:r>
          </w:p>
        </w:tc>
        <w:tc>
          <w:tcPr>
            <w:tcW w:w="0" w:type="auto"/>
            <w:tcBorders>
              <w:top w:val="single" w:sz="8" w:space="0" w:color="FFFFFF"/>
              <w:left w:val="single" w:sz="8" w:space="0" w:color="FFFFFF"/>
              <w:bottom w:val="single" w:sz="24"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2CE588C8" w14:textId="77777777" w:rsidR="00F4374B" w:rsidRPr="00F4374B" w:rsidRDefault="00162D69" w:rsidP="00F4374B">
            <w:pPr>
              <w:spacing w:after="0"/>
              <w:rPr>
                <w:rFonts w:cs="Arial"/>
                <w:color w:val="1F497D" w:themeColor="text2"/>
                <w:sz w:val="36"/>
                <w:szCs w:val="36"/>
                <w:lang w:val="en-GB" w:eastAsia="en-GB" w:bidi="ar-SA"/>
              </w:rPr>
            </w:pPr>
            <w:r w:rsidRPr="00F4374B">
              <w:rPr>
                <w:rFonts w:cs="Arial"/>
                <w:b/>
                <w:bCs/>
                <w:color w:val="1F497D" w:themeColor="text2"/>
                <w:kern w:val="24"/>
                <w:sz w:val="24"/>
                <w:szCs w:val="24"/>
                <w:lang w:val="en-GB" w:eastAsia="en-GB" w:bidi="ar-SA"/>
              </w:rPr>
              <w:t>NOTA</w:t>
            </w:r>
          </w:p>
        </w:tc>
        <w:tc>
          <w:tcPr>
            <w:tcW w:w="0" w:type="auto"/>
            <w:tcBorders>
              <w:top w:val="single" w:sz="8" w:space="0" w:color="FFFFFF"/>
              <w:left w:val="single" w:sz="8" w:space="0" w:color="FFFFFF"/>
              <w:bottom w:val="single" w:sz="24"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7CBD1CE5" w14:textId="77777777" w:rsidR="00F4374B" w:rsidRPr="00F4374B" w:rsidRDefault="00162D69" w:rsidP="00F4374B">
            <w:pPr>
              <w:spacing w:after="0"/>
              <w:rPr>
                <w:rFonts w:cs="Arial"/>
                <w:color w:val="1F497D" w:themeColor="text2"/>
                <w:sz w:val="36"/>
                <w:szCs w:val="36"/>
                <w:lang w:val="en-GB" w:eastAsia="en-GB" w:bidi="ar-SA"/>
              </w:rPr>
            </w:pPr>
            <w:r w:rsidRPr="00F4374B">
              <w:rPr>
                <w:rFonts w:cs="Arial"/>
                <w:b/>
                <w:bCs/>
                <w:color w:val="1F497D" w:themeColor="text2"/>
                <w:kern w:val="24"/>
                <w:sz w:val="24"/>
                <w:szCs w:val="24"/>
                <w:lang w:val="en-GB" w:eastAsia="en-GB" w:bidi="ar-SA"/>
              </w:rPr>
              <w:t>CPFC</w:t>
            </w:r>
          </w:p>
        </w:tc>
        <w:tc>
          <w:tcPr>
            <w:tcW w:w="0" w:type="auto"/>
            <w:tcBorders>
              <w:top w:val="single" w:sz="8" w:space="0" w:color="FFFFFF"/>
              <w:left w:val="single" w:sz="8" w:space="0" w:color="FFFFFF"/>
              <w:bottom w:val="single" w:sz="24"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7E0A7EE4" w14:textId="77777777" w:rsidR="00F4374B" w:rsidRPr="00F4374B" w:rsidRDefault="00162D69" w:rsidP="00F4374B">
            <w:pPr>
              <w:spacing w:after="0"/>
              <w:rPr>
                <w:rFonts w:cs="Arial"/>
                <w:color w:val="1F497D" w:themeColor="text2"/>
                <w:sz w:val="36"/>
                <w:szCs w:val="36"/>
                <w:lang w:val="en-GB" w:eastAsia="en-GB" w:bidi="ar-SA"/>
              </w:rPr>
            </w:pPr>
            <w:r w:rsidRPr="00F4374B">
              <w:rPr>
                <w:rFonts w:cs="Arial"/>
                <w:b/>
                <w:bCs/>
                <w:color w:val="1F497D" w:themeColor="text2"/>
                <w:kern w:val="24"/>
                <w:sz w:val="24"/>
                <w:szCs w:val="24"/>
                <w:lang w:val="en-GB" w:eastAsia="en-GB" w:bidi="ar-SA"/>
              </w:rPr>
              <w:t>EMIS</w:t>
            </w:r>
          </w:p>
        </w:tc>
      </w:tr>
      <w:tr w:rsidR="00162D69" w:rsidRPr="00F4374B" w14:paraId="0B75D387" w14:textId="77777777" w:rsidTr="00162D69">
        <w:trPr>
          <w:trHeight w:val="413"/>
        </w:trPr>
        <w:tc>
          <w:tcPr>
            <w:tcW w:w="0" w:type="auto"/>
            <w:tcBorders>
              <w:top w:val="single" w:sz="24" w:space="0" w:color="FFFFFF"/>
              <w:left w:val="single" w:sz="8" w:space="0" w:color="FFFFFF"/>
              <w:bottom w:val="single" w:sz="8" w:space="0" w:color="FFFFFF"/>
              <w:right w:val="single" w:sz="8" w:space="0" w:color="FFFFFF"/>
            </w:tcBorders>
            <w:shd w:val="clear" w:color="auto" w:fill="0064BE"/>
            <w:tcMar>
              <w:top w:w="15" w:type="dxa"/>
              <w:left w:w="44" w:type="dxa"/>
              <w:bottom w:w="0" w:type="dxa"/>
              <w:right w:w="44" w:type="dxa"/>
            </w:tcMar>
            <w:vAlign w:val="bottom"/>
            <w:hideMark/>
          </w:tcPr>
          <w:p w14:paraId="2F82B7EF" w14:textId="77777777" w:rsidR="00F4374B" w:rsidRPr="00F4374B" w:rsidRDefault="00162D69" w:rsidP="00F4374B">
            <w:pPr>
              <w:spacing w:after="0"/>
              <w:rPr>
                <w:rFonts w:cs="Arial"/>
                <w:sz w:val="36"/>
                <w:szCs w:val="36"/>
                <w:lang w:val="en-GB" w:eastAsia="en-GB" w:bidi="ar-SA"/>
              </w:rPr>
            </w:pPr>
            <w:r w:rsidRPr="00F4374B">
              <w:rPr>
                <w:rFonts w:cs="Arial"/>
                <w:b/>
                <w:bCs/>
                <w:color w:val="FFFFFF" w:themeColor="light1"/>
                <w:kern w:val="24"/>
                <w:sz w:val="24"/>
                <w:szCs w:val="24"/>
                <w:lang w:val="en-GB" w:eastAsia="en-GB" w:bidi="ar-SA"/>
              </w:rPr>
              <w:t>1.tif</w:t>
            </w:r>
          </w:p>
        </w:tc>
        <w:tc>
          <w:tcPr>
            <w:tcW w:w="0" w:type="auto"/>
            <w:tcBorders>
              <w:top w:val="single" w:sz="24" w:space="0" w:color="FFFFFF"/>
              <w:left w:val="single" w:sz="8" w:space="0" w:color="FFFFFF"/>
              <w:bottom w:val="single" w:sz="8" w:space="0" w:color="FFFFFF"/>
              <w:right w:val="single" w:sz="8" w:space="0" w:color="FFFFFF"/>
            </w:tcBorders>
            <w:shd w:val="clear" w:color="auto" w:fill="C6D9F1" w:themeFill="text2" w:themeFillTint="33"/>
            <w:tcMar>
              <w:top w:w="15" w:type="dxa"/>
              <w:left w:w="44" w:type="dxa"/>
              <w:bottom w:w="0" w:type="dxa"/>
              <w:right w:w="44" w:type="dxa"/>
            </w:tcMar>
            <w:vAlign w:val="bottom"/>
            <w:hideMark/>
          </w:tcPr>
          <w:p w14:paraId="44D72477"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en-GB" w:eastAsia="en-GB" w:bidi="ar-SA"/>
              </w:rPr>
              <w:t>CapaLote</w:t>
            </w:r>
          </w:p>
        </w:tc>
        <w:tc>
          <w:tcPr>
            <w:tcW w:w="0" w:type="auto"/>
            <w:tcBorders>
              <w:top w:val="single" w:sz="24"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0C9EBE81"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en-GB" w:eastAsia="en-GB" w:bidi="ar-SA"/>
              </w:rPr>
              <w:t>123987-2012</w:t>
            </w:r>
          </w:p>
        </w:tc>
        <w:tc>
          <w:tcPr>
            <w:tcW w:w="0" w:type="auto"/>
            <w:tcBorders>
              <w:top w:val="single" w:sz="24"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40FF031A"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en-GB" w:eastAsia="en-GB" w:bidi="ar-SA"/>
              </w:rPr>
              <w:t> </w:t>
            </w:r>
          </w:p>
        </w:tc>
        <w:tc>
          <w:tcPr>
            <w:tcW w:w="0" w:type="auto"/>
            <w:tcBorders>
              <w:top w:val="single" w:sz="24"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1226C4AE"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en-GB" w:eastAsia="en-GB" w:bidi="ar-SA"/>
              </w:rPr>
              <w:t> </w:t>
            </w:r>
          </w:p>
        </w:tc>
        <w:tc>
          <w:tcPr>
            <w:tcW w:w="0" w:type="auto"/>
            <w:tcBorders>
              <w:top w:val="single" w:sz="24"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7453FE95"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en-GB" w:eastAsia="en-GB" w:bidi="ar-SA"/>
              </w:rPr>
              <w:t> </w:t>
            </w:r>
          </w:p>
        </w:tc>
        <w:tc>
          <w:tcPr>
            <w:tcW w:w="0" w:type="auto"/>
            <w:tcBorders>
              <w:top w:val="single" w:sz="24"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555A7CE2"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en-GB" w:eastAsia="en-GB" w:bidi="ar-SA"/>
              </w:rPr>
              <w:t> </w:t>
            </w:r>
          </w:p>
        </w:tc>
      </w:tr>
      <w:tr w:rsidR="00162D69" w:rsidRPr="00F4374B" w14:paraId="19B20CF1" w14:textId="77777777" w:rsidTr="00162D69">
        <w:trPr>
          <w:trHeight w:val="413"/>
        </w:trPr>
        <w:tc>
          <w:tcPr>
            <w:tcW w:w="0" w:type="auto"/>
            <w:tcBorders>
              <w:top w:val="single" w:sz="8" w:space="0" w:color="FFFFFF"/>
              <w:left w:val="single" w:sz="8" w:space="0" w:color="FFFFFF"/>
              <w:bottom w:val="single" w:sz="8" w:space="0" w:color="FFFFFF"/>
              <w:right w:val="single" w:sz="8" w:space="0" w:color="FFFFFF"/>
            </w:tcBorders>
            <w:shd w:val="clear" w:color="auto" w:fill="0064BE"/>
            <w:tcMar>
              <w:top w:w="15" w:type="dxa"/>
              <w:left w:w="44" w:type="dxa"/>
              <w:bottom w:w="0" w:type="dxa"/>
              <w:right w:w="44" w:type="dxa"/>
            </w:tcMar>
            <w:vAlign w:val="bottom"/>
            <w:hideMark/>
          </w:tcPr>
          <w:p w14:paraId="4240AB53" w14:textId="77777777" w:rsidR="00F4374B" w:rsidRPr="00F4374B" w:rsidRDefault="00162D69" w:rsidP="00F4374B">
            <w:pPr>
              <w:spacing w:after="0"/>
              <w:rPr>
                <w:rFonts w:cs="Arial"/>
                <w:sz w:val="36"/>
                <w:szCs w:val="36"/>
                <w:lang w:val="en-GB" w:eastAsia="en-GB" w:bidi="ar-SA"/>
              </w:rPr>
            </w:pPr>
            <w:r w:rsidRPr="00F4374B">
              <w:rPr>
                <w:rFonts w:cs="Arial"/>
                <w:b/>
                <w:bCs/>
                <w:color w:val="FFFFFF" w:themeColor="light1"/>
                <w:kern w:val="24"/>
                <w:sz w:val="24"/>
                <w:szCs w:val="24"/>
                <w:lang w:val="en-GB" w:eastAsia="en-GB" w:bidi="ar-SA"/>
              </w:rPr>
              <w:t>2.tif</w:t>
            </w:r>
          </w:p>
        </w:tc>
        <w:tc>
          <w:tcPr>
            <w:tcW w:w="0" w:type="auto"/>
            <w:tcBorders>
              <w:top w:val="single" w:sz="8" w:space="0" w:color="FFFFFF"/>
              <w:left w:val="single" w:sz="8" w:space="0" w:color="FFFFFF"/>
              <w:bottom w:val="single" w:sz="8" w:space="0" w:color="FFFFFF"/>
              <w:right w:val="single" w:sz="8" w:space="0" w:color="FFFFFF"/>
            </w:tcBorders>
            <w:shd w:val="clear" w:color="auto" w:fill="C6D9F1" w:themeFill="text2" w:themeFillTint="33"/>
            <w:tcMar>
              <w:top w:w="15" w:type="dxa"/>
              <w:left w:w="44" w:type="dxa"/>
              <w:bottom w:w="0" w:type="dxa"/>
              <w:right w:w="44" w:type="dxa"/>
            </w:tcMar>
            <w:vAlign w:val="bottom"/>
            <w:hideMark/>
          </w:tcPr>
          <w:p w14:paraId="45F95B5B"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en-GB" w:eastAsia="en-GB" w:bidi="ar-SA"/>
              </w:rPr>
              <w:t>Duplicata</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0A32817C"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en-GB" w:eastAsia="en-GB" w:bidi="ar-SA"/>
              </w:rPr>
              <w:t>123987-2012</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4E9E3A34"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en-GB" w:eastAsia="en-GB" w:bidi="ar-SA"/>
              </w:rPr>
              <w:t>85214</w:t>
            </w:r>
            <w:r w:rsidRPr="00F4374B">
              <w:rPr>
                <w:rFonts w:cs="Arial"/>
                <w:color w:val="000000" w:themeColor="dark1"/>
                <w:kern w:val="24"/>
                <w:sz w:val="24"/>
                <w:szCs w:val="24"/>
                <w:lang w:val="de-AT" w:eastAsia="en-GB" w:bidi="ar-SA"/>
              </w:rPr>
              <w:t>7-A</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272BB3A9" w14:textId="77777777" w:rsidR="00F4374B" w:rsidRPr="00F4374B" w:rsidRDefault="00162D69" w:rsidP="00F4374B">
            <w:pPr>
              <w:spacing w:after="0"/>
              <w:jc w:val="right"/>
              <w:rPr>
                <w:rFonts w:cs="Arial"/>
                <w:sz w:val="36"/>
                <w:szCs w:val="36"/>
                <w:lang w:val="en-GB" w:eastAsia="en-GB" w:bidi="ar-SA"/>
              </w:rPr>
            </w:pPr>
            <w:r w:rsidRPr="00F4374B">
              <w:rPr>
                <w:rFonts w:cs="Arial"/>
                <w:color w:val="000000" w:themeColor="dark1"/>
                <w:kern w:val="24"/>
                <w:sz w:val="24"/>
                <w:szCs w:val="24"/>
                <w:lang w:val="de-AT" w:eastAsia="en-GB" w:bidi="ar-SA"/>
              </w:rPr>
              <w:t>60.000,00</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52981AE8"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07.248.659/0001-03</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304D1F2F" w14:textId="77777777" w:rsidR="00F4374B" w:rsidRPr="00F4374B" w:rsidRDefault="00162D69" w:rsidP="00F4374B">
            <w:pPr>
              <w:spacing w:after="0"/>
              <w:jc w:val="right"/>
              <w:rPr>
                <w:rFonts w:cs="Arial"/>
                <w:sz w:val="36"/>
                <w:szCs w:val="36"/>
                <w:lang w:val="en-GB" w:eastAsia="en-GB" w:bidi="ar-SA"/>
              </w:rPr>
            </w:pPr>
            <w:r w:rsidRPr="00F4374B">
              <w:rPr>
                <w:rFonts w:cs="Arial"/>
                <w:color w:val="000000" w:themeColor="dark1"/>
                <w:kern w:val="24"/>
                <w:sz w:val="24"/>
                <w:szCs w:val="24"/>
                <w:lang w:val="de-AT" w:eastAsia="en-GB" w:bidi="ar-SA"/>
              </w:rPr>
              <w:t>15/02/2013</w:t>
            </w:r>
          </w:p>
        </w:tc>
      </w:tr>
      <w:tr w:rsidR="00162D69" w:rsidRPr="00F4374B" w14:paraId="5C7A275E" w14:textId="77777777" w:rsidTr="00162D69">
        <w:trPr>
          <w:trHeight w:val="413"/>
        </w:trPr>
        <w:tc>
          <w:tcPr>
            <w:tcW w:w="0" w:type="auto"/>
            <w:tcBorders>
              <w:top w:val="single" w:sz="8" w:space="0" w:color="FFFFFF"/>
              <w:left w:val="single" w:sz="8" w:space="0" w:color="FFFFFF"/>
              <w:bottom w:val="single" w:sz="8" w:space="0" w:color="FFFFFF"/>
              <w:right w:val="single" w:sz="8" w:space="0" w:color="FFFFFF"/>
            </w:tcBorders>
            <w:shd w:val="clear" w:color="auto" w:fill="0064BE"/>
            <w:tcMar>
              <w:top w:w="15" w:type="dxa"/>
              <w:left w:w="44" w:type="dxa"/>
              <w:bottom w:w="0" w:type="dxa"/>
              <w:right w:w="44" w:type="dxa"/>
            </w:tcMar>
            <w:vAlign w:val="bottom"/>
            <w:hideMark/>
          </w:tcPr>
          <w:p w14:paraId="5EA73C3C" w14:textId="77777777" w:rsidR="00F4374B" w:rsidRPr="00F4374B" w:rsidRDefault="00162D69" w:rsidP="00F4374B">
            <w:pPr>
              <w:spacing w:after="0"/>
              <w:rPr>
                <w:rFonts w:cs="Arial"/>
                <w:sz w:val="36"/>
                <w:szCs w:val="36"/>
                <w:lang w:val="en-GB" w:eastAsia="en-GB" w:bidi="ar-SA"/>
              </w:rPr>
            </w:pPr>
            <w:r w:rsidRPr="00F4374B">
              <w:rPr>
                <w:rFonts w:cs="Arial"/>
                <w:b/>
                <w:bCs/>
                <w:color w:val="FFFFFF" w:themeColor="light1"/>
                <w:kern w:val="24"/>
                <w:sz w:val="24"/>
                <w:szCs w:val="24"/>
                <w:lang w:val="de-AT" w:eastAsia="en-GB" w:bidi="ar-SA"/>
              </w:rPr>
              <w:t>3.tif</w:t>
            </w:r>
          </w:p>
        </w:tc>
        <w:tc>
          <w:tcPr>
            <w:tcW w:w="0" w:type="auto"/>
            <w:tcBorders>
              <w:top w:val="single" w:sz="8" w:space="0" w:color="FFFFFF"/>
              <w:left w:val="single" w:sz="8" w:space="0" w:color="FFFFFF"/>
              <w:bottom w:val="single" w:sz="8" w:space="0" w:color="FFFFFF"/>
              <w:right w:val="single" w:sz="8" w:space="0" w:color="FFFFFF"/>
            </w:tcBorders>
            <w:shd w:val="clear" w:color="auto" w:fill="C6D9F1" w:themeFill="text2" w:themeFillTint="33"/>
            <w:tcMar>
              <w:top w:w="15" w:type="dxa"/>
              <w:left w:w="44" w:type="dxa"/>
              <w:bottom w:w="0" w:type="dxa"/>
              <w:right w:w="44" w:type="dxa"/>
            </w:tcMar>
            <w:vAlign w:val="bottom"/>
            <w:hideMark/>
          </w:tcPr>
          <w:p w14:paraId="50BEBCF6"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Duplicata</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40640A2D"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123987-2012</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58E72DE6"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1489/1</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37D8AA52" w14:textId="77777777" w:rsidR="00F4374B" w:rsidRPr="00F4374B" w:rsidRDefault="00162D69" w:rsidP="00F4374B">
            <w:pPr>
              <w:spacing w:after="0"/>
              <w:jc w:val="right"/>
              <w:rPr>
                <w:rFonts w:cs="Arial"/>
                <w:sz w:val="36"/>
                <w:szCs w:val="36"/>
                <w:lang w:val="en-GB" w:eastAsia="en-GB" w:bidi="ar-SA"/>
              </w:rPr>
            </w:pPr>
            <w:r w:rsidRPr="00F4374B">
              <w:rPr>
                <w:rFonts w:cs="Arial"/>
                <w:color w:val="000000" w:themeColor="dark1"/>
                <w:kern w:val="24"/>
                <w:sz w:val="24"/>
                <w:szCs w:val="24"/>
                <w:lang w:val="de-AT" w:eastAsia="en-GB" w:bidi="ar-SA"/>
              </w:rPr>
              <w:t>15.963,57</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0E0AD67F"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17.155.342/0003-45</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50D37D49" w14:textId="77777777" w:rsidR="00F4374B" w:rsidRPr="00F4374B" w:rsidRDefault="00162D69" w:rsidP="00F4374B">
            <w:pPr>
              <w:spacing w:after="0"/>
              <w:jc w:val="right"/>
              <w:rPr>
                <w:rFonts w:cs="Arial"/>
                <w:sz w:val="36"/>
                <w:szCs w:val="36"/>
                <w:lang w:val="en-GB" w:eastAsia="en-GB" w:bidi="ar-SA"/>
              </w:rPr>
            </w:pPr>
            <w:r w:rsidRPr="00F4374B">
              <w:rPr>
                <w:rFonts w:cs="Arial"/>
                <w:color w:val="000000" w:themeColor="dark1"/>
                <w:kern w:val="24"/>
                <w:sz w:val="24"/>
                <w:szCs w:val="24"/>
                <w:lang w:val="de-AT" w:eastAsia="en-GB" w:bidi="ar-SA"/>
              </w:rPr>
              <w:t>01/12/2011</w:t>
            </w:r>
          </w:p>
        </w:tc>
      </w:tr>
      <w:tr w:rsidR="00162D69" w:rsidRPr="00F4374B" w14:paraId="772711A1" w14:textId="77777777" w:rsidTr="00162D69">
        <w:trPr>
          <w:trHeight w:val="280"/>
        </w:trPr>
        <w:tc>
          <w:tcPr>
            <w:tcW w:w="0" w:type="auto"/>
            <w:tcBorders>
              <w:top w:val="single" w:sz="8" w:space="0" w:color="FFFFFF"/>
              <w:left w:val="single" w:sz="8" w:space="0" w:color="FFFFFF"/>
              <w:bottom w:val="single" w:sz="8" w:space="0" w:color="FFFFFF"/>
              <w:right w:val="single" w:sz="8" w:space="0" w:color="FFFFFF"/>
            </w:tcBorders>
            <w:shd w:val="clear" w:color="auto" w:fill="0064BE"/>
            <w:tcMar>
              <w:top w:w="15" w:type="dxa"/>
              <w:left w:w="44" w:type="dxa"/>
              <w:bottom w:w="0" w:type="dxa"/>
              <w:right w:w="44" w:type="dxa"/>
            </w:tcMar>
            <w:vAlign w:val="bottom"/>
            <w:hideMark/>
          </w:tcPr>
          <w:p w14:paraId="554536C9" w14:textId="77777777" w:rsidR="00F4374B" w:rsidRPr="00F4374B" w:rsidRDefault="00162D69" w:rsidP="00F4374B">
            <w:pPr>
              <w:spacing w:after="0"/>
              <w:rPr>
                <w:rFonts w:cs="Arial"/>
                <w:sz w:val="36"/>
                <w:szCs w:val="36"/>
                <w:lang w:val="en-GB" w:eastAsia="en-GB" w:bidi="ar-SA"/>
              </w:rPr>
            </w:pPr>
            <w:r w:rsidRPr="00F4374B">
              <w:rPr>
                <w:rFonts w:cs="Arial"/>
                <w:b/>
                <w:bCs/>
                <w:color w:val="FFFFFF" w:themeColor="light1"/>
                <w:kern w:val="24"/>
                <w:sz w:val="24"/>
                <w:szCs w:val="24"/>
                <w:lang w:val="de-AT" w:eastAsia="en-GB" w:bidi="ar-SA"/>
              </w:rPr>
              <w:t>7.tif</w:t>
            </w:r>
          </w:p>
        </w:tc>
        <w:tc>
          <w:tcPr>
            <w:tcW w:w="0" w:type="auto"/>
            <w:tcBorders>
              <w:top w:val="single" w:sz="8" w:space="0" w:color="FFFFFF"/>
              <w:left w:val="single" w:sz="8" w:space="0" w:color="FFFFFF"/>
              <w:bottom w:val="single" w:sz="8" w:space="0" w:color="FFFFFF"/>
              <w:right w:val="single" w:sz="8" w:space="0" w:color="FFFFFF"/>
            </w:tcBorders>
            <w:shd w:val="clear" w:color="auto" w:fill="C6D9F1" w:themeFill="text2" w:themeFillTint="33"/>
            <w:tcMar>
              <w:top w:w="15" w:type="dxa"/>
              <w:left w:w="44" w:type="dxa"/>
              <w:bottom w:w="0" w:type="dxa"/>
              <w:right w:w="44" w:type="dxa"/>
            </w:tcMar>
            <w:vAlign w:val="bottom"/>
            <w:hideMark/>
          </w:tcPr>
          <w:p w14:paraId="5B539D9A"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Nota Fiscal</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31D1FBF5"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123987-2012</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5FBBA5C4" w14:textId="77777777" w:rsidR="00F4374B" w:rsidRPr="00F4374B" w:rsidRDefault="00162D69" w:rsidP="00F4374B">
            <w:pPr>
              <w:spacing w:after="0"/>
              <w:jc w:val="right"/>
              <w:rPr>
                <w:rFonts w:cs="Arial"/>
                <w:sz w:val="36"/>
                <w:szCs w:val="36"/>
                <w:lang w:val="en-GB" w:eastAsia="en-GB" w:bidi="ar-SA"/>
              </w:rPr>
            </w:pPr>
            <w:r w:rsidRPr="00F4374B">
              <w:rPr>
                <w:rFonts w:cs="Arial"/>
                <w:color w:val="000000" w:themeColor="dark1"/>
                <w:kern w:val="24"/>
                <w:sz w:val="24"/>
                <w:szCs w:val="24"/>
                <w:lang w:val="de-AT" w:eastAsia="en-GB" w:bidi="ar-SA"/>
              </w:rPr>
              <w:t>65357</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3CD34026" w14:textId="77777777" w:rsidR="00F4374B" w:rsidRPr="00F4374B" w:rsidRDefault="00162D69" w:rsidP="00F4374B">
            <w:pPr>
              <w:spacing w:after="0"/>
              <w:jc w:val="right"/>
              <w:rPr>
                <w:rFonts w:cs="Arial"/>
                <w:sz w:val="36"/>
                <w:szCs w:val="36"/>
                <w:lang w:val="en-GB" w:eastAsia="en-GB" w:bidi="ar-SA"/>
              </w:rPr>
            </w:pPr>
            <w:r w:rsidRPr="00F4374B">
              <w:rPr>
                <w:rFonts w:cs="Arial"/>
                <w:color w:val="000000" w:themeColor="dark1"/>
                <w:kern w:val="24"/>
                <w:sz w:val="24"/>
                <w:szCs w:val="24"/>
                <w:lang w:val="de-AT" w:eastAsia="en-GB" w:bidi="ar-SA"/>
              </w:rPr>
              <w:t>7.981,39</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0F50B385"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80.089.964/0001-97</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2603B442"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 </w:t>
            </w:r>
          </w:p>
        </w:tc>
      </w:tr>
      <w:tr w:rsidR="00162D69" w:rsidRPr="00F4374B" w14:paraId="5A9FFCFE" w14:textId="77777777" w:rsidTr="00162D69">
        <w:trPr>
          <w:trHeight w:val="384"/>
        </w:trPr>
        <w:tc>
          <w:tcPr>
            <w:tcW w:w="0" w:type="auto"/>
            <w:tcBorders>
              <w:top w:val="single" w:sz="8" w:space="0" w:color="FFFFFF"/>
              <w:left w:val="single" w:sz="8" w:space="0" w:color="FFFFFF"/>
              <w:bottom w:val="single" w:sz="8" w:space="0" w:color="FFFFFF"/>
              <w:right w:val="single" w:sz="8" w:space="0" w:color="FFFFFF"/>
            </w:tcBorders>
            <w:shd w:val="clear" w:color="auto" w:fill="0064BE"/>
            <w:tcMar>
              <w:top w:w="15" w:type="dxa"/>
              <w:left w:w="44" w:type="dxa"/>
              <w:bottom w:w="0" w:type="dxa"/>
              <w:right w:w="44" w:type="dxa"/>
            </w:tcMar>
            <w:vAlign w:val="bottom"/>
            <w:hideMark/>
          </w:tcPr>
          <w:p w14:paraId="30DC3C89" w14:textId="77777777" w:rsidR="00F4374B" w:rsidRPr="00F4374B" w:rsidRDefault="00162D69" w:rsidP="00F4374B">
            <w:pPr>
              <w:spacing w:after="0"/>
              <w:rPr>
                <w:rFonts w:cs="Arial"/>
                <w:sz w:val="36"/>
                <w:szCs w:val="36"/>
                <w:lang w:val="en-GB" w:eastAsia="en-GB" w:bidi="ar-SA"/>
              </w:rPr>
            </w:pPr>
            <w:r w:rsidRPr="00F4374B">
              <w:rPr>
                <w:rFonts w:cs="Arial"/>
                <w:b/>
                <w:bCs/>
                <w:color w:val="FFFFFF" w:themeColor="light1"/>
                <w:kern w:val="24"/>
                <w:sz w:val="24"/>
                <w:szCs w:val="24"/>
                <w:lang w:val="de-AT" w:eastAsia="en-GB" w:bidi="ar-SA"/>
              </w:rPr>
              <w:t>8.tif</w:t>
            </w:r>
          </w:p>
        </w:tc>
        <w:tc>
          <w:tcPr>
            <w:tcW w:w="0" w:type="auto"/>
            <w:tcBorders>
              <w:top w:val="single" w:sz="8" w:space="0" w:color="FFFFFF"/>
              <w:left w:val="single" w:sz="8" w:space="0" w:color="FFFFFF"/>
              <w:bottom w:val="single" w:sz="8" w:space="0" w:color="FFFFFF"/>
              <w:right w:val="single" w:sz="8" w:space="0" w:color="FFFFFF"/>
            </w:tcBorders>
            <w:shd w:val="clear" w:color="auto" w:fill="C6D9F1" w:themeFill="text2" w:themeFillTint="33"/>
            <w:tcMar>
              <w:top w:w="15" w:type="dxa"/>
              <w:left w:w="44" w:type="dxa"/>
              <w:bottom w:w="0" w:type="dxa"/>
              <w:right w:w="44" w:type="dxa"/>
            </w:tcMar>
            <w:vAlign w:val="bottom"/>
            <w:hideMark/>
          </w:tcPr>
          <w:p w14:paraId="0C0B0EBE"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Nota Fiscal</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1F4140A1"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123987-2012</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25591D68" w14:textId="77777777" w:rsidR="00F4374B" w:rsidRPr="00F4374B" w:rsidRDefault="00162D69" w:rsidP="00F4374B">
            <w:pPr>
              <w:spacing w:after="0"/>
              <w:jc w:val="right"/>
              <w:rPr>
                <w:rFonts w:cs="Arial"/>
                <w:sz w:val="36"/>
                <w:szCs w:val="36"/>
                <w:lang w:val="en-GB" w:eastAsia="en-GB" w:bidi="ar-SA"/>
              </w:rPr>
            </w:pPr>
            <w:r w:rsidRPr="00F4374B">
              <w:rPr>
                <w:rFonts w:cs="Arial"/>
                <w:color w:val="000000" w:themeColor="dark1"/>
                <w:kern w:val="24"/>
                <w:sz w:val="24"/>
                <w:szCs w:val="24"/>
                <w:lang w:val="de-AT" w:eastAsia="en-GB" w:bidi="ar-SA"/>
              </w:rPr>
              <w:t>194.580</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66C9EC1B" w14:textId="77777777" w:rsidR="00F4374B" w:rsidRPr="00F4374B" w:rsidRDefault="00162D69" w:rsidP="00F4374B">
            <w:pPr>
              <w:spacing w:after="0"/>
              <w:jc w:val="right"/>
              <w:rPr>
                <w:rFonts w:cs="Arial"/>
                <w:sz w:val="36"/>
                <w:szCs w:val="36"/>
                <w:lang w:val="en-GB" w:eastAsia="en-GB" w:bidi="ar-SA"/>
              </w:rPr>
            </w:pPr>
            <w:r w:rsidRPr="00F4374B">
              <w:rPr>
                <w:rFonts w:cs="Arial"/>
                <w:color w:val="000000" w:themeColor="dark1"/>
                <w:kern w:val="24"/>
                <w:sz w:val="24"/>
                <w:szCs w:val="24"/>
                <w:lang w:val="de-AT" w:eastAsia="en-GB" w:bidi="ar-SA"/>
              </w:rPr>
              <w:t>48.741,92</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6B73B307"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76.777.556/0001-50</w:t>
            </w:r>
          </w:p>
        </w:tc>
        <w:tc>
          <w:tcPr>
            <w:tcW w:w="0" w:type="auto"/>
            <w:tcBorders>
              <w:top w:val="single" w:sz="8" w:space="0" w:color="FFFFFF"/>
              <w:left w:val="single" w:sz="8" w:space="0" w:color="FFFFFF"/>
              <w:bottom w:val="single" w:sz="8" w:space="0" w:color="FFFFFF"/>
              <w:right w:val="single" w:sz="8" w:space="0" w:color="FFFFFF"/>
            </w:tcBorders>
            <w:shd w:val="clear" w:color="auto" w:fill="8DB3E2" w:themeFill="text2" w:themeFillTint="66"/>
            <w:tcMar>
              <w:top w:w="15" w:type="dxa"/>
              <w:left w:w="44" w:type="dxa"/>
              <w:bottom w:w="0" w:type="dxa"/>
              <w:right w:w="44" w:type="dxa"/>
            </w:tcMar>
            <w:vAlign w:val="bottom"/>
            <w:hideMark/>
          </w:tcPr>
          <w:p w14:paraId="50A810F9" w14:textId="77777777" w:rsidR="00F4374B" w:rsidRPr="00F4374B" w:rsidRDefault="00162D69" w:rsidP="00F4374B">
            <w:pPr>
              <w:spacing w:after="0"/>
              <w:rPr>
                <w:rFonts w:cs="Arial"/>
                <w:sz w:val="36"/>
                <w:szCs w:val="36"/>
                <w:lang w:val="en-GB" w:eastAsia="en-GB" w:bidi="ar-SA"/>
              </w:rPr>
            </w:pPr>
            <w:r w:rsidRPr="00F4374B">
              <w:rPr>
                <w:rFonts w:cs="Arial"/>
                <w:color w:val="000000" w:themeColor="dark1"/>
                <w:kern w:val="24"/>
                <w:sz w:val="24"/>
                <w:szCs w:val="24"/>
                <w:lang w:val="de-AT" w:eastAsia="en-GB" w:bidi="ar-SA"/>
              </w:rPr>
              <w:t> </w:t>
            </w:r>
          </w:p>
        </w:tc>
      </w:tr>
    </w:tbl>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16"/>
        <w:gridCol w:w="7488"/>
      </w:tblGrid>
      <w:tr w:rsidR="00162D69" w14:paraId="78C28407" w14:textId="77777777" w:rsidTr="00162D69">
        <w:tc>
          <w:tcPr>
            <w:tcW w:w="0" w:type="auto"/>
          </w:tcPr>
          <w:p w14:paraId="46B982A0" w14:textId="77777777" w:rsidR="00162D69" w:rsidRDefault="00162D69" w:rsidP="003018FE">
            <w:pPr>
              <w:rPr>
                <w:lang w:val="en-AU"/>
              </w:rPr>
            </w:pPr>
            <w:r>
              <w:rPr>
                <w:noProof/>
                <w:lang w:bidi="ar-SA"/>
              </w:rPr>
              <w:lastRenderedPageBreak/>
              <w:drawing>
                <wp:inline distT="0" distB="0" distL="0" distR="0" wp14:anchorId="79215B45" wp14:editId="0FB7503E">
                  <wp:extent cx="1733550" cy="2095500"/>
                  <wp:effectExtent l="171450" t="171450" r="381000" b="3619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1">
                            <a:extLst>
                              <a:ext uri="{28A0092B-C50C-407E-A947-70E740481C1C}">
                                <a14:useLocalDpi xmlns:a14="http://schemas.microsoft.com/office/drawing/2010/main" val="0"/>
                              </a:ext>
                            </a:extLst>
                          </a:blip>
                          <a:srcRect b="14728"/>
                          <a:stretch/>
                        </pic:blipFill>
                        <pic:spPr bwMode="auto">
                          <a:xfrm>
                            <a:off x="0" y="0"/>
                            <a:ext cx="1733550" cy="20955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tc>
        <w:tc>
          <w:tcPr>
            <w:tcW w:w="0" w:type="auto"/>
          </w:tcPr>
          <w:p w14:paraId="55D5129C" w14:textId="77777777" w:rsidR="00162D69" w:rsidRDefault="00162D69" w:rsidP="00162D69">
            <w:pPr>
              <w:rPr>
                <w:lang w:val="en-AU"/>
              </w:rPr>
            </w:pPr>
            <w:r>
              <w:rPr>
                <w:lang w:val="en-AU"/>
              </w:rPr>
              <w:t>This corresponds to the Class Tree in KTM on the left, where the field “Capa” is defined in the class “CapaLote”, and “Nro_Doc” is in the class Duplicata.</w:t>
            </w:r>
          </w:p>
          <w:p w14:paraId="6A37C662" w14:textId="77777777" w:rsidR="00162D69" w:rsidRDefault="00162D69" w:rsidP="003018FE">
            <w:pPr>
              <w:rPr>
                <w:lang w:val="en-AU"/>
              </w:rPr>
            </w:pPr>
          </w:p>
        </w:tc>
      </w:tr>
    </w:tbl>
    <w:p w14:paraId="594FE5FF" w14:textId="77777777" w:rsidR="00432B62" w:rsidRDefault="00567321" w:rsidP="00567321">
      <w:pPr>
        <w:pStyle w:val="Heading2"/>
        <w:rPr>
          <w:lang w:val="en-AU"/>
        </w:rPr>
      </w:pPr>
      <w:bookmarkStart w:id="238" w:name="_Toc382990269"/>
      <w:bookmarkStart w:id="239" w:name="_Toc386812557"/>
      <w:r>
        <w:rPr>
          <w:lang w:val="en-AU"/>
        </w:rPr>
        <w:t>“Structural” Classes</w:t>
      </w:r>
      <w:bookmarkEnd w:id="238"/>
      <w:bookmarkEnd w:id="239"/>
      <w:r w:rsidR="005F1213">
        <w:rPr>
          <w:lang w:val="en-AU"/>
        </w:rPr>
        <w:fldChar w:fldCharType="begin"/>
      </w:r>
      <w:r w:rsidR="005F1213">
        <w:instrText xml:space="preserve"> XE "</w:instrText>
      </w:r>
      <w:r w:rsidR="005F1213" w:rsidRPr="00A64640">
        <w:rPr>
          <w:lang w:val="en-AU"/>
        </w:rPr>
        <w:instrText>Structural Classes</w:instrText>
      </w:r>
      <w:r w:rsidR="005F1213">
        <w:instrText xml:space="preserve">" </w:instrText>
      </w:r>
      <w:r w:rsidR="005F1213">
        <w:rPr>
          <w:lang w:val="en-AU"/>
        </w:rPr>
        <w:fldChar w:fldCharType="end"/>
      </w:r>
    </w:p>
    <w:p w14:paraId="69373F60" w14:textId="77777777" w:rsidR="00567321" w:rsidRPr="00567321" w:rsidRDefault="00567321" w:rsidP="00567321">
      <w:pPr>
        <w:rPr>
          <w:lang w:val="en-AU"/>
        </w:rPr>
      </w:pPr>
      <w:r>
        <w:rPr>
          <w:lang w:val="en-AU"/>
        </w:rPr>
        <w:t>These are classes that exist in projects, but they don’t have any documents associated with them.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86"/>
        <w:gridCol w:w="8118"/>
      </w:tblGrid>
      <w:tr w:rsidR="00162D69" w14:paraId="19F64892" w14:textId="77777777" w:rsidTr="00162D69">
        <w:tc>
          <w:tcPr>
            <w:tcW w:w="0" w:type="auto"/>
          </w:tcPr>
          <w:p w14:paraId="07873A9E" w14:textId="77777777" w:rsidR="00162D69" w:rsidRDefault="00162D69" w:rsidP="003018FE">
            <w:pPr>
              <w:rPr>
                <w:lang w:val="en-AU"/>
              </w:rPr>
            </w:pPr>
            <w:r>
              <w:rPr>
                <w:noProof/>
                <w:lang w:bidi="ar-SA"/>
              </w:rPr>
              <w:drawing>
                <wp:inline distT="0" distB="0" distL="0" distR="0" wp14:anchorId="068E1CD7" wp14:editId="14F50E11">
                  <wp:extent cx="1876425" cy="1590675"/>
                  <wp:effectExtent l="0" t="0" r="9525" b="9525"/>
                  <wp:docPr id="672" name="Picture 6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1876425" cy="1590675"/>
                          </a:xfrm>
                          <a:prstGeom prst="rect">
                            <a:avLst/>
                          </a:prstGeom>
                        </pic:spPr>
                      </pic:pic>
                    </a:graphicData>
                  </a:graphic>
                </wp:inline>
              </w:drawing>
            </w:r>
          </w:p>
        </w:tc>
        <w:tc>
          <w:tcPr>
            <w:tcW w:w="0" w:type="auto"/>
          </w:tcPr>
          <w:p w14:paraId="69E072B9" w14:textId="77777777" w:rsidR="00162D69" w:rsidRDefault="00162D69" w:rsidP="00162D69">
            <w:pPr>
              <w:rPr>
                <w:lang w:val="en-AU"/>
              </w:rPr>
            </w:pPr>
            <w:r>
              <w:rPr>
                <w:lang w:val="en-AU"/>
              </w:rPr>
              <w:t xml:space="preserve">Sometimes you need to insert “structural” </w:t>
            </w:r>
            <w:r w:rsidR="00567321">
              <w:rPr>
                <w:lang w:val="en-AU"/>
              </w:rPr>
              <w:t xml:space="preserve">classes into a class hierarchy </w:t>
            </w:r>
            <w:r>
              <w:rPr>
                <w:lang w:val="en-AU"/>
              </w:rPr>
              <w:t>to hold fields and validation rules.</w:t>
            </w:r>
          </w:p>
          <w:p w14:paraId="629E0D4E" w14:textId="77777777" w:rsidR="001971DC" w:rsidRDefault="00162D69" w:rsidP="00162D69">
            <w:pPr>
              <w:rPr>
                <w:lang w:val="en-AU"/>
              </w:rPr>
            </w:pPr>
            <w:r>
              <w:rPr>
                <w:lang w:val="en-AU"/>
              </w:rPr>
              <w:t>In this example you can see three structural classes “Document”, “Application Forms” and “FormA”. They have the following classification features disabled</w:t>
            </w:r>
            <w:r>
              <w:rPr>
                <w:lang w:val="en-AU"/>
              </w:rPr>
              <w:br/>
            </w:r>
            <w:r>
              <w:rPr>
                <w:noProof/>
                <w:lang w:bidi="ar-SA"/>
              </w:rPr>
              <w:drawing>
                <wp:inline distT="0" distB="0" distL="0" distR="0" wp14:anchorId="1829713A" wp14:editId="08E989C0">
                  <wp:extent cx="2219325" cy="1095375"/>
                  <wp:effectExtent l="0" t="0" r="9525" b="9525"/>
                  <wp:docPr id="683" name="Picture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2219325" cy="1095375"/>
                          </a:xfrm>
                          <a:prstGeom prst="rect">
                            <a:avLst/>
                          </a:prstGeom>
                        </pic:spPr>
                      </pic:pic>
                    </a:graphicData>
                  </a:graphic>
                </wp:inline>
              </w:drawing>
            </w:r>
          </w:p>
          <w:p w14:paraId="64714AF7" w14:textId="77777777" w:rsidR="00162D69" w:rsidRDefault="00162D69" w:rsidP="00162D69">
            <w:pPr>
              <w:rPr>
                <w:lang w:val="en-AU"/>
              </w:rPr>
            </w:pPr>
            <w:r>
              <w:rPr>
                <w:lang w:val="en-AU"/>
              </w:rPr>
              <w:t>“Document” may not even have any fields and no documents will be classified to this class. The same is true for  “Application Form” and “FormA”. “FormA” has a few variants that require different locators but they inherit fields from FormA.</w:t>
            </w:r>
          </w:p>
          <w:p w14:paraId="6955D991" w14:textId="77777777" w:rsidR="00162D69" w:rsidRDefault="00162D69" w:rsidP="00162D69">
            <w:pPr>
              <w:rPr>
                <w:lang w:val="en-AU"/>
              </w:rPr>
            </w:pPr>
            <w:r>
              <w:rPr>
                <w:lang w:val="en-AU"/>
              </w:rPr>
              <w:t>Fields that are in common between FormA and FormB are defined in “Application Forms”</w:t>
            </w:r>
          </w:p>
          <w:p w14:paraId="1D8888D6" w14:textId="77777777" w:rsidR="00162D69" w:rsidRDefault="00162D69" w:rsidP="003018FE">
            <w:pPr>
              <w:rPr>
                <w:lang w:val="en-AU"/>
              </w:rPr>
            </w:pPr>
          </w:p>
        </w:tc>
      </w:tr>
    </w:tbl>
    <w:p w14:paraId="184ABFD0" w14:textId="77777777" w:rsidR="00567321" w:rsidRDefault="00567321" w:rsidP="003018FE">
      <w:pPr>
        <w:rPr>
          <w:lang w:val="en-AU"/>
        </w:rPr>
      </w:pPr>
      <w:r w:rsidRPr="00567321">
        <w:rPr>
          <w:lang w:val="en-AU"/>
        </w:rPr>
        <w:t>Structural classes</w:t>
      </w:r>
      <w:r>
        <w:rPr>
          <w:lang w:val="en-AU"/>
        </w:rPr>
        <w:t xml:space="preserve"> are also used in the classification mechanism to resolve ambiguities. If a document had an 85% score for “FormA 1.0” and 83% score for “FormA 1.1” then the document would be classified as “FormA” </w:t>
      </w:r>
      <w:r w:rsidR="00C91C5B">
        <w:rPr>
          <w:lang w:val="en-AU"/>
        </w:rPr>
        <w:t>if you allowed “Valid classification result”.</w:t>
      </w:r>
    </w:p>
    <w:p w14:paraId="06AD5FF0" w14:textId="77777777" w:rsidR="00F24BE5" w:rsidRPr="00567321" w:rsidRDefault="00F24BE5" w:rsidP="003018FE">
      <w:pPr>
        <w:rPr>
          <w:lang w:val="en-AU"/>
        </w:rPr>
      </w:pPr>
      <w:r>
        <w:rPr>
          <w:lang w:val="en-AU"/>
        </w:rPr>
        <w:t>Your project should always have a top-level structural class called “Document” to keep reminding you of the inheritance mechanism and also to keep yourself future safe – as your project grows you will need to add more classes.</w:t>
      </w:r>
    </w:p>
    <w:p w14:paraId="444637B4" w14:textId="77777777" w:rsidR="00291F2E" w:rsidRDefault="00291F2E" w:rsidP="003018FE">
      <w:pPr>
        <w:rPr>
          <w:b/>
          <w:lang w:val="en-AU"/>
        </w:rPr>
      </w:pPr>
      <w:r>
        <w:rPr>
          <w:b/>
          <w:lang w:val="en-AU"/>
        </w:rPr>
        <w:t>Separation and Classification always go hand in hand  - your strategy for one will affect the other</w:t>
      </w:r>
    </w:p>
    <w:p w14:paraId="54D3D319" w14:textId="77777777" w:rsidR="00872A8E" w:rsidRDefault="00872A8E" w:rsidP="00574F2F">
      <w:pPr>
        <w:pStyle w:val="Heading2"/>
        <w:spacing w:before="240"/>
        <w:rPr>
          <w:lang w:val="en-AU"/>
        </w:rPr>
      </w:pPr>
      <w:bookmarkStart w:id="240" w:name="_Toc382141800"/>
      <w:bookmarkStart w:id="241" w:name="_Toc382142118"/>
      <w:bookmarkStart w:id="242" w:name="_Toc382990270"/>
      <w:bookmarkStart w:id="243" w:name="_Toc386812558"/>
      <w:r>
        <w:rPr>
          <w:lang w:val="en-AU"/>
        </w:rPr>
        <w:lastRenderedPageBreak/>
        <w:t>Building Training Sets</w:t>
      </w:r>
      <w:bookmarkEnd w:id="240"/>
      <w:bookmarkEnd w:id="241"/>
      <w:bookmarkEnd w:id="242"/>
      <w:bookmarkEnd w:id="243"/>
    </w:p>
    <w:p w14:paraId="5D5656B3" w14:textId="77777777" w:rsidR="00A34DEE" w:rsidRDefault="00A34DEE" w:rsidP="00574F2F">
      <w:pPr>
        <w:spacing w:after="240"/>
        <w:rPr>
          <w:lang w:val="en-AU"/>
        </w:rPr>
      </w:pPr>
      <w:r>
        <w:rPr>
          <w:lang w:val="en-AU"/>
        </w:rPr>
        <w:t xml:space="preserve">Your customers have deep knowledge of their own documents and know how to do them. They should be responsible for classifying documents, and naming them, rather than you or a project manager. </w:t>
      </w:r>
      <w:r w:rsidR="00A10C8A">
        <w:rPr>
          <w:lang w:val="en-AU"/>
        </w:rPr>
        <w:t>U</w:t>
      </w:r>
      <w:r>
        <w:rPr>
          <w:lang w:val="en-AU"/>
        </w:rPr>
        <w:t xml:space="preserve">se as much </w:t>
      </w:r>
      <w:r w:rsidR="00A10C8A">
        <w:rPr>
          <w:lang w:val="en-AU"/>
        </w:rPr>
        <w:t>of</w:t>
      </w:r>
      <w:r>
        <w:rPr>
          <w:lang w:val="en-AU"/>
        </w:rPr>
        <w:t xml:space="preserve"> the customer’s knowledge as possible in your project</w:t>
      </w:r>
      <w:r w:rsidR="00665381">
        <w:rPr>
          <w:lang w:val="en-AU"/>
        </w:rPr>
        <w:t>. That</w:t>
      </w:r>
      <w:r>
        <w:rPr>
          <w:lang w:val="en-AU"/>
        </w:rPr>
        <w:t xml:space="preserve"> means teaching your KTM project about classification, </w:t>
      </w:r>
      <w:r w:rsidR="00665381">
        <w:rPr>
          <w:lang w:val="en-AU"/>
        </w:rPr>
        <w:t>preferably</w:t>
      </w:r>
      <w:r>
        <w:rPr>
          <w:lang w:val="en-AU"/>
        </w:rPr>
        <w:t xml:space="preserve"> with </w:t>
      </w:r>
      <w:r w:rsidR="00665381">
        <w:rPr>
          <w:lang w:val="en-AU"/>
        </w:rPr>
        <w:t>hundreds</w:t>
      </w:r>
      <w:r>
        <w:rPr>
          <w:lang w:val="en-AU"/>
        </w:rPr>
        <w:t xml:space="preserve"> and </w:t>
      </w:r>
      <w:r w:rsidR="00665381">
        <w:rPr>
          <w:lang w:val="en-AU"/>
        </w:rPr>
        <w:t>thousands</w:t>
      </w:r>
      <w:r>
        <w:rPr>
          <w:lang w:val="en-AU"/>
        </w:rPr>
        <w:t xml:space="preserve"> of documents that your customer has already classified.</w:t>
      </w:r>
    </w:p>
    <w:p w14:paraId="5448EB17" w14:textId="77777777" w:rsidR="00A34DEE" w:rsidRDefault="00A34DEE" w:rsidP="00A34DEE">
      <w:pPr>
        <w:pStyle w:val="Heading2"/>
        <w:rPr>
          <w:lang w:val="en-AU"/>
        </w:rPr>
      </w:pPr>
      <w:bookmarkStart w:id="244" w:name="_Toc382141801"/>
      <w:bookmarkStart w:id="245" w:name="_Toc382142119"/>
      <w:bookmarkStart w:id="246" w:name="_Toc382990271"/>
      <w:bookmarkStart w:id="247" w:name="_Toc386812559"/>
      <w:r>
        <w:rPr>
          <w:lang w:val="en-AU"/>
        </w:rPr>
        <w:t>Classification Tools</w:t>
      </w:r>
      <w:bookmarkEnd w:id="244"/>
      <w:bookmarkEnd w:id="245"/>
      <w:bookmarkEnd w:id="246"/>
      <w:bookmarkEnd w:id="247"/>
    </w:p>
    <w:p w14:paraId="0C6FB7F0" w14:textId="77777777" w:rsidR="00A34DEE" w:rsidRPr="00A34DEE" w:rsidRDefault="00665381" w:rsidP="00A34DEE">
      <w:pPr>
        <w:rPr>
          <w:lang w:val="en-AU"/>
        </w:rPr>
      </w:pPr>
      <w:r>
        <w:rPr>
          <w:lang w:val="en-AU"/>
        </w:rPr>
        <w:t>Here is</w:t>
      </w:r>
      <w:r w:rsidR="00A34DEE">
        <w:rPr>
          <w:lang w:val="en-AU"/>
        </w:rPr>
        <w:t xml:space="preserve"> a list of classification “tools” listed in the order that you should consider using them.</w:t>
      </w:r>
    </w:p>
    <w:p w14:paraId="34F018DA" w14:textId="77777777" w:rsidR="00A34DEE" w:rsidRDefault="00A34DEE" w:rsidP="00E20F1D">
      <w:pPr>
        <w:pStyle w:val="Heading3"/>
        <w:numPr>
          <w:ilvl w:val="0"/>
          <w:numId w:val="37"/>
        </w:numPr>
      </w:pPr>
      <w:bookmarkStart w:id="248" w:name="_Toc382141802"/>
      <w:bookmarkStart w:id="249" w:name="_Toc382142120"/>
      <w:bookmarkStart w:id="250" w:name="_Toc382990272"/>
      <w:bookmarkStart w:id="251" w:name="_Toc386812560"/>
      <w:r>
        <w:t xml:space="preserve">Extracting automatically from a Document </w:t>
      </w:r>
      <w:r w:rsidR="004B555D">
        <w:t>M</w:t>
      </w:r>
      <w:r>
        <w:t>anagement System.</w:t>
      </w:r>
      <w:bookmarkEnd w:id="248"/>
      <w:bookmarkEnd w:id="249"/>
      <w:bookmarkEnd w:id="250"/>
      <w:bookmarkEnd w:id="251"/>
    </w:p>
    <w:p w14:paraId="79F6328B" w14:textId="77777777" w:rsidR="00A34DEE" w:rsidRDefault="00A34DEE" w:rsidP="00A34DEE">
      <w:pPr>
        <w:rPr>
          <w:lang w:val="en-AU"/>
        </w:rPr>
      </w:pPr>
      <w:r w:rsidRPr="00701DAC">
        <w:rPr>
          <w:lang w:val="en-AU"/>
        </w:rPr>
        <w:t>This i</w:t>
      </w:r>
      <w:r>
        <w:rPr>
          <w:lang w:val="en-AU"/>
        </w:rPr>
        <w:t>s the best method of building a set of classification documents because the work has already been done by your customer. In any classification project always ask about projects that have already been classified, and use them as a classification basis.</w:t>
      </w:r>
    </w:p>
    <w:p w14:paraId="74FDE60B" w14:textId="77777777" w:rsidR="00A34DEE" w:rsidRPr="00701DAC" w:rsidRDefault="00A34DEE" w:rsidP="00E20F1D">
      <w:pPr>
        <w:pStyle w:val="Heading3"/>
        <w:numPr>
          <w:ilvl w:val="0"/>
          <w:numId w:val="37"/>
        </w:numPr>
      </w:pPr>
      <w:bookmarkStart w:id="252" w:name="_Toc382141803"/>
      <w:bookmarkStart w:id="253" w:name="_Toc382142121"/>
      <w:bookmarkStart w:id="254" w:name="_Toc382990273"/>
      <w:bookmarkStart w:id="255" w:name="_Toc386812561"/>
      <w:r>
        <w:t xml:space="preserve">Windows </w:t>
      </w:r>
      <w:r w:rsidRPr="00701DAC">
        <w:t>Explorer</w:t>
      </w:r>
      <w:bookmarkEnd w:id="252"/>
      <w:bookmarkEnd w:id="253"/>
      <w:bookmarkEnd w:id="254"/>
      <w:bookmarkEnd w:id="255"/>
      <w:r w:rsidR="005F1213">
        <w:fldChar w:fldCharType="begin"/>
      </w:r>
      <w:r w:rsidR="005F1213">
        <w:instrText xml:space="preserve"> XE "</w:instrText>
      </w:r>
      <w:r w:rsidR="005F1213" w:rsidRPr="00A64640">
        <w:instrText>Windows Explorer</w:instrText>
      </w:r>
      <w:r w:rsidR="005F1213">
        <w:instrText xml:space="preserve">" </w:instrText>
      </w:r>
      <w:r w:rsidR="005F1213">
        <w:fldChar w:fldCharType="end"/>
      </w:r>
    </w:p>
    <w:p w14:paraId="4B6F3566" w14:textId="77777777" w:rsidR="00A34DEE" w:rsidRDefault="00A34DEE" w:rsidP="00A34DEE">
      <w:pPr>
        <w:rPr>
          <w:lang w:val="en-AU"/>
        </w:rPr>
      </w:pPr>
      <w:r>
        <w:rPr>
          <w:b/>
          <w:lang w:val="en-AU"/>
        </w:rPr>
        <w:t>Windows Explorer</w:t>
      </w:r>
      <w:r>
        <w:rPr>
          <w:lang w:val="en-AU"/>
        </w:rPr>
        <w:t xml:space="preserve"> has great value as a classification tool. It is installed on every machine and your customer knows how to use it intuitively. It is very visual, and more than one person can classify documents at the same time. You can classify many hundreds of documents per hour and easily check and correct for classification mistakes.</w:t>
      </w:r>
      <w:r w:rsidR="004D7AF8">
        <w:rPr>
          <w:lang w:val="en-AU"/>
        </w:rPr>
        <w:t xml:space="preserve"> If someone has a large monitor then they could even clas</w:t>
      </w:r>
      <w:r w:rsidR="00C05526">
        <w:rPr>
          <w:lang w:val="en-AU"/>
        </w:rPr>
        <w:t>sify 10 or 20 documents at once by dragging them into a folder.</w:t>
      </w:r>
      <w:r w:rsidR="00574F2F">
        <w:rPr>
          <w:lang w:val="en-AU"/>
        </w:rPr>
        <w:t xml:space="preserve"> One Customer in the Netherlands classified 3500 documents over two days using Windows Explorer.</w:t>
      </w:r>
    </w:p>
    <w:p w14:paraId="04605835" w14:textId="77777777" w:rsidR="00A34DEE" w:rsidRDefault="00A34DEE" w:rsidP="00A34DEE">
      <w:pPr>
        <w:rPr>
          <w:lang w:val="en-AU"/>
        </w:rPr>
      </w:pPr>
      <w:r>
        <w:rPr>
          <w:lang w:val="en-AU"/>
        </w:rPr>
        <w:t xml:space="preserve">It is the most useful tool for your customer during their document analysis phase to </w:t>
      </w:r>
      <w:r w:rsidRPr="00A34DEE">
        <w:rPr>
          <w:b/>
          <w:lang w:val="en-AU"/>
        </w:rPr>
        <w:t>understand, organize and name</w:t>
      </w:r>
      <w:r>
        <w:rPr>
          <w:lang w:val="en-AU"/>
        </w:rPr>
        <w:t xml:space="preserve"> their own documents.</w:t>
      </w:r>
    </w:p>
    <w:p w14:paraId="7F24AE09" w14:textId="77777777" w:rsidR="0012334A" w:rsidRDefault="00A34DEE" w:rsidP="0012334A">
      <w:pPr>
        <w:keepNext/>
        <w:keepLines/>
        <w:rPr>
          <w:b/>
          <w:lang w:val="en-AU"/>
        </w:rPr>
      </w:pPr>
      <w:r w:rsidRPr="003018FE">
        <w:rPr>
          <w:b/>
          <w:lang w:val="en-AU"/>
        </w:rPr>
        <w:lastRenderedPageBreak/>
        <w:t>Settings</w:t>
      </w:r>
    </w:p>
    <w:p w14:paraId="3D3585BB" w14:textId="77777777" w:rsidR="0012334A" w:rsidRPr="0012334A" w:rsidRDefault="00A34DEE" w:rsidP="00E20F1D">
      <w:pPr>
        <w:pStyle w:val="ListParagraph"/>
        <w:keepNext/>
        <w:keepLines/>
        <w:numPr>
          <w:ilvl w:val="0"/>
          <w:numId w:val="53"/>
        </w:numPr>
        <w:contextualSpacing w:val="0"/>
        <w:rPr>
          <w:lang w:val="en-AU"/>
        </w:rPr>
      </w:pPr>
      <w:r>
        <w:rPr>
          <w:lang w:val="en-AU"/>
        </w:rPr>
        <w:t>View\Extra Large Icons</w:t>
      </w:r>
    </w:p>
    <w:p w14:paraId="49583784" w14:textId="77777777" w:rsidR="00574F2F" w:rsidRDefault="00A34DEE" w:rsidP="00E20F1D">
      <w:pPr>
        <w:pStyle w:val="ListParagraph"/>
        <w:keepNext/>
        <w:keepLines/>
        <w:numPr>
          <w:ilvl w:val="0"/>
          <w:numId w:val="53"/>
        </w:numPr>
        <w:contextualSpacing w:val="0"/>
        <w:rPr>
          <w:lang w:val="en-AU"/>
        </w:rPr>
      </w:pPr>
      <w:r w:rsidRPr="00574F2F">
        <w:rPr>
          <w:lang w:val="en-AU"/>
        </w:rPr>
        <w:t>Organize\Layout\Navigation Pane</w:t>
      </w:r>
      <w:r w:rsidR="00CC5522" w:rsidRPr="00574F2F">
        <w:rPr>
          <w:lang w:val="en-AU"/>
        </w:rPr>
        <w:t xml:space="preserve"> to hide it – you could also use the navigation pane if you have many </w:t>
      </w:r>
      <w:r w:rsidR="00D2389D" w:rsidRPr="00574F2F">
        <w:rPr>
          <w:lang w:val="en-AU"/>
        </w:rPr>
        <w:t xml:space="preserve">classes </w:t>
      </w:r>
      <w:r w:rsidR="00CC5522" w:rsidRPr="00574F2F">
        <w:rPr>
          <w:lang w:val="en-AU"/>
        </w:rPr>
        <w:t>with a tree structure.</w:t>
      </w:r>
    </w:p>
    <w:p w14:paraId="5856A1F6" w14:textId="77777777" w:rsidR="0012334A" w:rsidRPr="00574F2F" w:rsidRDefault="00A34DEE" w:rsidP="00E20F1D">
      <w:pPr>
        <w:pStyle w:val="ListParagraph"/>
        <w:keepNext/>
        <w:keepLines/>
        <w:numPr>
          <w:ilvl w:val="0"/>
          <w:numId w:val="53"/>
        </w:numPr>
        <w:contextualSpacing w:val="0"/>
        <w:rPr>
          <w:lang w:val="en-AU"/>
        </w:rPr>
      </w:pPr>
      <w:r w:rsidRPr="00574F2F">
        <w:rPr>
          <w:lang w:val="en-AU"/>
        </w:rPr>
        <w:t>Organize\Layout\Preview Pane</w:t>
      </w:r>
    </w:p>
    <w:p w14:paraId="0E90407F" w14:textId="77777777" w:rsidR="00A34DEE" w:rsidRPr="00574F2F" w:rsidRDefault="00A34DEE" w:rsidP="00E20F1D">
      <w:pPr>
        <w:pStyle w:val="ListParagraph"/>
        <w:keepNext/>
        <w:keepLines/>
        <w:numPr>
          <w:ilvl w:val="0"/>
          <w:numId w:val="53"/>
        </w:numPr>
        <w:contextualSpacing w:val="0"/>
        <w:rPr>
          <w:b/>
          <w:lang w:val="en-AU"/>
        </w:rPr>
      </w:pPr>
      <w:r w:rsidRPr="0012334A">
        <w:rPr>
          <w:lang w:val="en-AU"/>
        </w:rPr>
        <w:t>Keyboard Shortcut to create a new folder CTRL-SHIFT-N</w:t>
      </w:r>
      <w:r>
        <w:rPr>
          <w:noProof/>
          <w:lang w:bidi="ar-SA"/>
        </w:rPr>
        <w:drawing>
          <wp:inline distT="0" distB="0" distL="0" distR="0" wp14:anchorId="02564FC3" wp14:editId="443EAA7B">
            <wp:extent cx="5972810" cy="3521075"/>
            <wp:effectExtent l="0" t="0" r="8890" b="3175"/>
            <wp:docPr id="1033" name="Picture 1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72810" cy="3521075"/>
                    </a:xfrm>
                    <a:prstGeom prst="rect">
                      <a:avLst/>
                    </a:prstGeom>
                  </pic:spPr>
                </pic:pic>
              </a:graphicData>
            </a:graphic>
          </wp:inline>
        </w:drawing>
      </w:r>
    </w:p>
    <w:p w14:paraId="4F0711B7" w14:textId="77777777" w:rsidR="00AA4C2C" w:rsidRDefault="00AA4C2C" w:rsidP="00E20F1D">
      <w:pPr>
        <w:pStyle w:val="Heading3"/>
        <w:numPr>
          <w:ilvl w:val="0"/>
          <w:numId w:val="37"/>
        </w:numPr>
      </w:pPr>
      <w:bookmarkStart w:id="256" w:name="_Toc382141804"/>
      <w:bookmarkStart w:id="257" w:name="_Toc382142122"/>
      <w:bookmarkStart w:id="258" w:name="_Toc382990274"/>
      <w:bookmarkStart w:id="259" w:name="_Toc386812562"/>
      <w:r>
        <w:t>Build a KTM project simply for Classification</w:t>
      </w:r>
      <w:bookmarkEnd w:id="256"/>
      <w:bookmarkEnd w:id="257"/>
      <w:bookmarkEnd w:id="258"/>
      <w:bookmarkEnd w:id="259"/>
    </w:p>
    <w:p w14:paraId="5D3F818E" w14:textId="77777777" w:rsidR="00AA4C2C" w:rsidRDefault="004D7AF8" w:rsidP="00AA4C2C">
      <w:pPr>
        <w:rPr>
          <w:lang w:val="en-AU"/>
        </w:rPr>
      </w:pPr>
      <w:r>
        <w:rPr>
          <w:lang w:val="en-AU"/>
        </w:rPr>
        <w:t>Windows Explorer is likely to be simpler and faster for the user than trying to build a custom solution</w:t>
      </w:r>
      <w:r w:rsidR="00EC4288">
        <w:rPr>
          <w:lang w:val="en-AU"/>
        </w:rPr>
        <w:t xml:space="preserve">. The </w:t>
      </w:r>
      <w:r w:rsidR="00010A21">
        <w:rPr>
          <w:lang w:val="en-AU"/>
        </w:rPr>
        <w:t xml:space="preserve">user cannot add new class names, and KTM validation requires the user to select the Class Name </w:t>
      </w:r>
      <w:r w:rsidR="00CC27F5">
        <w:rPr>
          <w:lang w:val="en-AU"/>
        </w:rPr>
        <w:t>from a drop-down list with the mouse and then press ENTER – it is not built for speed.</w:t>
      </w:r>
    </w:p>
    <w:p w14:paraId="685A09E3" w14:textId="77777777" w:rsidR="00F0655F" w:rsidRDefault="00F0655F" w:rsidP="00AA4C2C">
      <w:pPr>
        <w:rPr>
          <w:lang w:val="en-AU"/>
        </w:rPr>
      </w:pPr>
      <w:r>
        <w:rPr>
          <w:lang w:val="en-AU"/>
        </w:rPr>
        <w:t>The best solution would be to have a single field containing the classification name and apply a script format locator which uses a fuzzy database locator to choose the correct class name. The documents can then be reclassified by using a special script later.</w:t>
      </w:r>
    </w:p>
    <w:p w14:paraId="613A397B" w14:textId="77777777" w:rsidR="00A34DEE" w:rsidRDefault="00A34DEE" w:rsidP="00E20F1D">
      <w:pPr>
        <w:pStyle w:val="Heading3"/>
        <w:numPr>
          <w:ilvl w:val="0"/>
          <w:numId w:val="37"/>
        </w:numPr>
      </w:pPr>
      <w:bookmarkStart w:id="260" w:name="_Toc382141805"/>
      <w:bookmarkStart w:id="261" w:name="_Toc382142123"/>
      <w:bookmarkStart w:id="262" w:name="_Toc382990275"/>
      <w:bookmarkStart w:id="263" w:name="_Toc386812563"/>
      <w:r w:rsidRPr="00701DAC">
        <w:t>Document Clustering</w:t>
      </w:r>
      <w:bookmarkEnd w:id="260"/>
      <w:bookmarkEnd w:id="261"/>
      <w:bookmarkEnd w:id="262"/>
      <w:bookmarkEnd w:id="263"/>
      <w:r w:rsidR="005F1213">
        <w:fldChar w:fldCharType="begin"/>
      </w:r>
      <w:r w:rsidR="005F1213">
        <w:instrText xml:space="preserve"> XE "</w:instrText>
      </w:r>
      <w:r w:rsidR="005F1213" w:rsidRPr="00A64640">
        <w:instrText>Clustering</w:instrText>
      </w:r>
      <w:r w:rsidR="005F1213">
        <w:instrText xml:space="preserve">" </w:instrText>
      </w:r>
      <w:r w:rsidR="005F1213">
        <w:fldChar w:fldCharType="end"/>
      </w:r>
    </w:p>
    <w:p w14:paraId="11BC12BB" w14:textId="77777777" w:rsidR="00A34DEE" w:rsidRDefault="00A34DEE" w:rsidP="00A34DEE">
      <w:pPr>
        <w:rPr>
          <w:lang w:val="en-AU"/>
        </w:rPr>
      </w:pPr>
      <w:r>
        <w:rPr>
          <w:lang w:val="en-AU"/>
        </w:rPr>
        <w:t>This was a standalone tool in KTM5.5, and has now been integrated into Project Builder 6.0</w:t>
      </w:r>
      <w:r w:rsidR="00A54037">
        <w:rPr>
          <w:lang w:val="en-AU"/>
        </w:rPr>
        <w:t>.</w:t>
      </w:r>
    </w:p>
    <w:p w14:paraId="77274AC0" w14:textId="77777777" w:rsidR="00A34DEE" w:rsidRPr="008B5F8C" w:rsidRDefault="00A34DEE" w:rsidP="00A34DEE">
      <w:pPr>
        <w:rPr>
          <w:lang w:val="en-AU"/>
        </w:rPr>
      </w:pPr>
      <w:r>
        <w:rPr>
          <w:lang w:val="en-AU"/>
        </w:rPr>
        <w:t xml:space="preserve">This is not a good tool for helping a customer to understand their documents, because it does not help </w:t>
      </w:r>
      <w:r w:rsidR="008B5F8C">
        <w:rPr>
          <w:lang w:val="en-AU"/>
        </w:rPr>
        <w:t xml:space="preserve">with naming and organizing – the user is confronted with a document and </w:t>
      </w:r>
      <w:r w:rsidR="008B5F8C" w:rsidRPr="00CC27F5">
        <w:rPr>
          <w:lang w:val="en-AU"/>
        </w:rPr>
        <w:t>must</w:t>
      </w:r>
      <w:r w:rsidR="008B5F8C">
        <w:rPr>
          <w:b/>
          <w:lang w:val="en-AU"/>
        </w:rPr>
        <w:t xml:space="preserve"> </w:t>
      </w:r>
      <w:r w:rsidR="008B5F8C">
        <w:rPr>
          <w:lang w:val="en-AU"/>
        </w:rPr>
        <w:t>name it</w:t>
      </w:r>
      <w:r w:rsidR="00A54037">
        <w:rPr>
          <w:lang w:val="en-AU"/>
        </w:rPr>
        <w:t>. T</w:t>
      </w:r>
      <w:r w:rsidR="008B5F8C">
        <w:rPr>
          <w:lang w:val="en-AU"/>
        </w:rPr>
        <w:t>here is no option to defer a document or come back to it later.</w:t>
      </w:r>
    </w:p>
    <w:p w14:paraId="396B9825" w14:textId="77777777" w:rsidR="00A34DEE" w:rsidRDefault="00A34DEE" w:rsidP="00A34DEE">
      <w:pPr>
        <w:rPr>
          <w:lang w:val="en-AU"/>
        </w:rPr>
      </w:pPr>
      <w:r>
        <w:rPr>
          <w:lang w:val="en-AU"/>
        </w:rPr>
        <w:t xml:space="preserve">Document Clustering is good if the customer has a </w:t>
      </w:r>
      <w:r w:rsidRPr="00CC27F5">
        <w:rPr>
          <w:lang w:val="en-AU"/>
        </w:rPr>
        <w:t>very clear understanding</w:t>
      </w:r>
      <w:r>
        <w:rPr>
          <w:b/>
          <w:lang w:val="en-AU"/>
        </w:rPr>
        <w:t xml:space="preserve"> </w:t>
      </w:r>
      <w:r>
        <w:rPr>
          <w:lang w:val="en-AU"/>
        </w:rPr>
        <w:t xml:space="preserve">of the documents and knows </w:t>
      </w:r>
      <w:r w:rsidRPr="00CC27F5">
        <w:rPr>
          <w:lang w:val="en-AU"/>
        </w:rPr>
        <w:t>exactly how to name them</w:t>
      </w:r>
      <w:r>
        <w:rPr>
          <w:lang w:val="en-AU"/>
        </w:rPr>
        <w:t>.</w:t>
      </w:r>
    </w:p>
    <w:p w14:paraId="6FB88899" w14:textId="77777777" w:rsidR="00D05671" w:rsidRDefault="002E47E1" w:rsidP="00A34DEE">
      <w:pPr>
        <w:rPr>
          <w:lang w:val="en-AU"/>
        </w:rPr>
      </w:pPr>
      <w:r>
        <w:rPr>
          <w:lang w:val="en-AU"/>
        </w:rPr>
        <w:t>Another disadvantage of this tool is that it requires the user to understand Project Builder</w:t>
      </w:r>
      <w:r w:rsidR="00CC27F5">
        <w:rPr>
          <w:lang w:val="en-AU"/>
        </w:rPr>
        <w:t xml:space="preserve"> in KTM 6.0</w:t>
      </w:r>
      <w:r>
        <w:rPr>
          <w:lang w:val="en-AU"/>
        </w:rPr>
        <w:t>.</w:t>
      </w:r>
    </w:p>
    <w:p w14:paraId="155D4886" w14:textId="77777777" w:rsidR="001971DC" w:rsidRDefault="00A4403B" w:rsidP="00E20F1D">
      <w:pPr>
        <w:pStyle w:val="Heading3"/>
        <w:numPr>
          <w:ilvl w:val="0"/>
          <w:numId w:val="37"/>
        </w:numPr>
      </w:pPr>
      <w:bookmarkStart w:id="264" w:name="_Ref381864892"/>
      <w:bookmarkStart w:id="265" w:name="_Toc382990276"/>
      <w:bookmarkStart w:id="266" w:name="_Toc386812564"/>
      <w:bookmarkStart w:id="267" w:name="_Toc382141806"/>
      <w:bookmarkStart w:id="268" w:name="_Toc382142124"/>
      <w:r>
        <w:lastRenderedPageBreak/>
        <w:t>Trainable Document Separation</w:t>
      </w:r>
      <w:r w:rsidR="005F1213">
        <w:fldChar w:fldCharType="begin"/>
      </w:r>
      <w:r w:rsidR="005F1213">
        <w:instrText xml:space="preserve"> XE "</w:instrText>
      </w:r>
      <w:r w:rsidR="005F1213" w:rsidRPr="00A64640">
        <w:instrText>Trainable Document Separation</w:instrText>
      </w:r>
      <w:r w:rsidR="005F1213">
        <w:instrText xml:space="preserve">" </w:instrText>
      </w:r>
      <w:r w:rsidR="005F1213">
        <w:fldChar w:fldCharType="end"/>
      </w:r>
      <w:r>
        <w:t xml:space="preserve"> (TDS)</w:t>
      </w:r>
      <w:bookmarkEnd w:id="264"/>
      <w:bookmarkEnd w:id="265"/>
      <w:bookmarkEnd w:id="266"/>
    </w:p>
    <w:p w14:paraId="36B408BC" w14:textId="77777777" w:rsidR="00A4403B" w:rsidRDefault="00A4403B" w:rsidP="00A4403B">
      <w:pPr>
        <w:rPr>
          <w:lang w:val="en-AU"/>
        </w:rPr>
      </w:pPr>
      <w:r>
        <w:rPr>
          <w:lang w:val="en-AU"/>
        </w:rPr>
        <w:t>Trainable Document Separation requires an immense amount of work and skill.</w:t>
      </w:r>
    </w:p>
    <w:p w14:paraId="33BFD5C9" w14:textId="77777777" w:rsidR="00A4403B" w:rsidRDefault="00A4403B" w:rsidP="00A4403B">
      <w:pPr>
        <w:rPr>
          <w:lang w:val="en-AU"/>
        </w:rPr>
      </w:pPr>
      <w:r>
        <w:rPr>
          <w:lang w:val="en-AU"/>
        </w:rPr>
        <w:t xml:space="preserve">It uses </w:t>
      </w:r>
      <w:hyperlink r:id="rId65" w:history="1">
        <w:r w:rsidRPr="00E261E6">
          <w:rPr>
            <w:rStyle w:val="Hyperlink"/>
            <w:lang w:val="en-AU"/>
          </w:rPr>
          <w:t>http://en.wikipedia.org/wiki/Hidden_Markov_model</w:t>
        </w:r>
      </w:hyperlink>
      <w:r>
        <w:rPr>
          <w:lang w:val="en-AU"/>
        </w:rPr>
        <w:t xml:space="preserve"> to build training models to classify pages and separation documents. It requires </w:t>
      </w:r>
      <w:r w:rsidRPr="00FE13F4">
        <w:rPr>
          <w:lang w:val="en-AU"/>
        </w:rPr>
        <w:t>thousands of</w:t>
      </w:r>
      <w:r>
        <w:rPr>
          <w:b/>
          <w:lang w:val="en-AU"/>
        </w:rPr>
        <w:t xml:space="preserve"> </w:t>
      </w:r>
      <w:r>
        <w:rPr>
          <w:lang w:val="en-AU"/>
        </w:rPr>
        <w:t xml:space="preserve">training samples to be able to produce accurate results (read about </w:t>
      </w:r>
      <w:hyperlink r:id="rId66" w:history="1">
        <w:r w:rsidRPr="00E261E6">
          <w:rPr>
            <w:rStyle w:val="Hyperlink"/>
            <w:lang w:val="en-AU"/>
          </w:rPr>
          <w:t>http://en.wikipedia.org/wiki/Sparsity</w:t>
        </w:r>
      </w:hyperlink>
      <w:r>
        <w:rPr>
          <w:lang w:val="en-AU"/>
        </w:rPr>
        <w:t xml:space="preserve">  in Hidden Markov models for the reasons why)</w:t>
      </w:r>
    </w:p>
    <w:p w14:paraId="6179506A" w14:textId="77777777" w:rsidR="00A4403B" w:rsidRDefault="00A4403B" w:rsidP="00F0655F">
      <w:pPr>
        <w:rPr>
          <w:lang w:val="en-AU"/>
        </w:rPr>
      </w:pPr>
      <w:r>
        <w:rPr>
          <w:lang w:val="en-AU"/>
        </w:rPr>
        <w:t xml:space="preserve">You should only use </w:t>
      </w:r>
      <w:r w:rsidRPr="007123E4">
        <w:rPr>
          <w:lang w:val="en-AU"/>
        </w:rPr>
        <w:t>Project Planner</w:t>
      </w:r>
      <w:bookmarkEnd w:id="267"/>
      <w:bookmarkEnd w:id="268"/>
      <w:r>
        <w:rPr>
          <w:lang w:val="en-AU"/>
        </w:rPr>
        <w:t xml:space="preserve"> in KTM5.5 or Trainable Document Separation in KTM6 if the following criteria are fulfilled</w:t>
      </w:r>
    </w:p>
    <w:p w14:paraId="060EEEE5" w14:textId="77777777" w:rsidR="00A4403B" w:rsidRDefault="00A4403B" w:rsidP="00E20F1D">
      <w:pPr>
        <w:pStyle w:val="ListParagraph"/>
        <w:numPr>
          <w:ilvl w:val="0"/>
          <w:numId w:val="38"/>
        </w:numPr>
        <w:rPr>
          <w:lang w:val="en-AU"/>
        </w:rPr>
      </w:pPr>
      <w:r>
        <w:rPr>
          <w:lang w:val="en-AU"/>
        </w:rPr>
        <w:t>You genuinely need to classify and separate every single document accurately.</w:t>
      </w:r>
    </w:p>
    <w:p w14:paraId="05EF6863" w14:textId="77777777" w:rsidR="00A4403B" w:rsidRDefault="00A4403B" w:rsidP="00E20F1D">
      <w:pPr>
        <w:pStyle w:val="ListParagraph"/>
        <w:numPr>
          <w:ilvl w:val="0"/>
          <w:numId w:val="38"/>
        </w:numPr>
        <w:contextualSpacing w:val="0"/>
        <w:rPr>
          <w:lang w:val="en-AU"/>
        </w:rPr>
      </w:pPr>
      <w:r>
        <w:rPr>
          <w:lang w:val="en-AU"/>
        </w:rPr>
        <w:t>There are FAR too many documents being processed to apply barcode stickers or separator sheets, or to use Document Review for Manual Separation.</w:t>
      </w:r>
    </w:p>
    <w:p w14:paraId="4C846359" w14:textId="77777777" w:rsidR="00A4403B" w:rsidRDefault="00A4403B" w:rsidP="00E20F1D">
      <w:pPr>
        <w:pStyle w:val="ListParagraph"/>
        <w:numPr>
          <w:ilvl w:val="0"/>
          <w:numId w:val="38"/>
        </w:numPr>
        <w:contextualSpacing w:val="0"/>
        <w:rPr>
          <w:lang w:val="en-AU"/>
        </w:rPr>
      </w:pPr>
      <w:r>
        <w:rPr>
          <w:lang w:val="en-AU"/>
        </w:rPr>
        <w:t>Your customer’s document experts can pick up any random page and easily tell you “This is a first/middle/last” page. If they cannot tell this, then TDS will possibly also be confused.</w:t>
      </w:r>
    </w:p>
    <w:p w14:paraId="0DE42ED1" w14:textId="77777777" w:rsidR="00A34DEE" w:rsidRDefault="00A34DEE" w:rsidP="00E20F1D">
      <w:pPr>
        <w:pStyle w:val="Heading3"/>
        <w:numPr>
          <w:ilvl w:val="0"/>
          <w:numId w:val="37"/>
        </w:numPr>
      </w:pPr>
      <w:bookmarkStart w:id="269" w:name="_Toc382141807"/>
      <w:bookmarkStart w:id="270" w:name="_Toc382142125"/>
      <w:bookmarkStart w:id="271" w:name="_Toc382990277"/>
      <w:bookmarkStart w:id="272" w:name="_Toc386812565"/>
      <w:r w:rsidRPr="00701DAC">
        <w:t>Project Builder</w:t>
      </w:r>
      <w:bookmarkEnd w:id="269"/>
      <w:bookmarkEnd w:id="270"/>
      <w:bookmarkEnd w:id="271"/>
      <w:bookmarkEnd w:id="272"/>
    </w:p>
    <w:p w14:paraId="05E4C778" w14:textId="77777777" w:rsidR="002E47E1" w:rsidRPr="002E47E1" w:rsidRDefault="00F93EFE" w:rsidP="002E47E1">
      <w:pPr>
        <w:rPr>
          <w:lang w:val="en-AU"/>
        </w:rPr>
      </w:pPr>
      <w:r>
        <w:rPr>
          <w:lang w:val="en-AU"/>
        </w:rPr>
        <w:t>Project Builder itself can be used for classifying by dragging documents into classes, retraining the project, classifying the remaining documents and sorting them by classification confidence. This way you can rather quickly classify (this process is quite similar to how the clustering tool would work, but you can stop and start as you like and choose which documents to work with)</w:t>
      </w:r>
    </w:p>
    <w:p w14:paraId="34C4FB45" w14:textId="77777777" w:rsidR="00E00478" w:rsidRDefault="00E00478" w:rsidP="00872A8E">
      <w:pPr>
        <w:pStyle w:val="Heading2"/>
        <w:rPr>
          <w:lang w:val="en-AU"/>
        </w:rPr>
      </w:pPr>
      <w:bookmarkStart w:id="273" w:name="_Toc382141808"/>
      <w:bookmarkStart w:id="274" w:name="_Toc382142126"/>
      <w:bookmarkStart w:id="275" w:name="_Toc382990278"/>
      <w:bookmarkStart w:id="276" w:name="_Toc386812566"/>
      <w:r>
        <w:rPr>
          <w:lang w:val="en-AU"/>
        </w:rPr>
        <w:t>Classification Methods</w:t>
      </w:r>
      <w:bookmarkEnd w:id="273"/>
      <w:bookmarkEnd w:id="274"/>
      <w:bookmarkEnd w:id="275"/>
      <w:bookmarkEnd w:id="276"/>
    </w:p>
    <w:p w14:paraId="03E85425" w14:textId="77777777" w:rsidR="00E00478" w:rsidRPr="00E00478" w:rsidRDefault="00E00478" w:rsidP="00E00478">
      <w:pPr>
        <w:rPr>
          <w:lang w:val="en-AU"/>
        </w:rPr>
      </w:pPr>
      <w:r>
        <w:rPr>
          <w:lang w:val="en-AU"/>
        </w:rPr>
        <w:t xml:space="preserve">Kofax Transformation has </w:t>
      </w:r>
      <w:r w:rsidR="0012334A">
        <w:rPr>
          <w:lang w:val="en-AU"/>
        </w:rPr>
        <w:t>seven</w:t>
      </w:r>
      <w:r>
        <w:rPr>
          <w:lang w:val="en-AU"/>
        </w:rPr>
        <w:t xml:space="preserve"> methods for classifying documents at runtime.</w:t>
      </w:r>
    </w:p>
    <w:p w14:paraId="02F0CD43" w14:textId="77777777" w:rsidR="00E00478" w:rsidRDefault="00E00478" w:rsidP="00E20F1D">
      <w:pPr>
        <w:pStyle w:val="Heading3"/>
        <w:numPr>
          <w:ilvl w:val="0"/>
          <w:numId w:val="39"/>
        </w:numPr>
      </w:pPr>
      <w:bookmarkStart w:id="277" w:name="_Toc382141809"/>
      <w:bookmarkStart w:id="278" w:name="_Toc382142127"/>
      <w:bookmarkStart w:id="279" w:name="_Toc382990279"/>
      <w:bookmarkStart w:id="280" w:name="_Toc386812567"/>
      <w:r>
        <w:t>Layout Classification</w:t>
      </w:r>
      <w:bookmarkEnd w:id="277"/>
      <w:bookmarkEnd w:id="278"/>
      <w:bookmarkEnd w:id="279"/>
      <w:bookmarkEnd w:id="280"/>
      <w:r w:rsidR="005F1213">
        <w:fldChar w:fldCharType="begin"/>
      </w:r>
      <w:r w:rsidR="005F1213">
        <w:instrText xml:space="preserve"> XE "</w:instrText>
      </w:r>
      <w:r w:rsidR="005F1213" w:rsidRPr="00A64640">
        <w:instrText>Layout Classification</w:instrText>
      </w:r>
      <w:r w:rsidR="005F1213">
        <w:instrText xml:space="preserve">" </w:instrText>
      </w:r>
      <w:r w:rsidR="005F1213">
        <w:fldChar w:fldCharType="end"/>
      </w:r>
    </w:p>
    <w:p w14:paraId="6AFF3132" w14:textId="77777777" w:rsidR="00E00478" w:rsidRPr="00E00478" w:rsidRDefault="00E00478" w:rsidP="00E00478">
      <w:pPr>
        <w:rPr>
          <w:lang w:val="en-AU"/>
        </w:rPr>
      </w:pPr>
      <w:r>
        <w:rPr>
          <w:lang w:val="en-AU"/>
        </w:rPr>
        <w:t xml:space="preserve">This method is fast and can classify </w:t>
      </w:r>
      <w:r w:rsidR="00266380">
        <w:rPr>
          <w:lang w:val="en-AU"/>
        </w:rPr>
        <w:t>hundreds</w:t>
      </w:r>
      <w:r>
        <w:rPr>
          <w:lang w:val="en-AU"/>
        </w:rPr>
        <w:t xml:space="preserve"> of pages per second without requiring OCR. Layout classification is mainly used for fixed forms, specific training for invoice vendors. It is also used in Kofax VRS </w:t>
      </w:r>
      <w:r w:rsidR="00266380">
        <w:rPr>
          <w:lang w:val="en-AU"/>
        </w:rPr>
        <w:t>A</w:t>
      </w:r>
      <w:r>
        <w:rPr>
          <w:lang w:val="en-AU"/>
        </w:rPr>
        <w:t>uto</w:t>
      </w:r>
      <w:r w:rsidR="00D22B97">
        <w:rPr>
          <w:lang w:val="en-AU"/>
        </w:rPr>
        <w:t>-</w:t>
      </w:r>
      <w:r>
        <w:rPr>
          <w:lang w:val="en-AU"/>
        </w:rPr>
        <w:t>profiles and Kofax Express Online Form Learning.</w:t>
      </w:r>
    </w:p>
    <w:p w14:paraId="5B0F2B4C" w14:textId="77777777" w:rsidR="00E00478" w:rsidRDefault="00E00478" w:rsidP="00E20F1D">
      <w:pPr>
        <w:pStyle w:val="Heading3"/>
        <w:numPr>
          <w:ilvl w:val="0"/>
          <w:numId w:val="39"/>
        </w:numPr>
      </w:pPr>
      <w:bookmarkStart w:id="281" w:name="_Toc382141810"/>
      <w:bookmarkStart w:id="282" w:name="_Toc382142128"/>
      <w:bookmarkStart w:id="283" w:name="_Toc382990280"/>
      <w:bookmarkStart w:id="284" w:name="_Toc386812568"/>
      <w:r>
        <w:t>Text Classification</w:t>
      </w:r>
      <w:bookmarkEnd w:id="281"/>
      <w:bookmarkEnd w:id="282"/>
      <w:bookmarkEnd w:id="283"/>
      <w:bookmarkEnd w:id="284"/>
      <w:r w:rsidR="005F1213">
        <w:fldChar w:fldCharType="begin"/>
      </w:r>
      <w:r w:rsidR="005F1213">
        <w:instrText xml:space="preserve"> XE "</w:instrText>
      </w:r>
      <w:r w:rsidR="005F1213" w:rsidRPr="00A64640">
        <w:instrText>Text Classification</w:instrText>
      </w:r>
      <w:r w:rsidR="005F1213">
        <w:instrText xml:space="preserve">" </w:instrText>
      </w:r>
      <w:r w:rsidR="005F1213">
        <w:fldChar w:fldCharType="end"/>
      </w:r>
    </w:p>
    <w:p w14:paraId="6FFCF52C" w14:textId="77777777" w:rsidR="00E00478" w:rsidRDefault="00E00478" w:rsidP="00E00478">
      <w:pPr>
        <w:rPr>
          <w:lang w:val="en-AU"/>
        </w:rPr>
      </w:pPr>
      <w:r>
        <w:rPr>
          <w:lang w:val="en-AU"/>
        </w:rPr>
        <w:t xml:space="preserve">This method requires the OCR text of the document. It does </w:t>
      </w:r>
      <w:r w:rsidR="00113E86">
        <w:rPr>
          <w:lang w:val="en-AU"/>
        </w:rPr>
        <w:t>not</w:t>
      </w:r>
      <w:r>
        <w:rPr>
          <w:lang w:val="en-AU"/>
        </w:rPr>
        <w:t xml:space="preserve"> use any geometry. If matches letter groups from </w:t>
      </w:r>
      <w:r w:rsidR="00113E86">
        <w:rPr>
          <w:lang w:val="en-AU"/>
        </w:rPr>
        <w:t>three</w:t>
      </w:r>
      <w:r>
        <w:rPr>
          <w:lang w:val="en-AU"/>
        </w:rPr>
        <w:t xml:space="preserve"> characters up to </w:t>
      </w:r>
      <w:r w:rsidR="00841DAC">
        <w:rPr>
          <w:lang w:val="en-AU"/>
        </w:rPr>
        <w:t xml:space="preserve">about </w:t>
      </w:r>
      <w:r>
        <w:rPr>
          <w:lang w:val="en-AU"/>
        </w:rPr>
        <w:t xml:space="preserve">25 characters per </w:t>
      </w:r>
      <w:r w:rsidR="00841DAC">
        <w:rPr>
          <w:lang w:val="en-AU"/>
        </w:rPr>
        <w:t>phrase</w:t>
      </w:r>
      <w:r>
        <w:rPr>
          <w:lang w:val="en-AU"/>
        </w:rPr>
        <w:t>. It is very good at finding unique letter patterns that identify a page. It is good at classify</w:t>
      </w:r>
      <w:r w:rsidR="00113E86">
        <w:rPr>
          <w:lang w:val="en-AU"/>
        </w:rPr>
        <w:t>ing</w:t>
      </w:r>
      <w:r>
        <w:rPr>
          <w:lang w:val="en-AU"/>
        </w:rPr>
        <w:t xml:space="preserve"> unstructured documents, email bodies</w:t>
      </w:r>
      <w:r w:rsidR="00113E86">
        <w:rPr>
          <w:lang w:val="en-AU"/>
        </w:rPr>
        <w:t>,</w:t>
      </w:r>
      <w:r>
        <w:rPr>
          <w:lang w:val="en-AU"/>
        </w:rPr>
        <w:t xml:space="preserve"> and even fixed forms.</w:t>
      </w:r>
    </w:p>
    <w:p w14:paraId="56568EC5" w14:textId="77777777" w:rsidR="00E00478" w:rsidRDefault="00E00478" w:rsidP="00E00478">
      <w:pPr>
        <w:rPr>
          <w:lang w:val="en-AU"/>
        </w:rPr>
      </w:pPr>
      <w:r>
        <w:rPr>
          <w:lang w:val="en-AU"/>
        </w:rPr>
        <w:t>It is probably not good at classifying invoices because they share a lot of common vocab</w:t>
      </w:r>
      <w:r w:rsidR="00113E86">
        <w:rPr>
          <w:lang w:val="en-AU"/>
        </w:rPr>
        <w:t>ulary</w:t>
      </w:r>
      <w:r>
        <w:rPr>
          <w:lang w:val="en-AU"/>
        </w:rPr>
        <w:t>, and table line item descriptions are mostly unique on each document.</w:t>
      </w:r>
    </w:p>
    <w:p w14:paraId="51B00A16" w14:textId="77777777" w:rsidR="00E00478" w:rsidRPr="00E00478" w:rsidRDefault="00E00478" w:rsidP="00E00478">
      <w:pPr>
        <w:rPr>
          <w:lang w:val="en-AU"/>
        </w:rPr>
      </w:pPr>
      <w:r>
        <w:rPr>
          <w:lang w:val="en-AU"/>
        </w:rPr>
        <w:t>In KTM 5.5 you can choose whether a training document use</w:t>
      </w:r>
      <w:r w:rsidR="00113E86">
        <w:rPr>
          <w:lang w:val="en-AU"/>
        </w:rPr>
        <w:t>s</w:t>
      </w:r>
      <w:r>
        <w:rPr>
          <w:lang w:val="en-AU"/>
        </w:rPr>
        <w:t xml:space="preserve"> layout or text classification. In KTM 6 this choice is made automatically.</w:t>
      </w:r>
    </w:p>
    <w:p w14:paraId="697FC4C2" w14:textId="77777777" w:rsidR="00E00478" w:rsidRDefault="00E00478" w:rsidP="00E20F1D">
      <w:pPr>
        <w:pStyle w:val="Heading3"/>
        <w:numPr>
          <w:ilvl w:val="0"/>
          <w:numId w:val="39"/>
        </w:numPr>
      </w:pPr>
      <w:bookmarkStart w:id="285" w:name="_Toc382141811"/>
      <w:bookmarkStart w:id="286" w:name="_Toc382142129"/>
      <w:bookmarkStart w:id="287" w:name="_Toc382990281"/>
      <w:bookmarkStart w:id="288" w:name="_Toc386812569"/>
      <w:r>
        <w:t>Instructional Classification</w:t>
      </w:r>
      <w:bookmarkEnd w:id="285"/>
      <w:bookmarkEnd w:id="286"/>
      <w:bookmarkEnd w:id="287"/>
      <w:bookmarkEnd w:id="288"/>
      <w:r w:rsidR="005F1213">
        <w:fldChar w:fldCharType="begin"/>
      </w:r>
      <w:r w:rsidR="005F1213">
        <w:instrText xml:space="preserve"> XE "</w:instrText>
      </w:r>
      <w:r w:rsidR="005F1213" w:rsidRPr="00A64640">
        <w:instrText>Instructional Classification</w:instrText>
      </w:r>
      <w:r w:rsidR="005F1213">
        <w:instrText xml:space="preserve">" </w:instrText>
      </w:r>
      <w:r w:rsidR="005F1213">
        <w:fldChar w:fldCharType="end"/>
      </w:r>
    </w:p>
    <w:p w14:paraId="65AC2D5A" w14:textId="77777777" w:rsidR="00E00478" w:rsidRDefault="00E00478" w:rsidP="00E00478">
      <w:pPr>
        <w:rPr>
          <w:lang w:val="en-AU"/>
        </w:rPr>
      </w:pPr>
      <w:r>
        <w:rPr>
          <w:lang w:val="en-AU"/>
        </w:rPr>
        <w:t>This method is simple to configure</w:t>
      </w:r>
      <w:r w:rsidR="00113E86">
        <w:rPr>
          <w:lang w:val="en-AU"/>
        </w:rPr>
        <w:t>. Y</w:t>
      </w:r>
      <w:r>
        <w:rPr>
          <w:lang w:val="en-AU"/>
        </w:rPr>
        <w:t xml:space="preserve">ou need </w:t>
      </w:r>
      <w:r w:rsidR="00113E86">
        <w:rPr>
          <w:lang w:val="en-AU"/>
        </w:rPr>
        <w:t>only</w:t>
      </w:r>
      <w:r>
        <w:rPr>
          <w:lang w:val="en-AU"/>
        </w:rPr>
        <w:t xml:space="preserve"> to give it phrases and a score from -100% to 100%, but it is a deterministic methodology and contains a number of risks. It is easy for it to make false positives and may require a lot of work to be trustworthy. It doesn’t consider the location of the phrases on the page. See </w:t>
      </w:r>
      <w:r w:rsidR="006A0838">
        <w:rPr>
          <w:lang w:val="en-AU"/>
        </w:rPr>
        <w:fldChar w:fldCharType="begin"/>
      </w:r>
      <w:r w:rsidR="006A0838">
        <w:rPr>
          <w:lang w:val="en-AU"/>
        </w:rPr>
        <w:instrText xml:space="preserve"> REF _Ref381798012 \h  \* MERGEFORMAT </w:instrText>
      </w:r>
      <w:r w:rsidR="006A0838">
        <w:rPr>
          <w:lang w:val="en-AU"/>
        </w:rPr>
      </w:r>
      <w:r w:rsidR="006A0838">
        <w:rPr>
          <w:lang w:val="en-AU"/>
        </w:rPr>
        <w:fldChar w:fldCharType="separate"/>
      </w:r>
      <w:r w:rsidR="005F780A" w:rsidRPr="005F780A">
        <w:rPr>
          <w:rStyle w:val="SubtleReference"/>
        </w:rPr>
        <w:t>Script</w:t>
      </w:r>
      <w:r w:rsidR="005F780A" w:rsidRPr="005F780A">
        <w:rPr>
          <w:lang w:val="en-AU"/>
        </w:rPr>
        <w:t xml:space="preserve"> </w:t>
      </w:r>
      <w:r w:rsidR="005F780A" w:rsidRPr="005F780A">
        <w:rPr>
          <w:rStyle w:val="SubtleReference"/>
        </w:rPr>
        <w:t>Classification</w:t>
      </w:r>
      <w:r w:rsidR="006A0838">
        <w:rPr>
          <w:lang w:val="en-AU"/>
        </w:rPr>
        <w:fldChar w:fldCharType="end"/>
      </w:r>
      <w:r w:rsidR="006A0838">
        <w:rPr>
          <w:lang w:val="en-AU"/>
        </w:rPr>
        <w:t xml:space="preserve"> </w:t>
      </w:r>
      <w:r>
        <w:rPr>
          <w:lang w:val="en-AU"/>
        </w:rPr>
        <w:t xml:space="preserve">for searching for identifying phrases </w:t>
      </w:r>
      <w:r w:rsidR="006A0838">
        <w:rPr>
          <w:lang w:val="en-AU"/>
        </w:rPr>
        <w:t xml:space="preserve">inside or outside </w:t>
      </w:r>
      <w:r>
        <w:rPr>
          <w:lang w:val="en-AU"/>
        </w:rPr>
        <w:t xml:space="preserve">particular regions of a </w:t>
      </w:r>
      <w:r w:rsidR="00841DAC">
        <w:rPr>
          <w:lang w:val="en-AU"/>
        </w:rPr>
        <w:t>page</w:t>
      </w:r>
      <w:r>
        <w:rPr>
          <w:lang w:val="en-AU"/>
        </w:rPr>
        <w:t>.</w:t>
      </w:r>
    </w:p>
    <w:p w14:paraId="1954BE99" w14:textId="77777777" w:rsidR="00E00478" w:rsidRDefault="00E00478" w:rsidP="00E00478">
      <w:pPr>
        <w:rPr>
          <w:lang w:val="en-AU"/>
        </w:rPr>
      </w:pPr>
      <w:r>
        <w:rPr>
          <w:lang w:val="en-AU"/>
        </w:rPr>
        <w:t>Avoid instructional classification unless no have no other choice, or unless there are very few document classes.</w:t>
      </w:r>
    </w:p>
    <w:p w14:paraId="6320B272" w14:textId="77777777" w:rsidR="00E00478" w:rsidRDefault="00E00478" w:rsidP="00E20F1D">
      <w:pPr>
        <w:pStyle w:val="Heading3"/>
        <w:numPr>
          <w:ilvl w:val="0"/>
          <w:numId w:val="39"/>
        </w:numPr>
      </w:pPr>
      <w:bookmarkStart w:id="289" w:name="_Ref381798012"/>
      <w:bookmarkStart w:id="290" w:name="_Toc382141812"/>
      <w:bookmarkStart w:id="291" w:name="_Toc382142130"/>
      <w:bookmarkStart w:id="292" w:name="_Toc382990282"/>
      <w:bookmarkStart w:id="293" w:name="_Toc386812570"/>
      <w:r>
        <w:lastRenderedPageBreak/>
        <w:t xml:space="preserve">Script </w:t>
      </w:r>
      <w:commentRangeStart w:id="294"/>
      <w:r>
        <w:t>Classification</w:t>
      </w:r>
      <w:bookmarkEnd w:id="289"/>
      <w:bookmarkEnd w:id="290"/>
      <w:bookmarkEnd w:id="291"/>
      <w:bookmarkEnd w:id="292"/>
      <w:bookmarkEnd w:id="293"/>
      <w:commentRangeEnd w:id="294"/>
      <w:r w:rsidR="001B2BBA">
        <w:rPr>
          <w:rStyle w:val="CommentReference"/>
          <w:b w:val="0"/>
          <w:bCs w:val="0"/>
          <w:color w:val="auto"/>
        </w:rPr>
        <w:commentReference w:id="294"/>
      </w:r>
      <w:r w:rsidR="005F1213">
        <w:fldChar w:fldCharType="begin"/>
      </w:r>
      <w:r w:rsidR="005F1213">
        <w:instrText xml:space="preserve"> XE "</w:instrText>
      </w:r>
      <w:r w:rsidR="005F1213" w:rsidRPr="00A64640">
        <w:instrText>Script Classification</w:instrText>
      </w:r>
      <w:r w:rsidR="005F1213">
        <w:instrText xml:space="preserve">" </w:instrText>
      </w:r>
      <w:r w:rsidR="005F1213">
        <w:fldChar w:fldCharType="end"/>
      </w:r>
    </w:p>
    <w:p w14:paraId="786AA876" w14:textId="77777777" w:rsidR="006A0838" w:rsidRDefault="006A0838" w:rsidP="006A0838">
      <w:pPr>
        <w:rPr>
          <w:lang w:val="en-AU"/>
        </w:rPr>
      </w:pPr>
      <w:r>
        <w:rPr>
          <w:lang w:val="en-AU"/>
        </w:rPr>
        <w:t>Use script classification for the following cases</w:t>
      </w:r>
      <w:r w:rsidR="00113E86">
        <w:rPr>
          <w:lang w:val="en-AU"/>
        </w:rPr>
        <w:t>:</w:t>
      </w:r>
    </w:p>
    <w:p w14:paraId="2ECDAA09" w14:textId="77777777" w:rsidR="006A0838" w:rsidRDefault="006A0838" w:rsidP="00E20F1D">
      <w:pPr>
        <w:pStyle w:val="ListParagraph"/>
        <w:numPr>
          <w:ilvl w:val="0"/>
          <w:numId w:val="40"/>
        </w:numPr>
        <w:rPr>
          <w:lang w:val="en-AU"/>
        </w:rPr>
      </w:pPr>
      <w:r>
        <w:rPr>
          <w:lang w:val="en-AU"/>
        </w:rPr>
        <w:t xml:space="preserve">Classification by barcode value, database lookup, scan operator name, phrase at a particular location on the page, </w:t>
      </w:r>
      <w:r w:rsidR="00113E86">
        <w:rPr>
          <w:lang w:val="en-AU"/>
        </w:rPr>
        <w:t>and so on.</w:t>
      </w:r>
    </w:p>
    <w:p w14:paraId="2300D5CA" w14:textId="77777777" w:rsidR="005F780A" w:rsidRPr="00DC14BC" w:rsidRDefault="0057693E" w:rsidP="005F780A">
      <w:pPr>
        <w:rPr>
          <w:lang w:val="en-GB"/>
        </w:rPr>
      </w:pPr>
      <w:r>
        <w:rPr>
          <w:lang w:val="en-AU"/>
        </w:rPr>
        <w:t>See Appendix</w:t>
      </w:r>
      <w:r w:rsidR="006A0838">
        <w:rPr>
          <w:lang w:val="en-AU"/>
        </w:rPr>
        <w:t xml:space="preserve"> </w:t>
      </w:r>
      <w:r w:rsidRPr="0057693E">
        <w:rPr>
          <w:rStyle w:val="SubtleReference"/>
        </w:rPr>
        <w:fldChar w:fldCharType="begin"/>
      </w:r>
      <w:r w:rsidRPr="0057693E">
        <w:rPr>
          <w:rStyle w:val="SubtleReference"/>
        </w:rPr>
        <w:instrText xml:space="preserve"> REF _Ref386134801 \h  \* MERGEFORMAT </w:instrText>
      </w:r>
      <w:r w:rsidRPr="0057693E">
        <w:rPr>
          <w:rStyle w:val="SubtleReference"/>
        </w:rPr>
      </w:r>
      <w:r w:rsidRPr="0057693E">
        <w:rPr>
          <w:rStyle w:val="SubtleReference"/>
        </w:rPr>
        <w:fldChar w:fldCharType="separate"/>
      </w:r>
      <w:r w:rsidR="005F780A" w:rsidRPr="005F780A">
        <w:rPr>
          <w:rStyle w:val="SubtleReference"/>
        </w:rPr>
        <w:t>Visual Basic</w:t>
      </w:r>
      <w:r w:rsidR="005F780A">
        <w:rPr>
          <w:rStyle w:val="SubtleReference"/>
        </w:rPr>
        <w:fldChar w:fldCharType="begin"/>
      </w:r>
      <w:r w:rsidR="005F780A" w:rsidRPr="005F780A">
        <w:rPr>
          <w:rStyle w:val="SubtleReference"/>
        </w:rPr>
        <w:instrText xml:space="preserve"> XE "Visual Basic:Tips</w:instrText>
      </w:r>
      <w:r w:rsidR="005F780A">
        <w:instrText xml:space="preserve">" </w:instrText>
      </w:r>
      <w:r w:rsidR="005F780A">
        <w:rPr>
          <w:lang w:val="en-AU"/>
        </w:rPr>
        <w:fldChar w:fldCharType="end"/>
      </w:r>
      <w:r w:rsidR="005F780A">
        <w:rPr>
          <w:lang w:val="en-AU"/>
        </w:rPr>
        <w:t xml:space="preserve"> 6 tips</w:t>
      </w:r>
    </w:p>
    <w:p w14:paraId="72167AE6" w14:textId="77777777" w:rsidR="005F780A" w:rsidRPr="00DC14BC" w:rsidRDefault="005F780A" w:rsidP="0057693E">
      <w:pPr>
        <w:rPr>
          <w:lang w:val="en-GB"/>
        </w:rPr>
      </w:pPr>
      <w:r w:rsidRPr="00DC14BC">
        <w:rPr>
          <w:lang w:val="en-AU"/>
        </w:rPr>
        <w:t xml:space="preserve">Use </w:t>
      </w:r>
      <w:r w:rsidRPr="00F13FFA">
        <w:rPr>
          <w:rStyle w:val="ScriptingCodeChar"/>
        </w:rPr>
        <w:t>With … end With</w:t>
      </w:r>
      <w:r w:rsidRPr="00DC14BC">
        <w:rPr>
          <w:lang w:val="en-AU"/>
        </w:rPr>
        <w:t xml:space="preserve"> to make your code readable</w:t>
      </w:r>
      <w:r>
        <w:rPr>
          <w:lang w:val="en-AU"/>
        </w:rPr>
        <w:t>.</w:t>
      </w:r>
    </w:p>
    <w:p w14:paraId="6375C58F" w14:textId="77777777" w:rsidR="005F780A" w:rsidRDefault="005F780A" w:rsidP="0057693E">
      <w:pPr>
        <w:rPr>
          <w:lang w:val="en-AU"/>
        </w:rPr>
      </w:pPr>
      <w:r w:rsidRPr="00DC14BC">
        <w:rPr>
          <w:lang w:val="en-AU"/>
        </w:rPr>
        <w:t xml:space="preserve">Use </w:t>
      </w:r>
      <w:r>
        <w:rPr>
          <w:rStyle w:val="ScriptingCodeChar"/>
        </w:rPr>
        <w:t>F</w:t>
      </w:r>
      <w:r w:rsidRPr="00F13FFA">
        <w:rPr>
          <w:rStyle w:val="ScriptingCodeChar"/>
        </w:rPr>
        <w:t>or…</w:t>
      </w:r>
      <w:r>
        <w:rPr>
          <w:rStyle w:val="ScriptingCodeChar"/>
        </w:rPr>
        <w:t>N</w:t>
      </w:r>
      <w:r w:rsidRPr="00F13FFA">
        <w:rPr>
          <w:rStyle w:val="ScriptingCodeChar"/>
        </w:rPr>
        <w:t>ext</w:t>
      </w:r>
      <w:r w:rsidRPr="00DC14BC">
        <w:rPr>
          <w:lang w:val="en-AU"/>
        </w:rPr>
        <w:t xml:space="preserve"> instead of copy/pasting code.</w:t>
      </w:r>
    </w:p>
    <w:p w14:paraId="3828F077" w14:textId="77777777" w:rsidR="005F780A" w:rsidRPr="00DC14BC" w:rsidRDefault="005F780A" w:rsidP="0057693E">
      <w:pPr>
        <w:rPr>
          <w:lang w:val="en-GB"/>
        </w:rPr>
      </w:pPr>
      <w:r>
        <w:rPr>
          <w:lang w:val="en-AU"/>
        </w:rPr>
        <w:t>Use the following to loop through “Total”, “SubTotal”, etc…</w:t>
      </w:r>
    </w:p>
    <w:p w14:paraId="159DE631" w14:textId="77777777" w:rsidR="005F780A" w:rsidRPr="00F13FFA" w:rsidRDefault="005F780A" w:rsidP="0057693E">
      <w:pPr>
        <w:rPr>
          <w:rStyle w:val="ScriptingCodeChar"/>
        </w:rPr>
      </w:pPr>
      <w:r w:rsidRPr="00F13FFA">
        <w:rPr>
          <w:rStyle w:val="ScriptingCodeChar"/>
        </w:rPr>
        <w:t>For each fieldname in split("Total SubTotal TaxRate1 TaxAmount1")</w:t>
      </w:r>
    </w:p>
    <w:p w14:paraId="65949AEC" w14:textId="77777777" w:rsidR="005F780A" w:rsidRPr="00DC14BC" w:rsidRDefault="005F780A" w:rsidP="0057693E">
      <w:pPr>
        <w:rPr>
          <w:lang w:val="en-GB"/>
        </w:rPr>
      </w:pPr>
      <w:r w:rsidRPr="00DC14BC">
        <w:rPr>
          <w:lang w:val="en-AU"/>
        </w:rPr>
        <w:t>Do error checking at beginning of functions</w:t>
      </w:r>
      <w:r>
        <w:rPr>
          <w:lang w:val="en-AU"/>
        </w:rPr>
        <w:t>.</w:t>
      </w:r>
    </w:p>
    <w:p w14:paraId="1108479F" w14:textId="77777777" w:rsidR="005F780A" w:rsidRPr="000C2328" w:rsidRDefault="005F780A" w:rsidP="0057693E">
      <w:pPr>
        <w:pStyle w:val="ScriptingCode"/>
      </w:pPr>
      <w:r w:rsidRPr="00466F90">
        <w:t>If condition then exit sub.</w:t>
      </w:r>
    </w:p>
    <w:p w14:paraId="05B06A38" w14:textId="77777777" w:rsidR="005F780A" w:rsidRPr="00DC14BC" w:rsidRDefault="005F780A" w:rsidP="0057693E">
      <w:pPr>
        <w:rPr>
          <w:lang w:val="en-GB"/>
        </w:rPr>
      </w:pPr>
      <w:r w:rsidRPr="00DC14BC">
        <w:rPr>
          <w:lang w:val="en-AU"/>
        </w:rPr>
        <w:t xml:space="preserve">Use  the setting </w:t>
      </w:r>
      <w:r w:rsidRPr="00F13FFA">
        <w:rPr>
          <w:rStyle w:val="ScriptingCodeChar"/>
        </w:rPr>
        <w:t>'#Language "WWB-COM"</w:t>
      </w:r>
      <w:r w:rsidRPr="00DC14BC">
        <w:rPr>
          <w:lang w:val="en-GB"/>
        </w:rPr>
        <w:t xml:space="preserve">  to get keywords </w:t>
      </w:r>
      <w:r w:rsidRPr="00F13FFA">
        <w:rPr>
          <w:rStyle w:val="ScriptingCodeChar"/>
        </w:rPr>
        <w:t>return, andalso, orelse, isnot</w:t>
      </w:r>
      <w:r w:rsidRPr="00DC14BC">
        <w:rPr>
          <w:lang w:val="en-GB"/>
        </w:rPr>
        <w:t>.</w:t>
      </w:r>
    </w:p>
    <w:p w14:paraId="5BE79672" w14:textId="77777777" w:rsidR="005F780A" w:rsidRPr="00DC14BC" w:rsidRDefault="005F780A" w:rsidP="0057693E">
      <w:pPr>
        <w:ind w:firstLine="720"/>
        <w:rPr>
          <w:lang w:val="en-GB"/>
        </w:rPr>
      </w:pPr>
      <w:r w:rsidRPr="00DC14BC">
        <w:rPr>
          <w:lang w:val="en-AU"/>
        </w:rPr>
        <w:t xml:space="preserve">All </w:t>
      </w:r>
      <w:r>
        <w:rPr>
          <w:lang w:val="en-AU"/>
        </w:rPr>
        <w:t>four</w:t>
      </w:r>
      <w:r w:rsidRPr="00DC14BC">
        <w:rPr>
          <w:lang w:val="en-AU"/>
        </w:rPr>
        <w:t xml:space="preserve"> keywords will reduce nesting and increase readability.</w:t>
      </w:r>
    </w:p>
    <w:p w14:paraId="5E8384C7" w14:textId="77777777" w:rsidR="005F780A" w:rsidRDefault="005F780A" w:rsidP="0057693E">
      <w:pPr>
        <w:rPr>
          <w:lang w:val="en-GB"/>
        </w:rPr>
      </w:pPr>
      <w:r w:rsidRPr="00DC14BC">
        <w:rPr>
          <w:lang w:val="en-AU"/>
        </w:rPr>
        <w:t>Have tight logic loops and functionali</w:t>
      </w:r>
      <w:r>
        <w:rPr>
          <w:lang w:val="en-AU"/>
        </w:rPr>
        <w:t>ze what is in them for clarity and easy debugging.</w:t>
      </w:r>
      <w:r>
        <w:rPr>
          <w:lang w:val="en-AU"/>
        </w:rPr>
        <w:br/>
      </w:r>
    </w:p>
    <w:p w14:paraId="7689BFAC" w14:textId="77777777" w:rsidR="005F780A" w:rsidRPr="00DC14BC" w:rsidRDefault="005F780A" w:rsidP="0057693E">
      <w:pPr>
        <w:rPr>
          <w:lang w:val="en-GB"/>
        </w:rPr>
      </w:pPr>
      <w:r>
        <w:rPr>
          <w:lang w:val="en-GB"/>
        </w:rPr>
        <w:t>The following example reads every word on a line, fuzzy matches it to a database and then builds a score. It is quite complex, but the complexity has been pushed off into another reusable function, and this loop is now very simple.</w:t>
      </w:r>
    </w:p>
    <w:tbl>
      <w:tblPr>
        <w:tblStyle w:val="TableGrid"/>
        <w:tblW w:w="0" w:type="auto"/>
        <w:tblLook w:val="04A0" w:firstRow="1" w:lastRow="0" w:firstColumn="1" w:lastColumn="0" w:noHBand="0" w:noVBand="1"/>
      </w:tblPr>
      <w:tblGrid>
        <w:gridCol w:w="11304"/>
      </w:tblGrid>
      <w:tr w:rsidR="005F780A" w14:paraId="4CF20B21" w14:textId="77777777" w:rsidTr="0026146F">
        <w:tc>
          <w:tcPr>
            <w:tcW w:w="11304" w:type="dxa"/>
          </w:tcPr>
          <w:p w14:paraId="1D8B3394" w14:textId="77777777" w:rsidR="005F780A" w:rsidRPr="00F13FFA"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0000FF"/>
                <w:szCs w:val="20"/>
                <w:lang w:val="en-GB" w:eastAsia="en-GB" w:bidi="ar-SA"/>
              </w:rPr>
              <w:t>For</w:t>
            </w:r>
            <w:r w:rsidRPr="00F13FFA">
              <w:rPr>
                <w:rFonts w:ascii="Courier New" w:hAnsi="Courier New" w:cs="Courier New"/>
                <w:color w:val="333333"/>
                <w:szCs w:val="20"/>
                <w:lang w:val="en-GB" w:eastAsia="en-GB" w:bidi="ar-SA"/>
              </w:rPr>
              <w:t xml:space="preserve"> w = 0 </w:t>
            </w:r>
            <w:r w:rsidRPr="00F13FFA">
              <w:rPr>
                <w:rFonts w:ascii="Courier New" w:hAnsi="Courier New" w:cs="Courier New"/>
                <w:color w:val="0000FF"/>
                <w:szCs w:val="20"/>
                <w:lang w:val="en-GB" w:eastAsia="en-GB" w:bidi="ar-SA"/>
              </w:rPr>
              <w:t>To</w:t>
            </w:r>
            <w:r w:rsidRPr="00F13FFA">
              <w:rPr>
                <w:rFonts w:ascii="Courier New" w:hAnsi="Courier New" w:cs="Courier New"/>
                <w:color w:val="333333"/>
                <w:szCs w:val="20"/>
                <w:lang w:val="en-GB" w:eastAsia="en-GB" w:bidi="ar-SA"/>
              </w:rPr>
              <w:t xml:space="preserve"> textline.Words.Count-1</w:t>
            </w:r>
          </w:p>
          <w:p w14:paraId="0046859E" w14:textId="77777777" w:rsidR="005F780A" w:rsidRPr="00F13FFA"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333333"/>
                <w:szCs w:val="20"/>
                <w:lang w:val="en-GB" w:eastAsia="en-GB" w:bidi="ar-SA"/>
              </w:rPr>
              <w:t xml:space="preserve">      word=LCase(Trim(textline.Words(w).Text))</w:t>
            </w:r>
          </w:p>
          <w:p w14:paraId="2C80B180" w14:textId="77777777" w:rsidR="005F780A" w:rsidRPr="00F13FFA"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333333"/>
                <w:szCs w:val="20"/>
                <w:lang w:val="en-GB" w:eastAsia="en-GB" w:bidi="ar-SA"/>
              </w:rPr>
              <w:t xml:space="preserve">      match=</w:t>
            </w:r>
            <w:r w:rsidRPr="00F13FFA">
              <w:rPr>
                <w:rFonts w:ascii="Courier New" w:hAnsi="Courier New" w:cs="Courier New"/>
                <w:b/>
                <w:color w:val="333333"/>
                <w:szCs w:val="20"/>
                <w:lang w:val="en-GB" w:eastAsia="en-GB" w:bidi="ar-SA"/>
              </w:rPr>
              <w:t>DataBase_SearchString</w:t>
            </w:r>
            <w:r w:rsidRPr="00F13FFA">
              <w:rPr>
                <w:rFonts w:ascii="Courier New" w:hAnsi="Courier New" w:cs="Courier New"/>
                <w:color w:val="333333"/>
                <w:szCs w:val="20"/>
                <w:lang w:val="en-GB" w:eastAsia="en-GB" w:bidi="ar-SA"/>
              </w:rPr>
              <w:t>(databaseName,</w:t>
            </w:r>
            <w:r w:rsidRPr="00F13FFA">
              <w:rPr>
                <w:rFonts w:ascii="Courier New" w:hAnsi="Courier New" w:cs="Courier New"/>
                <w:color w:val="A31515"/>
                <w:szCs w:val="20"/>
                <w:lang w:val="en-GB" w:eastAsia="en-GB" w:bidi="ar-SA"/>
              </w:rPr>
              <w:t>"headerword"</w:t>
            </w:r>
            <w:r w:rsidRPr="00F13FFA">
              <w:rPr>
                <w:rFonts w:ascii="Courier New" w:hAnsi="Courier New" w:cs="Courier New"/>
                <w:color w:val="333333"/>
                <w:szCs w:val="20"/>
                <w:lang w:val="en-GB" w:eastAsia="en-GB" w:bidi="ar-SA"/>
              </w:rPr>
              <w:t>,word,conf)</w:t>
            </w:r>
          </w:p>
          <w:p w14:paraId="602650B1" w14:textId="77777777" w:rsidR="005F780A" w:rsidRPr="00F13FFA"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333333"/>
                <w:szCs w:val="20"/>
                <w:lang w:val="en-GB" w:eastAsia="en-GB" w:bidi="ar-SA"/>
              </w:rPr>
              <w:t xml:space="preserve">      score=score+</w:t>
            </w:r>
            <w:r w:rsidRPr="005F780A">
              <w:rPr>
                <w:rFonts w:ascii="Courier New" w:hAnsi="Courier New" w:cs="Courier New"/>
                <w:color w:val="333333"/>
                <w:szCs w:val="20"/>
                <w:lang w:val="en-GB" w:eastAsia="en-GB" w:bidi="ar-SA"/>
              </w:rPr>
              <w:t>conf</w:t>
            </w:r>
            <w:r>
              <w:rPr>
                <w:rFonts w:ascii="Courier New" w:hAnsi="Courier New" w:cs="Courier New"/>
                <w:color w:val="333333"/>
                <w:szCs w:val="20"/>
                <w:lang w:val="en-GB" w:eastAsia="en-GB" w:bidi="ar-SA"/>
              </w:rPr>
              <w:t>*</w:t>
            </w:r>
            <w:r w:rsidRPr="00F13FFA">
              <w:rPr>
                <w:rFonts w:ascii="Courier New" w:hAnsi="Courier New" w:cs="Courier New"/>
                <w:color w:val="333333"/>
                <w:szCs w:val="20"/>
                <w:lang w:val="en-GB" w:eastAsia="en-GB" w:bidi="ar-SA"/>
              </w:rPr>
              <w:t>Len(word)</w:t>
            </w:r>
          </w:p>
          <w:p w14:paraId="38F292AF" w14:textId="77777777" w:rsidR="005F780A" w:rsidRPr="00F13FFA"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0000FF"/>
                <w:szCs w:val="20"/>
                <w:lang w:val="en-GB" w:eastAsia="en-GB" w:bidi="ar-SA"/>
              </w:rPr>
              <w:t>Next</w:t>
            </w:r>
          </w:p>
        </w:tc>
      </w:tr>
    </w:tbl>
    <w:p w14:paraId="7CA1DCBB" w14:textId="77777777" w:rsidR="005F780A" w:rsidRDefault="005F780A" w:rsidP="005F780A">
      <w:pPr>
        <w:pStyle w:val="Heading2"/>
        <w:pageBreakBefore/>
        <w:numPr>
          <w:ilvl w:val="0"/>
          <w:numId w:val="60"/>
        </w:numPr>
        <w:spacing w:before="240"/>
      </w:pPr>
      <w:r>
        <w:lastRenderedPageBreak/>
        <w:t>Fuzzy Dat</w:t>
      </w:r>
      <w:r>
        <w:fldChar w:fldCharType="begin"/>
      </w:r>
      <w:r>
        <w:instrText xml:space="preserve"> XE "</w:instrText>
      </w:r>
      <w:r w:rsidRPr="00D94E8F">
        <w:rPr>
          <w:lang w:val="en-GB"/>
        </w:rPr>
        <w:instrText>Databases</w:instrText>
      </w:r>
      <w:r w:rsidRPr="00D94E8F">
        <w:instrText>:</w:instrText>
      </w:r>
      <w:r w:rsidRPr="00D94E8F">
        <w:rPr>
          <w:lang w:val="en-GB"/>
        </w:rPr>
        <w:instrText>Using fuzzy databases in scripts</w:instrText>
      </w:r>
      <w:r>
        <w:instrText xml:space="preserve">" </w:instrText>
      </w:r>
      <w:r>
        <w:fldChar w:fldCharType="end"/>
      </w:r>
      <w:r>
        <w:t>abase Queries from Script</w:t>
      </w:r>
    </w:p>
    <w:p w14:paraId="689DF9C7" w14:textId="77777777" w:rsidR="005F780A" w:rsidRDefault="005F780A" w:rsidP="0057693E">
      <w:r>
        <w:t>This is a useful and flexible script for retrieving one or many, fuzzy or precise results from a local or remote fuzzy database.</w:t>
      </w:r>
    </w:p>
    <w:p w14:paraId="0F842D46" w14:textId="77777777" w:rsidR="005F780A" w:rsidRPr="00AA62F6" w:rsidRDefault="005F780A" w:rsidP="0057693E">
      <w:r>
        <w:t>Combining an SQL Database with Kofax Search &amp; Match Server and this script you can perform webqueries much faster and even perform fuzzy “webqueries.””.</w:t>
      </w:r>
    </w:p>
    <w:tbl>
      <w:tblPr>
        <w:tblStyle w:val="TableGrid"/>
        <w:tblW w:w="0" w:type="auto"/>
        <w:tblLook w:val="04A0" w:firstRow="1" w:lastRow="0" w:firstColumn="1" w:lastColumn="0" w:noHBand="0" w:noVBand="1"/>
      </w:tblPr>
      <w:tblGrid>
        <w:gridCol w:w="11304"/>
      </w:tblGrid>
      <w:tr w:rsidR="005F780A" w14:paraId="444DEFBB" w14:textId="77777777" w:rsidTr="0026146F">
        <w:tc>
          <w:tcPr>
            <w:tcW w:w="0" w:type="auto"/>
          </w:tcPr>
          <w:p w14:paraId="5CC99212"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0000FF"/>
                <w:szCs w:val="20"/>
                <w:lang w:val="en-GB" w:eastAsia="en-GB" w:bidi="ar-SA"/>
              </w:rPr>
              <w:t>Public</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Function</w:t>
            </w:r>
            <w:r w:rsidRPr="00DF5659">
              <w:rPr>
                <w:rFonts w:ascii="Courier New" w:hAnsi="Courier New" w:cs="Courier New"/>
                <w:color w:val="333333"/>
                <w:szCs w:val="20"/>
                <w:lang w:val="en-GB" w:eastAsia="en-GB" w:bidi="ar-SA"/>
              </w:rPr>
              <w:t xml:space="preserve"> Database_Search(dbname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r w:rsidRPr="00DF5659">
              <w:rPr>
                <w:rFonts w:ascii="Courier New" w:hAnsi="Courier New" w:cs="Courier New"/>
                <w:color w:val="333333"/>
                <w:szCs w:val="20"/>
                <w:lang w:val="en-GB" w:eastAsia="en-GB" w:bidi="ar-SA"/>
              </w:rPr>
              <w:t xml:space="preserve">, column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r w:rsidRPr="00DF5659">
              <w:rPr>
                <w:rFonts w:ascii="Courier New" w:hAnsi="Courier New" w:cs="Courier New"/>
                <w:color w:val="333333"/>
                <w:szCs w:val="20"/>
                <w:lang w:val="en-GB" w:eastAsia="en-GB" w:bidi="ar-SA"/>
              </w:rPr>
              <w:t xml:space="preserve">, searchString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r w:rsidRPr="00DF5659">
              <w:rPr>
                <w:rFonts w:ascii="Courier New" w:hAnsi="Courier New" w:cs="Courier New"/>
                <w:color w:val="333333"/>
                <w:szCs w:val="20"/>
                <w:lang w:val="en-GB" w:eastAsia="en-GB" w:bidi="ar-SA"/>
              </w:rPr>
              <w:t xml:space="preserve">, numberHits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Integer</w:t>
            </w:r>
            <w:r w:rsidRPr="00DF5659">
              <w:rPr>
                <w:rFonts w:ascii="Courier New" w:hAnsi="Courier New" w:cs="Courier New"/>
                <w:color w:val="333333"/>
                <w:szCs w:val="20"/>
                <w:lang w:val="en-GB" w:eastAsia="en-GB" w:bidi="ar-SA"/>
              </w:rPr>
              <w:t xml:space="preserve">, minimimConfidence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Double</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Optional</w:t>
            </w:r>
            <w:r w:rsidRPr="00DF5659">
              <w:rPr>
                <w:rFonts w:ascii="Courier New" w:hAnsi="Courier New" w:cs="Courier New"/>
                <w:color w:val="333333"/>
                <w:szCs w:val="20"/>
                <w:lang w:val="en-GB" w:eastAsia="en-GB" w:bidi="ar-SA"/>
              </w:rPr>
              <w:t xml:space="preserve"> allColumns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Boolean</w:t>
            </w:r>
            <w:r w:rsidRPr="00DF5659">
              <w:rPr>
                <w:rFonts w:ascii="Courier New" w:hAnsi="Courier New" w:cs="Courier New"/>
                <w:color w:val="333333"/>
                <w:szCs w:val="20"/>
                <w:lang w:val="en-GB" w:eastAsia="en-GB" w:bidi="ar-SA"/>
              </w:rPr>
              <w:t>=</w:t>
            </w:r>
            <w:r w:rsidRPr="00DF5659">
              <w:rPr>
                <w:rFonts w:ascii="Courier New" w:hAnsi="Courier New" w:cs="Courier New"/>
                <w:color w:val="0000FF"/>
                <w:szCs w:val="20"/>
                <w:lang w:val="en-GB" w:eastAsia="en-GB" w:bidi="ar-SA"/>
              </w:rPr>
              <w:t>False</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CscXDocField</w:t>
            </w:r>
          </w:p>
          <w:p w14:paraId="3BF5ACDB"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'Searches inside a fuzzy database for the searchstring and returns the results in the alternatives of a new CSCField Object.</w:t>
            </w:r>
          </w:p>
          <w:p w14:paraId="5AF5321C"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'if column="" then all columns are returned as subfields, otherwise returns only the chosen column in the alternatives.</w:t>
            </w:r>
          </w:p>
          <w:p w14:paraId="0B90533D"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'Set minimimConfidence=1.0 for exact match search.</w:t>
            </w:r>
          </w:p>
          <w:p w14:paraId="3AD5F053"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Dim</w:t>
            </w:r>
            <w:r w:rsidRPr="00DF5659">
              <w:rPr>
                <w:rFonts w:ascii="Courier New" w:hAnsi="Courier New" w:cs="Courier New"/>
                <w:color w:val="333333"/>
                <w:szCs w:val="20"/>
                <w:lang w:val="en-GB" w:eastAsia="en-GB" w:bidi="ar-SA"/>
              </w:rPr>
              <w:t xml:space="preserve"> DB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CscDatabase, Fields()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r w:rsidRPr="00DF5659">
              <w:rPr>
                <w:rFonts w:ascii="Courier New" w:hAnsi="Courier New" w:cs="Courier New"/>
                <w:color w:val="333333"/>
                <w:szCs w:val="20"/>
                <w:lang w:val="en-GB" w:eastAsia="en-GB" w:bidi="ar-SA"/>
              </w:rPr>
              <w:t xml:space="preserve">,FieldIDs()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Long</w:t>
            </w:r>
          </w:p>
          <w:p w14:paraId="3C717D97"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Dim</w:t>
            </w:r>
            <w:r w:rsidRPr="00DF5659">
              <w:rPr>
                <w:rFonts w:ascii="Courier New" w:hAnsi="Courier New" w:cs="Courier New"/>
                <w:color w:val="333333"/>
                <w:szCs w:val="20"/>
                <w:lang w:val="en-GB" w:eastAsia="en-GB" w:bidi="ar-SA"/>
              </w:rPr>
              <w:t xml:space="preserve"> col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Integer</w:t>
            </w:r>
            <w:r w:rsidRPr="00DF5659">
              <w:rPr>
                <w:rFonts w:ascii="Courier New" w:hAnsi="Courier New" w:cs="Courier New"/>
                <w:color w:val="333333"/>
                <w:szCs w:val="20"/>
                <w:lang w:val="en-GB" w:eastAsia="en-GB" w:bidi="ar-SA"/>
              </w:rPr>
              <w:t xml:space="preserve">,c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Integer</w:t>
            </w:r>
            <w:r w:rsidRPr="00DF5659">
              <w:rPr>
                <w:rFonts w:ascii="Courier New" w:hAnsi="Courier New" w:cs="Courier New"/>
                <w:color w:val="333333"/>
                <w:szCs w:val="20"/>
                <w:lang w:val="en-GB" w:eastAsia="en-GB" w:bidi="ar-SA"/>
              </w:rPr>
              <w:t xml:space="preserve">,i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Integer</w:t>
            </w:r>
          </w:p>
          <w:p w14:paraId="68EBD0BC"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Dim</w:t>
            </w:r>
            <w:r w:rsidRPr="00DF5659">
              <w:rPr>
                <w:rFonts w:ascii="Courier New" w:hAnsi="Courier New" w:cs="Courier New"/>
                <w:color w:val="333333"/>
                <w:szCs w:val="20"/>
                <w:lang w:val="en-GB" w:eastAsia="en-GB" w:bidi="ar-SA"/>
              </w:rPr>
              <w:t xml:space="preserve"> hits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CscDatabaseResItems, alt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CscXDocFieldAlternative</w:t>
            </w:r>
          </w:p>
          <w:p w14:paraId="39B3B60E"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Dim</w:t>
            </w:r>
            <w:r w:rsidRPr="00DF5659">
              <w:rPr>
                <w:rFonts w:ascii="Courier New" w:hAnsi="Courier New" w:cs="Courier New"/>
                <w:color w:val="333333"/>
                <w:szCs w:val="20"/>
                <w:lang w:val="en-GB" w:eastAsia="en-GB" w:bidi="ar-SA"/>
              </w:rPr>
              <w:t xml:space="preserve"> results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New</w:t>
            </w:r>
            <w:r w:rsidRPr="00DF5659">
              <w:rPr>
                <w:rFonts w:ascii="Courier New" w:hAnsi="Courier New" w:cs="Courier New"/>
                <w:color w:val="333333"/>
                <w:szCs w:val="20"/>
                <w:lang w:val="en-GB" w:eastAsia="en-GB" w:bidi="ar-SA"/>
              </w:rPr>
              <w:t xml:space="preserve"> CscXDocField  </w:t>
            </w:r>
            <w:r w:rsidRPr="00DF5659">
              <w:rPr>
                <w:rFonts w:ascii="Courier New" w:hAnsi="Courier New" w:cs="Courier New"/>
                <w:color w:val="008000"/>
                <w:szCs w:val="20"/>
                <w:lang w:val="en-GB" w:eastAsia="en-GB" w:bidi="ar-SA"/>
              </w:rPr>
              <w:t>'You are allowed to create a standalone field</w:t>
            </w:r>
          </w:p>
          <w:p w14:paraId="3E5C174B"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Dim</w:t>
            </w:r>
            <w:r w:rsidRPr="00DF5659">
              <w:rPr>
                <w:rFonts w:ascii="Courier New" w:hAnsi="Courier New" w:cs="Courier New"/>
                <w:color w:val="333333"/>
                <w:szCs w:val="20"/>
                <w:lang w:val="en-GB" w:eastAsia="en-GB" w:bidi="ar-SA"/>
              </w:rPr>
              <w:t xml:space="preserve"> value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r w:rsidRPr="00DF5659">
              <w:rPr>
                <w:rFonts w:ascii="Courier New" w:hAnsi="Courier New" w:cs="Courier New"/>
                <w:color w:val="333333"/>
                <w:szCs w:val="20"/>
                <w:lang w:val="en-GB" w:eastAsia="en-GB" w:bidi="ar-SA"/>
              </w:rPr>
              <w:t xml:space="preserve">, substitute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p>
          <w:p w14:paraId="6DF67AC6"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Set</w:t>
            </w:r>
            <w:r w:rsidRPr="00DF5659">
              <w:rPr>
                <w:rFonts w:ascii="Courier New" w:hAnsi="Courier New" w:cs="Courier New"/>
                <w:color w:val="333333"/>
                <w:szCs w:val="20"/>
                <w:lang w:val="en-GB" w:eastAsia="en-GB" w:bidi="ar-SA"/>
              </w:rPr>
              <w:t xml:space="preserve"> DB=Project.Databases.ItemByName(dbname)</w:t>
            </w:r>
          </w:p>
          <w:p w14:paraId="23D0F8AA"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 Replace all delimiters by blank</w:t>
            </w:r>
          </w:p>
          <w:p w14:paraId="22E0599E"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i = 1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Len(DB.AdditionalDelimiterChars)</w:t>
            </w:r>
          </w:p>
          <w:p w14:paraId="13DABD4C"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searchString = Replace(searchString, Mid(DB.AdditionalDelimiterChars, i, 1), </w:t>
            </w:r>
            <w:r w:rsidRPr="00DF5659">
              <w:rPr>
                <w:rFonts w:ascii="Courier New" w:hAnsi="Courier New" w:cs="Courier New"/>
                <w:color w:val="A31515"/>
                <w:szCs w:val="20"/>
                <w:lang w:val="en-GB" w:eastAsia="en-GB" w:bidi="ar-SA"/>
              </w:rPr>
              <w:t>" "</w:t>
            </w:r>
            <w:r w:rsidRPr="00DF5659">
              <w:rPr>
                <w:rFonts w:ascii="Courier New" w:hAnsi="Courier New" w:cs="Courier New"/>
                <w:color w:val="333333"/>
                <w:szCs w:val="20"/>
                <w:lang w:val="en-GB" w:eastAsia="en-GB" w:bidi="ar-SA"/>
              </w:rPr>
              <w:t>)</w:t>
            </w:r>
          </w:p>
          <w:p w14:paraId="499CB73E"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1C2EACED"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 Replace all ignore characters by blank</w:t>
            </w:r>
          </w:p>
          <w:p w14:paraId="45ACCD0D"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i = 1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Len(DB.RemoveChars)</w:t>
            </w:r>
          </w:p>
          <w:p w14:paraId="1143341B"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searchString = Replace(searchString, Mid(DB.RemoveChars, i , 1), </w:t>
            </w:r>
            <w:r w:rsidRPr="00DF5659">
              <w:rPr>
                <w:rFonts w:ascii="Courier New" w:hAnsi="Courier New" w:cs="Courier New"/>
                <w:color w:val="A31515"/>
                <w:szCs w:val="20"/>
                <w:lang w:val="en-GB" w:eastAsia="en-GB" w:bidi="ar-SA"/>
              </w:rPr>
              <w:t>" "</w:t>
            </w:r>
            <w:r w:rsidRPr="00DF5659">
              <w:rPr>
                <w:rFonts w:ascii="Courier New" w:hAnsi="Courier New" w:cs="Courier New"/>
                <w:color w:val="333333"/>
                <w:szCs w:val="20"/>
                <w:lang w:val="en-GB" w:eastAsia="en-GB" w:bidi="ar-SA"/>
              </w:rPr>
              <w:t>)</w:t>
            </w:r>
          </w:p>
          <w:p w14:paraId="5A32B51E"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665B1A69"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 Substitution pairs define which texts to be replaced by what.</w:t>
            </w:r>
          </w:p>
          <w:p w14:paraId="5011182B"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i = 0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DB.SubstitutionPairCount - 1</w:t>
            </w:r>
          </w:p>
          <w:p w14:paraId="3AD90449"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DB.GetSubstitutionPair(i, value, substitute)</w:t>
            </w:r>
          </w:p>
          <w:p w14:paraId="3286361E"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searchString = Replace(searchString, value, substitute)</w:t>
            </w:r>
          </w:p>
          <w:p w14:paraId="61D6EF51"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0DA7EF23"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Fields = Split(searchString, </w:t>
            </w:r>
            <w:r w:rsidRPr="00DF5659">
              <w:rPr>
                <w:rFonts w:ascii="Courier New" w:hAnsi="Courier New" w:cs="Courier New"/>
                <w:color w:val="A31515"/>
                <w:szCs w:val="20"/>
                <w:lang w:val="en-GB" w:eastAsia="en-GB" w:bidi="ar-SA"/>
              </w:rPr>
              <w:t>" "</w:t>
            </w:r>
            <w:r w:rsidRPr="00DF5659">
              <w:rPr>
                <w:rFonts w:ascii="Courier New" w:hAnsi="Courier New" w:cs="Courier New"/>
                <w:color w:val="333333"/>
                <w:szCs w:val="20"/>
                <w:lang w:val="en-GB" w:eastAsia="en-GB" w:bidi="ar-SA"/>
              </w:rPr>
              <w:t>)</w:t>
            </w:r>
          </w:p>
          <w:p w14:paraId="7E8DDD17"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ReDim</w:t>
            </w:r>
            <w:r w:rsidRPr="00DF5659">
              <w:rPr>
                <w:rFonts w:ascii="Courier New" w:hAnsi="Courier New" w:cs="Courier New"/>
                <w:color w:val="333333"/>
                <w:szCs w:val="20"/>
                <w:lang w:val="en-GB" w:eastAsia="en-GB" w:bidi="ar-SA"/>
              </w:rPr>
              <w:t xml:space="preserve"> FieldIDs(UBound(Fields))</w:t>
            </w:r>
          </w:p>
          <w:p w14:paraId="2367B138"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'Find the column we are looking for</w:t>
            </w:r>
          </w:p>
          <w:p w14:paraId="5C06808B"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col=-1</w:t>
            </w:r>
          </w:p>
          <w:p w14:paraId="007E2E1D"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i =0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DB.FieldCount-1</w:t>
            </w:r>
          </w:p>
          <w:p w14:paraId="03BBCB4E"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r w:rsidRPr="00DF5659">
              <w:rPr>
                <w:rFonts w:ascii="Courier New" w:hAnsi="Courier New" w:cs="Courier New"/>
                <w:color w:val="333333"/>
                <w:szCs w:val="20"/>
                <w:lang w:val="en-GB" w:eastAsia="en-GB" w:bidi="ar-SA"/>
              </w:rPr>
              <w:t xml:space="preserve"> DB.FieldName(i)=column </w:t>
            </w:r>
            <w:r w:rsidRPr="00DF5659">
              <w:rPr>
                <w:rFonts w:ascii="Courier New" w:hAnsi="Courier New" w:cs="Courier New"/>
                <w:color w:val="0000FF"/>
                <w:szCs w:val="20"/>
                <w:lang w:val="en-GB" w:eastAsia="en-GB" w:bidi="ar-SA"/>
              </w:rPr>
              <w:t>Then</w:t>
            </w:r>
            <w:r w:rsidRPr="00DF5659">
              <w:rPr>
                <w:rFonts w:ascii="Courier New" w:hAnsi="Courier New" w:cs="Courier New"/>
                <w:color w:val="333333"/>
                <w:szCs w:val="20"/>
                <w:lang w:val="en-GB" w:eastAsia="en-GB" w:bidi="ar-SA"/>
              </w:rPr>
              <w:t xml:space="preserve"> col=i</w:t>
            </w:r>
          </w:p>
          <w:p w14:paraId="56732EBA"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1BD46E2C"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r w:rsidRPr="00DF5659">
              <w:rPr>
                <w:rFonts w:ascii="Courier New" w:hAnsi="Courier New" w:cs="Courier New"/>
                <w:color w:val="333333"/>
                <w:szCs w:val="20"/>
                <w:lang w:val="en-GB" w:eastAsia="en-GB" w:bidi="ar-SA"/>
              </w:rPr>
              <w:t xml:space="preserve"> col=-1 </w:t>
            </w:r>
            <w:r w:rsidRPr="00DF5659">
              <w:rPr>
                <w:rFonts w:ascii="Courier New" w:hAnsi="Courier New" w:cs="Courier New"/>
                <w:color w:val="0000FF"/>
                <w:szCs w:val="20"/>
                <w:lang w:val="en-GB" w:eastAsia="en-GB" w:bidi="ar-SA"/>
              </w:rPr>
              <w:t>And</w:t>
            </w:r>
            <w:r w:rsidRPr="00DF5659">
              <w:rPr>
                <w:rFonts w:ascii="Courier New" w:hAnsi="Courier New" w:cs="Courier New"/>
                <w:color w:val="333333"/>
                <w:szCs w:val="20"/>
                <w:lang w:val="en-GB" w:eastAsia="en-GB" w:bidi="ar-SA"/>
              </w:rPr>
              <w:t xml:space="preserve"> column&lt;&gt;</w:t>
            </w:r>
            <w:r w:rsidRPr="00DF5659">
              <w:rPr>
                <w:rFonts w:ascii="Courier New" w:hAnsi="Courier New" w:cs="Courier New"/>
                <w:color w:val="A31515"/>
                <w:szCs w:val="20"/>
                <w:lang w:val="en-GB" w:eastAsia="en-GB" w:bidi="ar-SA"/>
              </w:rPr>
              <w:t>""</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Then</w:t>
            </w:r>
            <w:r w:rsidRPr="00DF5659">
              <w:rPr>
                <w:rFonts w:ascii="Courier New" w:hAnsi="Courier New" w:cs="Courier New"/>
                <w:color w:val="333333"/>
                <w:szCs w:val="20"/>
                <w:lang w:val="en-GB" w:eastAsia="en-GB" w:bidi="ar-SA"/>
              </w:rPr>
              <w:t xml:space="preserve"> Err.Raise 34589,,</w:t>
            </w:r>
            <w:r w:rsidRPr="00DF5659">
              <w:rPr>
                <w:rFonts w:ascii="Courier New" w:hAnsi="Courier New" w:cs="Courier New"/>
                <w:color w:val="A31515"/>
                <w:szCs w:val="20"/>
                <w:lang w:val="en-GB" w:eastAsia="en-GB" w:bidi="ar-SA"/>
              </w:rPr>
              <w:t>"Column '"</w:t>
            </w:r>
            <w:r w:rsidRPr="00DF5659">
              <w:rPr>
                <w:rFonts w:ascii="Courier New" w:hAnsi="Courier New" w:cs="Courier New"/>
                <w:color w:val="333333"/>
                <w:szCs w:val="20"/>
                <w:lang w:val="en-GB" w:eastAsia="en-GB" w:bidi="ar-SA"/>
              </w:rPr>
              <w:t xml:space="preserve"> &amp; column &amp; </w:t>
            </w:r>
            <w:r w:rsidRPr="00DF5659">
              <w:rPr>
                <w:rFonts w:ascii="Courier New" w:hAnsi="Courier New" w:cs="Courier New"/>
                <w:color w:val="A31515"/>
                <w:szCs w:val="20"/>
                <w:lang w:val="en-GB" w:eastAsia="en-GB" w:bidi="ar-SA"/>
              </w:rPr>
              <w:t>"' does not exist in database '"</w:t>
            </w:r>
            <w:r w:rsidRPr="00DF5659">
              <w:rPr>
                <w:rFonts w:ascii="Courier New" w:hAnsi="Courier New" w:cs="Courier New"/>
                <w:color w:val="333333"/>
                <w:szCs w:val="20"/>
                <w:lang w:val="en-GB" w:eastAsia="en-GB" w:bidi="ar-SA"/>
              </w:rPr>
              <w:t xml:space="preserve"> &amp; dbname &amp; </w:t>
            </w:r>
            <w:r w:rsidRPr="00DF5659">
              <w:rPr>
                <w:rFonts w:ascii="Courier New" w:hAnsi="Courier New" w:cs="Courier New"/>
                <w:color w:val="A31515"/>
                <w:szCs w:val="20"/>
                <w:lang w:val="en-GB" w:eastAsia="en-GB" w:bidi="ar-SA"/>
              </w:rPr>
              <w:t>"'."</w:t>
            </w:r>
          </w:p>
          <w:p w14:paraId="3F9344FB"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r w:rsidRPr="00DF5659">
              <w:rPr>
                <w:rFonts w:ascii="Courier New" w:hAnsi="Courier New" w:cs="Courier New"/>
                <w:color w:val="333333"/>
                <w:szCs w:val="20"/>
                <w:lang w:val="en-GB" w:eastAsia="en-GB" w:bidi="ar-SA"/>
              </w:rPr>
              <w:t xml:space="preserve"> col&lt;&gt;-1 </w:t>
            </w:r>
            <w:r w:rsidRPr="00DF5659">
              <w:rPr>
                <w:rFonts w:ascii="Courier New" w:hAnsi="Courier New" w:cs="Courier New"/>
                <w:color w:val="0000FF"/>
                <w:szCs w:val="20"/>
                <w:lang w:val="en-GB" w:eastAsia="en-GB" w:bidi="ar-SA"/>
              </w:rPr>
              <w:t>Then</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'Force query in this column</w:t>
            </w:r>
          </w:p>
          <w:p w14:paraId="0FCA3777"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c=0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UBound(FieldIDs)</w:t>
            </w:r>
          </w:p>
          <w:p w14:paraId="5BBE8162"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FieldIDs(c)=col</w:t>
            </w:r>
          </w:p>
          <w:p w14:paraId="36766C70"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782AC460"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End</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p>
          <w:p w14:paraId="1BBC7FDA"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Set</w:t>
            </w:r>
            <w:r w:rsidRPr="00DF5659">
              <w:rPr>
                <w:rFonts w:ascii="Courier New" w:hAnsi="Courier New" w:cs="Courier New"/>
                <w:color w:val="333333"/>
                <w:szCs w:val="20"/>
                <w:lang w:val="en-GB" w:eastAsia="en-GB" w:bidi="ar-SA"/>
              </w:rPr>
              <w:t xml:space="preserve"> hits = DB.Search(Fields, FieldIDs, CscEvalMatchQuery, numberHits)</w:t>
            </w:r>
          </w:p>
          <w:p w14:paraId="2981941B"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p>
          <w:p w14:paraId="6B1B9557"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i = 0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hits.Count-1</w:t>
            </w:r>
          </w:p>
          <w:p w14:paraId="1C3D1A07"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r w:rsidRPr="00DF5659">
              <w:rPr>
                <w:rFonts w:ascii="Courier New" w:hAnsi="Courier New" w:cs="Courier New"/>
                <w:color w:val="333333"/>
                <w:szCs w:val="20"/>
                <w:lang w:val="en-GB" w:eastAsia="en-GB" w:bidi="ar-SA"/>
              </w:rPr>
              <w:t xml:space="preserve"> hits(i).Score&gt;= minimimConfidence </w:t>
            </w:r>
            <w:r w:rsidRPr="00DF5659">
              <w:rPr>
                <w:rFonts w:ascii="Courier New" w:hAnsi="Courier New" w:cs="Courier New"/>
                <w:color w:val="0000FF"/>
                <w:szCs w:val="20"/>
                <w:lang w:val="en-GB" w:eastAsia="en-GB" w:bidi="ar-SA"/>
              </w:rPr>
              <w:t>Then</w:t>
            </w:r>
          </w:p>
          <w:p w14:paraId="6F1C35EA"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Set</w:t>
            </w:r>
            <w:r w:rsidRPr="00DF5659">
              <w:rPr>
                <w:rFonts w:ascii="Courier New" w:hAnsi="Courier New" w:cs="Courier New"/>
                <w:color w:val="333333"/>
                <w:szCs w:val="20"/>
                <w:lang w:val="en-GB" w:eastAsia="en-GB" w:bidi="ar-SA"/>
              </w:rPr>
              <w:t xml:space="preserve"> alt= results.Alternatives.Create()</w:t>
            </w:r>
          </w:p>
          <w:p w14:paraId="284D34C4"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alt.Confidence=hits(i).Score</w:t>
            </w:r>
          </w:p>
          <w:p w14:paraId="34EE0644"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lastRenderedPageBreak/>
              <w:t xml:space="preserve">         </w:t>
            </w:r>
            <w:r w:rsidRPr="00DF5659">
              <w:rPr>
                <w:rFonts w:ascii="Courier New" w:hAnsi="Courier New" w:cs="Courier New"/>
                <w:color w:val="0000FF"/>
                <w:szCs w:val="20"/>
                <w:lang w:val="en-GB" w:eastAsia="en-GB" w:bidi="ar-SA"/>
              </w:rPr>
              <w:t>If</w:t>
            </w:r>
            <w:r w:rsidRPr="00DF5659">
              <w:rPr>
                <w:rFonts w:ascii="Courier New" w:hAnsi="Courier New" w:cs="Courier New"/>
                <w:color w:val="333333"/>
                <w:szCs w:val="20"/>
                <w:lang w:val="en-GB" w:eastAsia="en-GB" w:bidi="ar-SA"/>
              </w:rPr>
              <w:t xml:space="preserve"> allColumns </w:t>
            </w:r>
            <w:r w:rsidRPr="00DF5659">
              <w:rPr>
                <w:rFonts w:ascii="Courier New" w:hAnsi="Courier New" w:cs="Courier New"/>
                <w:color w:val="0000FF"/>
                <w:szCs w:val="20"/>
                <w:lang w:val="en-GB" w:eastAsia="en-GB" w:bidi="ar-SA"/>
              </w:rPr>
              <w:t>Then</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'the column is "", so we return all fields</w:t>
            </w:r>
          </w:p>
          <w:p w14:paraId="2A7327FC"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c = 0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DB.FieldCount-1</w:t>
            </w:r>
          </w:p>
          <w:p w14:paraId="1ED1BAC0"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alt.SubFields.Create(DB.FieldName(c))</w:t>
            </w:r>
          </w:p>
          <w:p w14:paraId="6EF6272C"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alt.SubFields(c).Index=c</w:t>
            </w:r>
          </w:p>
          <w:p w14:paraId="7449B180"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alt.SubFields(c).Text=DB.GetRecordData(hits(i).RecID)(c)</w:t>
            </w:r>
          </w:p>
          <w:p w14:paraId="4A2B78B4"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alt.SubFields(c).Confidence=hits(i).Score</w:t>
            </w:r>
          </w:p>
          <w:p w14:paraId="00C27F51"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409AE572"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alt.Text=</w:t>
            </w:r>
            <w:r w:rsidRPr="00DF5659">
              <w:rPr>
                <w:rFonts w:ascii="Courier New" w:hAnsi="Courier New" w:cs="Courier New"/>
                <w:color w:val="A31515"/>
                <w:szCs w:val="20"/>
                <w:lang w:val="en-GB" w:eastAsia="en-GB" w:bidi="ar-SA"/>
              </w:rPr>
              <w:t>""</w:t>
            </w:r>
          </w:p>
          <w:p w14:paraId="116127E6"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Else</w:t>
            </w:r>
          </w:p>
          <w:p w14:paraId="57446D8F"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alt.Text=DB.GetRecordData(hits(i).RecID)(col)</w:t>
            </w:r>
          </w:p>
          <w:p w14:paraId="772BD9F7"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End</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p>
          <w:p w14:paraId="6855E2D2"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End</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p>
          <w:p w14:paraId="41EB8980"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0406CCF8"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Return</w:t>
            </w:r>
            <w:r w:rsidRPr="00DF5659">
              <w:rPr>
                <w:rFonts w:ascii="Courier New" w:hAnsi="Courier New" w:cs="Courier New"/>
                <w:color w:val="333333"/>
                <w:szCs w:val="20"/>
                <w:lang w:val="en-GB" w:eastAsia="en-GB" w:bidi="ar-SA"/>
              </w:rPr>
              <w:t xml:space="preserve"> results</w:t>
            </w:r>
          </w:p>
          <w:p w14:paraId="13F1F4ED" w14:textId="77777777" w:rsidR="005F780A" w:rsidRPr="00DF5659"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0000FF"/>
                <w:szCs w:val="20"/>
                <w:lang w:val="en-GB" w:eastAsia="en-GB" w:bidi="ar-SA"/>
              </w:rPr>
              <w:t>End</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Function</w:t>
            </w:r>
          </w:p>
        </w:tc>
      </w:tr>
    </w:tbl>
    <w:p w14:paraId="7CF2A548" w14:textId="77777777" w:rsidR="0057693E" w:rsidRDefault="005F780A" w:rsidP="001971DC">
      <w:pPr>
        <w:rPr>
          <w:lang w:val="en-AU"/>
        </w:rPr>
      </w:pPr>
      <w:r>
        <w:rPr>
          <w:lang w:val="en-AU"/>
        </w:rPr>
        <w:lastRenderedPageBreak/>
        <w:t>How to Classify by Barcode in Script</w:t>
      </w:r>
      <w:r w:rsidR="0057693E" w:rsidRPr="0057693E">
        <w:rPr>
          <w:rStyle w:val="SubtleReference"/>
        </w:rPr>
        <w:fldChar w:fldCharType="end"/>
      </w:r>
      <w:r w:rsidR="0057693E">
        <w:rPr>
          <w:lang w:val="en-AU"/>
        </w:rPr>
        <w:t xml:space="preserve"> for an example. </w:t>
      </w:r>
    </w:p>
    <w:p w14:paraId="03BBBEE2" w14:textId="77777777" w:rsidR="006A0838" w:rsidRPr="006A0838" w:rsidRDefault="00F93EFE" w:rsidP="006A0838">
      <w:pPr>
        <w:rPr>
          <w:lang w:val="en-AU"/>
        </w:rPr>
      </w:pPr>
      <w:r>
        <w:rPr>
          <w:lang w:val="en-AU"/>
        </w:rPr>
        <w:t xml:space="preserve">and </w:t>
      </w:r>
      <w:r w:rsidRPr="00F93EFE">
        <w:rPr>
          <w:rStyle w:val="SubtleReference"/>
        </w:rPr>
        <w:fldChar w:fldCharType="begin"/>
      </w:r>
      <w:r w:rsidRPr="00F93EFE">
        <w:rPr>
          <w:rStyle w:val="SubtleReference"/>
        </w:rPr>
        <w:instrText xml:space="preserve"> REF _Ref381961101 \h </w:instrText>
      </w:r>
      <w:r>
        <w:rPr>
          <w:rStyle w:val="SubtleReference"/>
        </w:rPr>
        <w:instrText xml:space="preserve"> \* MERGEFORMAT </w:instrText>
      </w:r>
      <w:r w:rsidRPr="00F93EFE">
        <w:rPr>
          <w:rStyle w:val="SubtleReference"/>
        </w:rPr>
      </w:r>
      <w:r w:rsidRPr="00F93EFE">
        <w:rPr>
          <w:rStyle w:val="SubtleReference"/>
        </w:rPr>
        <w:fldChar w:fldCharType="separate"/>
      </w:r>
      <w:r w:rsidR="005F780A" w:rsidRPr="005F780A">
        <w:rPr>
          <w:rStyle w:val="SubtleReference"/>
        </w:rPr>
        <w:t>How to Classi</w:t>
      </w:r>
      <w:r w:rsidR="005F780A">
        <w:rPr>
          <w:rStyle w:val="SubtleReference"/>
        </w:rPr>
        <w:fldChar w:fldCharType="begin"/>
      </w:r>
      <w:r w:rsidR="005F780A" w:rsidRPr="005F780A">
        <w:rPr>
          <w:rStyle w:val="SubtleReference"/>
        </w:rPr>
        <w:instrText xml:space="preserve"> XE "Classification:by region of a page</w:instrText>
      </w:r>
      <w:r w:rsidR="005F780A">
        <w:instrText xml:space="preserve">" </w:instrText>
      </w:r>
      <w:r w:rsidR="005F780A">
        <w:rPr>
          <w:lang w:val="en-AU"/>
        </w:rPr>
        <w:fldChar w:fldCharType="end"/>
      </w:r>
      <w:r w:rsidR="005F780A">
        <w:rPr>
          <w:lang w:val="en-AU"/>
        </w:rPr>
        <w:t>fy by Phrase in a Region on a Document</w:t>
      </w:r>
      <w:r w:rsidRPr="00F93EFE">
        <w:rPr>
          <w:rStyle w:val="SubtleReference"/>
        </w:rPr>
        <w:fldChar w:fldCharType="end"/>
      </w:r>
      <w:r>
        <w:rPr>
          <w:lang w:val="en-AU"/>
        </w:rPr>
        <w:t xml:space="preserve"> for examples.</w:t>
      </w:r>
    </w:p>
    <w:p w14:paraId="5496A42A" w14:textId="77777777" w:rsidR="00E00478" w:rsidRDefault="00E00478" w:rsidP="00E20F1D">
      <w:pPr>
        <w:pStyle w:val="Heading3"/>
        <w:numPr>
          <w:ilvl w:val="0"/>
          <w:numId w:val="39"/>
        </w:numPr>
      </w:pPr>
      <w:bookmarkStart w:id="295" w:name="_Toc382141813"/>
      <w:bookmarkStart w:id="296" w:name="_Toc382142131"/>
      <w:bookmarkStart w:id="297" w:name="_Toc382990283"/>
      <w:bookmarkStart w:id="298" w:name="_Toc386812572"/>
      <w:r>
        <w:t>Classification Locator</w:t>
      </w:r>
      <w:bookmarkEnd w:id="295"/>
      <w:bookmarkEnd w:id="296"/>
      <w:bookmarkEnd w:id="297"/>
      <w:bookmarkEnd w:id="298"/>
    </w:p>
    <w:p w14:paraId="3224C4B6" w14:textId="77777777" w:rsidR="00A4403B" w:rsidRPr="00A4403B" w:rsidRDefault="00A4403B" w:rsidP="00A4403B">
      <w:pPr>
        <w:rPr>
          <w:lang w:val="en-AU"/>
        </w:rPr>
      </w:pPr>
      <w:r>
        <w:rPr>
          <w:lang w:val="en-AU"/>
        </w:rPr>
        <w:t>You can use the Classification Locator to simplify complex classification, by using other KTM projects to classify certain groups of documents, and then use script classification to apply the classification results in the main project</w:t>
      </w:r>
    </w:p>
    <w:p w14:paraId="479B51B5" w14:textId="77777777" w:rsidR="00E00478" w:rsidRDefault="00E00478" w:rsidP="00E20F1D">
      <w:pPr>
        <w:pStyle w:val="Heading3"/>
        <w:numPr>
          <w:ilvl w:val="0"/>
          <w:numId w:val="39"/>
        </w:numPr>
      </w:pPr>
      <w:bookmarkStart w:id="299" w:name="_Toc382141814"/>
      <w:bookmarkStart w:id="300" w:name="_Toc382142132"/>
      <w:bookmarkStart w:id="301" w:name="_Toc382990284"/>
      <w:bookmarkStart w:id="302" w:name="_Toc386812573"/>
      <w:r>
        <w:t>Manual Classification (Document Review &amp; Validation)</w:t>
      </w:r>
      <w:bookmarkEnd w:id="299"/>
      <w:bookmarkEnd w:id="300"/>
      <w:bookmarkEnd w:id="301"/>
      <w:bookmarkEnd w:id="302"/>
    </w:p>
    <w:p w14:paraId="2C9A738F" w14:textId="77777777" w:rsidR="00A4403B" w:rsidRDefault="00A4403B" w:rsidP="00A4403B">
      <w:pPr>
        <w:rPr>
          <w:lang w:val="en-AU"/>
        </w:rPr>
      </w:pPr>
      <w:r>
        <w:rPr>
          <w:lang w:val="en-AU"/>
        </w:rPr>
        <w:t>If documents require a lot of human insight to classify, then just use Document Review to allow the users to classify the documents.</w:t>
      </w:r>
    </w:p>
    <w:p w14:paraId="3C4FF085" w14:textId="77777777" w:rsidR="00A4403B" w:rsidRPr="00A4403B" w:rsidRDefault="00A4403B" w:rsidP="00A4403B">
      <w:pPr>
        <w:rPr>
          <w:lang w:val="en-AU"/>
        </w:rPr>
      </w:pPr>
      <w:r>
        <w:rPr>
          <w:lang w:val="en-AU"/>
        </w:rPr>
        <w:t>Manual Classification in Validation is not good for user productivity and should only be used as a last resort.</w:t>
      </w:r>
    </w:p>
    <w:p w14:paraId="61CAE14D" w14:textId="77777777" w:rsidR="00E00478" w:rsidRDefault="00E00478" w:rsidP="00E20F1D">
      <w:pPr>
        <w:pStyle w:val="Heading3"/>
        <w:numPr>
          <w:ilvl w:val="0"/>
          <w:numId w:val="39"/>
        </w:numPr>
      </w:pPr>
      <w:bookmarkStart w:id="303" w:name="_Toc382141815"/>
      <w:bookmarkStart w:id="304" w:name="_Toc382142133"/>
      <w:bookmarkStart w:id="305" w:name="_Toc382990285"/>
      <w:bookmarkStart w:id="306" w:name="_Toc386812574"/>
      <w:r>
        <w:t>Trainable Document Separation</w:t>
      </w:r>
      <w:bookmarkEnd w:id="303"/>
      <w:bookmarkEnd w:id="304"/>
      <w:bookmarkEnd w:id="305"/>
      <w:bookmarkEnd w:id="306"/>
    </w:p>
    <w:p w14:paraId="3F322FA6" w14:textId="77777777" w:rsidR="00A4403B" w:rsidRPr="00A4403B" w:rsidRDefault="00236155" w:rsidP="00A4403B">
      <w:pPr>
        <w:rPr>
          <w:lang w:val="en-AU"/>
        </w:rPr>
      </w:pPr>
      <w:r>
        <w:rPr>
          <w:lang w:val="en-AU"/>
        </w:rPr>
        <w:t xml:space="preserve">Trainable Document Separation </w:t>
      </w:r>
      <w:r w:rsidR="00FE13F4">
        <w:rPr>
          <w:lang w:val="en-AU"/>
        </w:rPr>
        <w:t xml:space="preserve">requires </w:t>
      </w:r>
      <w:r w:rsidR="00265783">
        <w:rPr>
          <w:lang w:val="en-AU"/>
        </w:rPr>
        <w:t>a great</w:t>
      </w:r>
      <w:r w:rsidR="00FE13F4">
        <w:rPr>
          <w:lang w:val="en-AU"/>
        </w:rPr>
        <w:t xml:space="preserve"> amount of work and skill.</w:t>
      </w:r>
      <w:r w:rsidR="00841DAC">
        <w:rPr>
          <w:lang w:val="en-AU"/>
        </w:rPr>
        <w:t xml:space="preserve"> </w:t>
      </w:r>
      <w:r>
        <w:rPr>
          <w:lang w:val="en-AU"/>
        </w:rPr>
        <w:t xml:space="preserve">You should use </w:t>
      </w:r>
      <w:r w:rsidR="00265783">
        <w:rPr>
          <w:lang w:val="en-AU"/>
        </w:rPr>
        <w:t xml:space="preserve">only </w:t>
      </w:r>
      <w:r w:rsidRPr="00236155">
        <w:rPr>
          <w:b/>
          <w:lang w:val="en-AU"/>
        </w:rPr>
        <w:t>Project Planner</w:t>
      </w:r>
      <w:r>
        <w:rPr>
          <w:lang w:val="en-AU"/>
        </w:rPr>
        <w:t xml:space="preserve"> in KTM5.5 or </w:t>
      </w:r>
      <w:r>
        <w:rPr>
          <w:b/>
          <w:lang w:val="en-AU"/>
        </w:rPr>
        <w:t>Trainable Document Separation</w:t>
      </w:r>
      <w:r w:rsidR="00D22B97">
        <w:rPr>
          <w:lang w:val="en-AU"/>
        </w:rPr>
        <w:t xml:space="preserve"> in KTM6 if y</w:t>
      </w:r>
      <w:r>
        <w:rPr>
          <w:lang w:val="en-AU"/>
        </w:rPr>
        <w:t xml:space="preserve">ou genuinely need </w:t>
      </w:r>
      <w:r w:rsidR="00FE13F4">
        <w:rPr>
          <w:lang w:val="en-AU"/>
        </w:rPr>
        <w:t>to</w:t>
      </w:r>
      <w:r>
        <w:rPr>
          <w:lang w:val="en-AU"/>
        </w:rPr>
        <w:t xml:space="preserve"> classify and separate every document</w:t>
      </w:r>
      <w:r w:rsidR="00FE13F4">
        <w:rPr>
          <w:lang w:val="en-AU"/>
        </w:rPr>
        <w:t xml:space="preserve"> accurately.</w:t>
      </w:r>
      <w:r w:rsidR="00D22B97">
        <w:rPr>
          <w:lang w:val="en-AU"/>
        </w:rPr>
        <w:t xml:space="preserve"> </w:t>
      </w:r>
      <w:r w:rsidR="00A4403B">
        <w:rPr>
          <w:lang w:val="en-AU"/>
        </w:rPr>
        <w:t xml:space="preserve">See </w:t>
      </w:r>
      <w:r w:rsidR="00A4403B" w:rsidRPr="00A4403B">
        <w:rPr>
          <w:rStyle w:val="SubtleReference"/>
        </w:rPr>
        <w:fldChar w:fldCharType="begin"/>
      </w:r>
      <w:r w:rsidR="00A4403B" w:rsidRPr="00A4403B">
        <w:rPr>
          <w:rStyle w:val="SubtleReference"/>
        </w:rPr>
        <w:instrText xml:space="preserve"> REF _Ref381864892 \h  \* MERGEFORMAT </w:instrText>
      </w:r>
      <w:r w:rsidR="00A4403B" w:rsidRPr="00A4403B">
        <w:rPr>
          <w:rStyle w:val="SubtleReference"/>
        </w:rPr>
      </w:r>
      <w:r w:rsidR="00A4403B" w:rsidRPr="00A4403B">
        <w:rPr>
          <w:rStyle w:val="SubtleReference"/>
        </w:rPr>
        <w:fldChar w:fldCharType="separate"/>
      </w:r>
      <w:r w:rsidR="005F780A" w:rsidRPr="005F780A">
        <w:rPr>
          <w:rStyle w:val="SubtleReference"/>
        </w:rPr>
        <w:t>Trainable Document Separation</w:t>
      </w:r>
      <w:r w:rsidR="005F780A">
        <w:rPr>
          <w:rStyle w:val="SubtleReference"/>
        </w:rPr>
        <w:fldChar w:fldCharType="begin"/>
      </w:r>
      <w:r w:rsidR="005F780A" w:rsidRPr="005F780A">
        <w:rPr>
          <w:rStyle w:val="SubtleReference"/>
        </w:rPr>
        <w:instrText xml:space="preserve"> XE </w:instrText>
      </w:r>
      <w:r w:rsidR="005F780A">
        <w:instrText>"</w:instrText>
      </w:r>
      <w:r w:rsidR="005F780A" w:rsidRPr="00A64640">
        <w:instrText>Trainable Document Separation</w:instrText>
      </w:r>
      <w:r w:rsidR="005F780A">
        <w:instrText xml:space="preserve">" </w:instrText>
      </w:r>
      <w:r w:rsidR="005F780A">
        <w:fldChar w:fldCharType="end"/>
      </w:r>
      <w:r w:rsidR="005F780A">
        <w:t xml:space="preserve"> (TDS)</w:t>
      </w:r>
      <w:r w:rsidR="00A4403B" w:rsidRPr="00A4403B">
        <w:rPr>
          <w:rStyle w:val="SubtleReference"/>
        </w:rPr>
        <w:fldChar w:fldCharType="end"/>
      </w:r>
    </w:p>
    <w:p w14:paraId="035AC3A2" w14:textId="77777777" w:rsidR="00236155" w:rsidRDefault="00236155" w:rsidP="00236155">
      <w:pPr>
        <w:pStyle w:val="Heading2"/>
        <w:rPr>
          <w:lang w:val="en-AU"/>
        </w:rPr>
      </w:pPr>
      <w:bookmarkStart w:id="307" w:name="_Toc382141817"/>
      <w:bookmarkStart w:id="308" w:name="_Toc382142135"/>
      <w:bookmarkStart w:id="309" w:name="_Toc382990286"/>
      <w:bookmarkStart w:id="310" w:name="_Toc386812575"/>
      <w:r>
        <w:rPr>
          <w:lang w:val="en-AU"/>
        </w:rPr>
        <w:t>Classification Tips</w:t>
      </w:r>
      <w:bookmarkEnd w:id="307"/>
      <w:bookmarkEnd w:id="308"/>
      <w:bookmarkEnd w:id="309"/>
      <w:bookmarkEnd w:id="310"/>
    </w:p>
    <w:p w14:paraId="4C0FC68A" w14:textId="77777777" w:rsidR="0057693E" w:rsidRDefault="0057693E" w:rsidP="003B47FA">
      <w:pPr>
        <w:pStyle w:val="Heading3"/>
      </w:pPr>
      <w:bookmarkStart w:id="311" w:name="_Toc386812576"/>
      <w:bookmarkStart w:id="312" w:name="_Toc382990287"/>
      <w:r>
        <w:t>How many documents should I train for Classification?</w:t>
      </w:r>
      <w:bookmarkEnd w:id="311"/>
    </w:p>
    <w:p w14:paraId="144067D0" w14:textId="77777777" w:rsidR="0057693E" w:rsidRDefault="0057693E" w:rsidP="0057693E">
      <w:r>
        <w:t>You should train as few documents as possible for each class to keep your training sets small, fast and controllable.</w:t>
      </w:r>
    </w:p>
    <w:p w14:paraId="05DB5B93" w14:textId="77777777" w:rsidR="0057693E" w:rsidRDefault="0057693E" w:rsidP="0057693E">
      <w:r>
        <w:t>Use the following technique to find the best training documents for a class. This technique guarantees to find the fewest number of documents that account for the greatest variation amongst your samples</w:t>
      </w:r>
    </w:p>
    <w:p w14:paraId="4B54D50B" w14:textId="77777777" w:rsidR="0057693E" w:rsidRDefault="0057693E" w:rsidP="00E20F1D">
      <w:pPr>
        <w:pStyle w:val="ListParagraph"/>
        <w:numPr>
          <w:ilvl w:val="0"/>
          <w:numId w:val="64"/>
        </w:numPr>
      </w:pPr>
      <w:r>
        <w:t>Pick a document which is clean, has excellent OCR and looks like lots of others in the class. Add it to the training set.</w:t>
      </w:r>
    </w:p>
    <w:p w14:paraId="107DDB25" w14:textId="77777777" w:rsidR="0057693E" w:rsidRDefault="0057693E" w:rsidP="00E20F1D">
      <w:pPr>
        <w:pStyle w:val="ListParagraph"/>
        <w:numPr>
          <w:ilvl w:val="0"/>
          <w:numId w:val="64"/>
        </w:numPr>
      </w:pPr>
      <w:r>
        <w:t>Train the project.</w:t>
      </w:r>
    </w:p>
    <w:p w14:paraId="474CCD3E" w14:textId="77777777" w:rsidR="0057693E" w:rsidRDefault="0057693E" w:rsidP="00E20F1D">
      <w:pPr>
        <w:pStyle w:val="ListParagraph"/>
        <w:numPr>
          <w:ilvl w:val="0"/>
          <w:numId w:val="64"/>
        </w:numPr>
      </w:pPr>
      <w:r>
        <w:t>Classify all the documents from that class and sort the documents by classification score.</w:t>
      </w:r>
    </w:p>
    <w:p w14:paraId="686AA334" w14:textId="77777777" w:rsidR="0057693E" w:rsidRDefault="0057693E" w:rsidP="00E20F1D">
      <w:pPr>
        <w:pStyle w:val="ListParagraph"/>
        <w:numPr>
          <w:ilvl w:val="0"/>
          <w:numId w:val="64"/>
        </w:numPr>
      </w:pPr>
      <w:r>
        <w:t xml:space="preserve">Pick the document with the </w:t>
      </w:r>
      <w:r>
        <w:rPr>
          <w:b/>
        </w:rPr>
        <w:t>worst</w:t>
      </w:r>
      <w:r>
        <w:t xml:space="preserve"> score and add it to the training set.</w:t>
      </w:r>
    </w:p>
    <w:p w14:paraId="5E04005E" w14:textId="77777777" w:rsidR="0057693E" w:rsidRDefault="0057693E" w:rsidP="00E20F1D">
      <w:pPr>
        <w:pStyle w:val="ListParagraph"/>
        <w:numPr>
          <w:ilvl w:val="0"/>
          <w:numId w:val="64"/>
        </w:numPr>
      </w:pPr>
      <w:r>
        <w:t>Repeat steps 2-4 until all of the documents have “good” (80% or more) classification confidence</w:t>
      </w:r>
      <w:r w:rsidR="00C44333">
        <w:t>.</w:t>
      </w:r>
    </w:p>
    <w:p w14:paraId="5A8F075D" w14:textId="77777777" w:rsidR="00236155" w:rsidRDefault="00A0232E" w:rsidP="003B47FA">
      <w:pPr>
        <w:pStyle w:val="Heading3"/>
      </w:pPr>
      <w:bookmarkStart w:id="313" w:name="_Toc386812577"/>
      <w:r>
        <w:lastRenderedPageBreak/>
        <w:t xml:space="preserve">Customer </w:t>
      </w:r>
      <w:bookmarkStart w:id="314" w:name="_Toc382141818"/>
      <w:bookmarkStart w:id="315" w:name="_Toc382142136"/>
      <w:r w:rsidR="00236155">
        <w:t xml:space="preserve">Classification is not </w:t>
      </w:r>
      <w:r w:rsidR="00F0510E">
        <w:t xml:space="preserve">always </w:t>
      </w:r>
      <w:r>
        <w:t xml:space="preserve">KTM </w:t>
      </w:r>
      <w:r w:rsidR="00236155">
        <w:t>Classification</w:t>
      </w:r>
      <w:bookmarkEnd w:id="312"/>
      <w:bookmarkEnd w:id="313"/>
      <w:bookmarkEnd w:id="314"/>
      <w:bookmarkEnd w:id="315"/>
    </w:p>
    <w:p w14:paraId="3C1A663C" w14:textId="77777777" w:rsidR="00236155" w:rsidRDefault="00236155" w:rsidP="00451F97">
      <w:pPr>
        <w:keepNext/>
        <w:rPr>
          <w:lang w:val="en-AU"/>
        </w:rPr>
      </w:pPr>
      <w:r>
        <w:rPr>
          <w:lang w:val="en-AU"/>
        </w:rPr>
        <w:t xml:space="preserve">Your customer might have a way of classifying documents that are logical to them, based on </w:t>
      </w:r>
      <w:r w:rsidRPr="00D22B97">
        <w:rPr>
          <w:lang w:val="en-AU"/>
        </w:rPr>
        <w:t>what the documents mean</w:t>
      </w:r>
      <w:r>
        <w:rPr>
          <w:lang w:val="en-AU"/>
        </w:rPr>
        <w:t xml:space="preserve">. In Kofax Transformation, however, you need to classify documents based on </w:t>
      </w:r>
      <w:r w:rsidRPr="00D22B97">
        <w:rPr>
          <w:lang w:val="en-AU"/>
        </w:rPr>
        <w:t>how they look</w:t>
      </w:r>
      <w:r>
        <w:rPr>
          <w:lang w:val="en-AU"/>
        </w:rPr>
        <w:t xml:space="preserve"> and what </w:t>
      </w:r>
      <w:r w:rsidRPr="00D22B97">
        <w:rPr>
          <w:lang w:val="en-AU"/>
        </w:rPr>
        <w:t>phrases are used.</w:t>
      </w:r>
      <w:r>
        <w:rPr>
          <w:b/>
          <w:lang w:val="en-AU"/>
        </w:rPr>
        <w:t xml:space="preserve"> </w:t>
      </w:r>
      <w:r>
        <w:rPr>
          <w:lang w:val="en-AU"/>
        </w:rPr>
        <w:t xml:space="preserve">These </w:t>
      </w:r>
      <w:r w:rsidR="00265783">
        <w:rPr>
          <w:lang w:val="en-AU"/>
        </w:rPr>
        <w:t>might</w:t>
      </w:r>
      <w:r w:rsidR="00F0510E">
        <w:rPr>
          <w:lang w:val="en-AU"/>
        </w:rPr>
        <w:t xml:space="preserve"> be very different. Use class redirection to move a classified document to a completely different place in the classification tree.</w:t>
      </w:r>
    </w:p>
    <w:p w14:paraId="5BD0D167" w14:textId="77777777" w:rsidR="00236155" w:rsidRDefault="004825D7" w:rsidP="00F13805">
      <w:pPr>
        <w:rPr>
          <w:lang w:val="en-AU"/>
        </w:rPr>
      </w:pPr>
      <w:r>
        <w:rPr>
          <w:noProof/>
          <w:lang w:bidi="ar-SA"/>
        </w:rPr>
        <w:drawing>
          <wp:inline distT="0" distB="0" distL="0" distR="0" wp14:anchorId="331F04D5" wp14:editId="4809292F">
            <wp:extent cx="2543175" cy="323850"/>
            <wp:effectExtent l="19050" t="19050" r="28575" b="19050"/>
            <wp:docPr id="38933" name="Picture 38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543175" cy="323850"/>
                    </a:xfrm>
                    <a:prstGeom prst="rect">
                      <a:avLst/>
                    </a:prstGeom>
                    <a:ln>
                      <a:solidFill>
                        <a:schemeClr val="accent1"/>
                      </a:solidFill>
                    </a:ln>
                    <a:effectLst/>
                  </pic:spPr>
                </pic:pic>
              </a:graphicData>
            </a:graphic>
          </wp:inline>
        </w:drawing>
      </w:r>
    </w:p>
    <w:p w14:paraId="74FE52CD" w14:textId="77777777" w:rsidR="00236155" w:rsidRDefault="00236155" w:rsidP="003B47FA">
      <w:pPr>
        <w:pStyle w:val="Heading3"/>
      </w:pPr>
      <w:bookmarkStart w:id="316" w:name="_Toc382141819"/>
      <w:bookmarkStart w:id="317" w:name="_Toc382142137"/>
      <w:bookmarkStart w:id="318" w:name="_Toc382990288"/>
      <w:bookmarkStart w:id="319" w:name="_Toc386812578"/>
      <w:r>
        <w:t>Divide and Conquer</w:t>
      </w:r>
      <w:bookmarkEnd w:id="316"/>
      <w:bookmarkEnd w:id="317"/>
      <w:bookmarkEnd w:id="318"/>
      <w:bookmarkEnd w:id="319"/>
      <w:r w:rsidR="005F1213">
        <w:fldChar w:fldCharType="begin"/>
      </w:r>
      <w:r w:rsidR="005F1213">
        <w:instrText xml:space="preserve"> XE "</w:instrText>
      </w:r>
      <w:r w:rsidR="005F1213" w:rsidRPr="00A64640">
        <w:instrText>Divide and Conquer</w:instrText>
      </w:r>
      <w:r w:rsidR="005F1213">
        <w:instrText xml:space="preserve">" </w:instrText>
      </w:r>
      <w:r w:rsidR="005F1213">
        <w:fldChar w:fldCharType="end"/>
      </w:r>
    </w:p>
    <w:p w14:paraId="5BBB8260" w14:textId="77777777" w:rsidR="00236155" w:rsidRDefault="00FE13F4" w:rsidP="00236155">
      <w:pPr>
        <w:rPr>
          <w:lang w:val="en-AU"/>
        </w:rPr>
      </w:pPr>
      <w:r>
        <w:rPr>
          <w:lang w:val="en-AU"/>
        </w:rPr>
        <w:t xml:space="preserve">Some pages </w:t>
      </w:r>
      <w:r w:rsidR="00265783">
        <w:rPr>
          <w:lang w:val="en-AU"/>
        </w:rPr>
        <w:t>might</w:t>
      </w:r>
      <w:r>
        <w:rPr>
          <w:lang w:val="en-AU"/>
        </w:rPr>
        <w:t xml:space="preserve"> appear in multiple documents, perhaps as a last page of one document and a middle page of another document. Perhaps some pages are just attachments to a previous document. </w:t>
      </w:r>
      <w:r w:rsidRPr="00F13805">
        <w:rPr>
          <w:lang w:val="en-AU"/>
        </w:rPr>
        <w:t xml:space="preserve">Classify </w:t>
      </w:r>
      <w:r w:rsidR="007C264A" w:rsidRPr="00F13805">
        <w:rPr>
          <w:lang w:val="en-AU"/>
        </w:rPr>
        <w:t xml:space="preserve">each </w:t>
      </w:r>
      <w:r w:rsidRPr="00F13805">
        <w:rPr>
          <w:lang w:val="en-AU"/>
        </w:rPr>
        <w:t xml:space="preserve">as </w:t>
      </w:r>
      <w:r w:rsidR="004F713B">
        <w:rPr>
          <w:b/>
          <w:lang w:val="en-AU"/>
        </w:rPr>
        <w:t>separate</w:t>
      </w:r>
      <w:r w:rsidR="004F713B" w:rsidRPr="00F13805">
        <w:rPr>
          <w:lang w:val="en-AU"/>
        </w:rPr>
        <w:t xml:space="preserve"> </w:t>
      </w:r>
      <w:r w:rsidRPr="00F13805">
        <w:rPr>
          <w:lang w:val="en-AU"/>
        </w:rPr>
        <w:t>document</w:t>
      </w:r>
      <w:r>
        <w:rPr>
          <w:lang w:val="en-AU"/>
        </w:rPr>
        <w:t>, and after classification has been performed</w:t>
      </w:r>
      <w:r w:rsidR="00265783">
        <w:rPr>
          <w:lang w:val="en-AU"/>
        </w:rPr>
        <w:t>,</w:t>
      </w:r>
      <w:r>
        <w:rPr>
          <w:lang w:val="en-AU"/>
        </w:rPr>
        <w:t xml:space="preserve"> </w:t>
      </w:r>
      <w:r w:rsidR="0080778B">
        <w:rPr>
          <w:lang w:val="en-AU"/>
        </w:rPr>
        <w:t>merge the document parts</w:t>
      </w:r>
      <w:r>
        <w:rPr>
          <w:lang w:val="en-AU"/>
        </w:rPr>
        <w:t xml:space="preserve"> back together again in the </w:t>
      </w:r>
      <w:r w:rsidRPr="00F13805">
        <w:rPr>
          <w:lang w:val="en-AU"/>
        </w:rPr>
        <w:t>Batch_Close</w:t>
      </w:r>
      <w:r w:rsidR="00264CF6">
        <w:rPr>
          <w:lang w:val="en-AU"/>
        </w:rPr>
        <w:t xml:space="preserve"> event in KTM Server</w:t>
      </w:r>
      <w:r w:rsidR="008E5D27">
        <w:rPr>
          <w:lang w:val="en-AU"/>
        </w:rPr>
        <w:t>.</w:t>
      </w:r>
    </w:p>
    <w:p w14:paraId="4385791D" w14:textId="77777777" w:rsidR="00F0510E" w:rsidRDefault="00F0510E" w:rsidP="003B47FA">
      <w:pPr>
        <w:pStyle w:val="Heading3"/>
      </w:pPr>
      <w:bookmarkStart w:id="320" w:name="_Toc382141820"/>
      <w:bookmarkStart w:id="321" w:name="_Toc382142138"/>
      <w:bookmarkStart w:id="322" w:name="_Toc382990289"/>
      <w:bookmarkStart w:id="323" w:name="_Toc386812579"/>
      <w:r>
        <w:t>Find and Filter</w:t>
      </w:r>
      <w:bookmarkEnd w:id="320"/>
      <w:bookmarkEnd w:id="321"/>
      <w:bookmarkEnd w:id="322"/>
      <w:bookmarkEnd w:id="323"/>
      <w:r w:rsidR="005F1213">
        <w:fldChar w:fldCharType="begin"/>
      </w:r>
      <w:r w:rsidR="005F1213">
        <w:instrText xml:space="preserve"> XE "</w:instrText>
      </w:r>
      <w:r w:rsidR="005F1213" w:rsidRPr="00A64640">
        <w:instrText>Find and Filter</w:instrText>
      </w:r>
      <w:r w:rsidR="005F1213">
        <w:instrText xml:space="preserve">" </w:instrText>
      </w:r>
      <w:r w:rsidR="005F1213">
        <w:fldChar w:fldCharType="end"/>
      </w:r>
    </w:p>
    <w:p w14:paraId="72841803" w14:textId="77777777" w:rsidR="00F0510E" w:rsidRPr="00F0510E" w:rsidRDefault="00F0510E" w:rsidP="00F0510E">
      <w:pPr>
        <w:rPr>
          <w:lang w:val="en-AU"/>
        </w:rPr>
      </w:pPr>
      <w:r>
        <w:rPr>
          <w:lang w:val="en-AU"/>
        </w:rPr>
        <w:t xml:space="preserve">You </w:t>
      </w:r>
      <w:r w:rsidR="003B68CE">
        <w:rPr>
          <w:lang w:val="en-AU"/>
        </w:rPr>
        <w:t>might</w:t>
      </w:r>
      <w:r>
        <w:rPr>
          <w:lang w:val="en-AU"/>
        </w:rPr>
        <w:t xml:space="preserve"> find that some of your documents misclassify and </w:t>
      </w:r>
      <w:r w:rsidR="003B68CE">
        <w:rPr>
          <w:lang w:val="en-AU"/>
        </w:rPr>
        <w:t xml:space="preserve">that </w:t>
      </w:r>
      <w:r>
        <w:rPr>
          <w:lang w:val="en-AU"/>
        </w:rPr>
        <w:t>any effort to classify them correctly lead</w:t>
      </w:r>
      <w:r w:rsidR="003B68CE">
        <w:rPr>
          <w:lang w:val="en-AU"/>
        </w:rPr>
        <w:t>s</w:t>
      </w:r>
      <w:r>
        <w:rPr>
          <w:lang w:val="en-AU"/>
        </w:rPr>
        <w:t xml:space="preserve"> to an instable classification system. Let the documents be misclassified, and then in the </w:t>
      </w:r>
      <w:r w:rsidRPr="00F13805">
        <w:rPr>
          <w:lang w:val="en-AU"/>
        </w:rPr>
        <w:t>Document_AfterClassify</w:t>
      </w:r>
      <w:r>
        <w:rPr>
          <w:lang w:val="en-AU"/>
        </w:rPr>
        <w:t xml:space="preserve"> </w:t>
      </w:r>
      <w:r w:rsidR="00F13805">
        <w:rPr>
          <w:lang w:val="en-AU"/>
        </w:rPr>
        <w:t xml:space="preserve">use the </w:t>
      </w:r>
      <w:r w:rsidRPr="00F13805">
        <w:rPr>
          <w:lang w:val="en-AU"/>
        </w:rPr>
        <w:t>CSCDocument.Reclassify(,</w:t>
      </w:r>
      <w:r w:rsidRPr="00F0510E">
        <w:rPr>
          <w:b/>
          <w:lang w:val="en-AU"/>
        </w:rPr>
        <w:t>)</w:t>
      </w:r>
      <w:r>
        <w:rPr>
          <w:lang w:val="en-AU"/>
        </w:rPr>
        <w:t xml:space="preserve"> method to </w:t>
      </w:r>
      <w:r w:rsidR="00F13805">
        <w:rPr>
          <w:lang w:val="en-AU"/>
        </w:rPr>
        <w:t>reclassify the documents.</w:t>
      </w:r>
    </w:p>
    <w:p w14:paraId="509A1A0F" w14:textId="77777777" w:rsidR="00291F2E" w:rsidRDefault="00E1769C" w:rsidP="007123E4">
      <w:pPr>
        <w:pStyle w:val="Heading1"/>
        <w:rPr>
          <w:lang w:val="en-AU"/>
        </w:rPr>
      </w:pPr>
      <w:bookmarkStart w:id="324" w:name="_Toc382141821"/>
      <w:bookmarkStart w:id="325" w:name="_Toc382142139"/>
      <w:bookmarkStart w:id="326" w:name="_Toc382990290"/>
      <w:bookmarkStart w:id="327" w:name="_Toc386812580"/>
      <w:r>
        <w:rPr>
          <w:lang w:val="en-AU"/>
        </w:rPr>
        <w:t xml:space="preserve">Document </w:t>
      </w:r>
      <w:r w:rsidR="00291F2E">
        <w:rPr>
          <w:lang w:val="en-AU"/>
        </w:rPr>
        <w:t>Separation</w:t>
      </w:r>
      <w:bookmarkEnd w:id="324"/>
      <w:bookmarkEnd w:id="325"/>
      <w:bookmarkEnd w:id="326"/>
      <w:bookmarkEnd w:id="327"/>
      <w:r w:rsidR="005F1213">
        <w:rPr>
          <w:lang w:val="en-AU"/>
        </w:rPr>
        <w:fldChar w:fldCharType="begin"/>
      </w:r>
      <w:r w:rsidR="005F1213">
        <w:instrText xml:space="preserve"> XE "</w:instrText>
      </w:r>
      <w:r w:rsidR="005F1213" w:rsidRPr="00A64640">
        <w:rPr>
          <w:lang w:val="en-AU"/>
        </w:rPr>
        <w:instrText>Document Separation</w:instrText>
      </w:r>
      <w:r w:rsidR="005F1213">
        <w:instrText xml:space="preserve">" </w:instrText>
      </w:r>
      <w:r w:rsidR="005F1213">
        <w:rPr>
          <w:lang w:val="en-AU"/>
        </w:rPr>
        <w:fldChar w:fldCharType="end"/>
      </w:r>
    </w:p>
    <w:p w14:paraId="42E68BBD" w14:textId="77777777" w:rsidR="00291F2E" w:rsidRDefault="00E1769C" w:rsidP="00291F2E">
      <w:pPr>
        <w:rPr>
          <w:lang w:val="en-AU"/>
        </w:rPr>
      </w:pPr>
      <w:r>
        <w:rPr>
          <w:lang w:val="en-AU"/>
        </w:rPr>
        <w:t>Kofax Transformation classifies individual pages and then separates them into documents.</w:t>
      </w:r>
    </w:p>
    <w:p w14:paraId="218BA6C8" w14:textId="77777777" w:rsidR="00E1769C" w:rsidRPr="00291F2E" w:rsidRDefault="00E1769C" w:rsidP="00291F2E">
      <w:pPr>
        <w:rPr>
          <w:lang w:val="en-AU"/>
        </w:rPr>
      </w:pPr>
      <w:r>
        <w:rPr>
          <w:lang w:val="en-AU"/>
        </w:rPr>
        <w:t xml:space="preserve">There are </w:t>
      </w:r>
      <w:r w:rsidR="003B68CE">
        <w:rPr>
          <w:lang w:val="en-AU"/>
        </w:rPr>
        <w:t>seven</w:t>
      </w:r>
      <w:r>
        <w:rPr>
          <w:lang w:val="en-AU"/>
        </w:rPr>
        <w:t xml:space="preserve"> different ways of separating documents – each method is valid in different scenarios.</w:t>
      </w:r>
    </w:p>
    <w:p w14:paraId="058A0753" w14:textId="77777777" w:rsidR="00E1769C" w:rsidRDefault="007B547A" w:rsidP="00E20F1D">
      <w:pPr>
        <w:pStyle w:val="Heading2"/>
        <w:numPr>
          <w:ilvl w:val="0"/>
          <w:numId w:val="44"/>
        </w:numPr>
        <w:ind w:left="0" w:firstLine="0"/>
        <w:rPr>
          <w:lang w:val="en-AU"/>
        </w:rPr>
      </w:pPr>
      <w:bookmarkStart w:id="328" w:name="_Toc382141822"/>
      <w:bookmarkStart w:id="329" w:name="_Toc382142140"/>
      <w:bookmarkStart w:id="330" w:name="_Toc382990291"/>
      <w:bookmarkStart w:id="331" w:name="_Toc386812581"/>
      <w:r>
        <w:rPr>
          <w:lang w:val="en-AU"/>
        </w:rPr>
        <w:t>Use Barcode Stickers</w:t>
      </w:r>
      <w:bookmarkEnd w:id="328"/>
      <w:bookmarkEnd w:id="329"/>
      <w:bookmarkEnd w:id="330"/>
      <w:bookmarkEnd w:id="331"/>
    </w:p>
    <w:p w14:paraId="1B47A544" w14:textId="77777777" w:rsidR="00E1769C" w:rsidRPr="00E1769C" w:rsidRDefault="00E1769C" w:rsidP="00E1769C">
      <w:pPr>
        <w:rPr>
          <w:lang w:val="en-AU"/>
        </w:rPr>
      </w:pPr>
      <w:r>
        <w:rPr>
          <w:lang w:val="en-AU"/>
        </w:rPr>
        <w:t>This is s</w:t>
      </w:r>
      <w:r w:rsidRPr="00E1769C">
        <w:rPr>
          <w:lang w:val="en-AU"/>
        </w:rPr>
        <w:t>imply the best method</w:t>
      </w:r>
      <w:r>
        <w:rPr>
          <w:lang w:val="en-AU"/>
        </w:rPr>
        <w:t xml:space="preserve"> – fastest, cheapest</w:t>
      </w:r>
      <w:r w:rsidR="003B68CE">
        <w:rPr>
          <w:lang w:val="en-AU"/>
        </w:rPr>
        <w:t>,</w:t>
      </w:r>
      <w:r>
        <w:rPr>
          <w:lang w:val="en-AU"/>
        </w:rPr>
        <w:t xml:space="preserve"> and safest in most scanning scenarios,</w:t>
      </w:r>
    </w:p>
    <w:p w14:paraId="269BD854" w14:textId="77777777" w:rsidR="00E1769C" w:rsidRDefault="00E1769C" w:rsidP="00E1769C">
      <w:pPr>
        <w:rPr>
          <w:lang w:val="en-AU"/>
        </w:rPr>
      </w:pPr>
      <w:r>
        <w:rPr>
          <w:lang w:val="en-AU"/>
        </w:rPr>
        <w:t>Every document has its own unique ID f</w:t>
      </w:r>
      <w:r w:rsidR="003B68CE">
        <w:rPr>
          <w:lang w:val="en-AU"/>
        </w:rPr>
        <w:t>r</w:t>
      </w:r>
      <w:r>
        <w:rPr>
          <w:lang w:val="en-AU"/>
        </w:rPr>
        <w:t>om the barcode value. Invoices and most other documents hav</w:t>
      </w:r>
      <w:r w:rsidR="003B68CE">
        <w:rPr>
          <w:lang w:val="en-AU"/>
        </w:rPr>
        <w:t>e</w:t>
      </w:r>
      <w:r>
        <w:rPr>
          <w:lang w:val="en-AU"/>
        </w:rPr>
        <w:t xml:space="preserve"> some white space somewhere on the page where you can stick a barcode. For the very rare cases where that is not the case, stick the barcode on the back of the </w:t>
      </w:r>
      <w:r w:rsidR="00396D1D">
        <w:rPr>
          <w:lang w:val="en-AU"/>
        </w:rPr>
        <w:t xml:space="preserve">document </w:t>
      </w:r>
      <w:r>
        <w:rPr>
          <w:lang w:val="en-AU"/>
        </w:rPr>
        <w:t xml:space="preserve">and scan the </w:t>
      </w:r>
      <w:r w:rsidR="00396D1D">
        <w:rPr>
          <w:lang w:val="en-AU"/>
        </w:rPr>
        <w:t xml:space="preserve">document </w:t>
      </w:r>
      <w:r>
        <w:rPr>
          <w:lang w:val="en-AU"/>
        </w:rPr>
        <w:t xml:space="preserve">upside down, or stick the barcode on a </w:t>
      </w:r>
      <w:r w:rsidR="00396D1D">
        <w:rPr>
          <w:lang w:val="en-AU"/>
        </w:rPr>
        <w:t xml:space="preserve">separate </w:t>
      </w:r>
      <w:r>
        <w:rPr>
          <w:lang w:val="en-AU"/>
        </w:rPr>
        <w:t xml:space="preserve">piece of </w:t>
      </w:r>
      <w:r w:rsidR="003B68CE">
        <w:rPr>
          <w:lang w:val="en-AU"/>
        </w:rPr>
        <w:t>white</w:t>
      </w:r>
      <w:r>
        <w:rPr>
          <w:lang w:val="en-AU"/>
        </w:rPr>
        <w:t xml:space="preserve"> paper as a cover sheet.</w:t>
      </w:r>
    </w:p>
    <w:p w14:paraId="43C6D1F4" w14:textId="77777777" w:rsidR="00E1769C" w:rsidRDefault="00E1769C" w:rsidP="00E1769C">
      <w:pPr>
        <w:rPr>
          <w:lang w:val="en-AU"/>
        </w:rPr>
      </w:pPr>
      <w:r>
        <w:rPr>
          <w:lang w:val="en-AU"/>
        </w:rPr>
        <w:t>Th</w:t>
      </w:r>
      <w:r w:rsidR="00396D1D">
        <w:rPr>
          <w:lang w:val="en-AU"/>
        </w:rPr>
        <w:t>e</w:t>
      </w:r>
      <w:r>
        <w:rPr>
          <w:lang w:val="en-AU"/>
        </w:rPr>
        <w:t xml:space="preserve"> </w:t>
      </w:r>
      <w:r w:rsidR="00396D1D">
        <w:rPr>
          <w:lang w:val="en-AU"/>
        </w:rPr>
        <w:t xml:space="preserve">paper document </w:t>
      </w:r>
      <w:r>
        <w:rPr>
          <w:lang w:val="en-AU"/>
        </w:rPr>
        <w:t xml:space="preserve">is </w:t>
      </w:r>
      <w:r w:rsidR="00396D1D">
        <w:rPr>
          <w:lang w:val="en-AU"/>
        </w:rPr>
        <w:t xml:space="preserve">then easy to find </w:t>
      </w:r>
      <w:r>
        <w:rPr>
          <w:lang w:val="en-AU"/>
        </w:rPr>
        <w:t>in the archive-box</w:t>
      </w:r>
      <w:r w:rsidR="003B68CE">
        <w:rPr>
          <w:lang w:val="en-AU"/>
        </w:rPr>
        <w:t>. E</w:t>
      </w:r>
      <w:r>
        <w:rPr>
          <w:lang w:val="en-AU"/>
        </w:rPr>
        <w:t>asy because the barcodes are unique and increasing.</w:t>
      </w:r>
    </w:p>
    <w:p w14:paraId="3D714366" w14:textId="77777777" w:rsidR="00E1769C" w:rsidRDefault="00396D1D" w:rsidP="00E1769C">
      <w:pPr>
        <w:rPr>
          <w:lang w:val="en-AU"/>
        </w:rPr>
      </w:pPr>
      <w:r>
        <w:rPr>
          <w:lang w:val="en-AU"/>
        </w:rPr>
        <w:t xml:space="preserve">During document preparation, each document </w:t>
      </w:r>
      <w:r w:rsidR="00E1769C">
        <w:rPr>
          <w:lang w:val="en-AU"/>
        </w:rPr>
        <w:t xml:space="preserve">needs unfolding, </w:t>
      </w:r>
      <w:r>
        <w:rPr>
          <w:lang w:val="en-AU"/>
        </w:rPr>
        <w:t>un</w:t>
      </w:r>
      <w:r w:rsidR="00E1769C">
        <w:rPr>
          <w:lang w:val="en-AU"/>
        </w:rPr>
        <w:t>stapling, removal of advertising</w:t>
      </w:r>
      <w:r w:rsidR="003B68CE">
        <w:rPr>
          <w:lang w:val="en-AU"/>
        </w:rPr>
        <w:t>,</w:t>
      </w:r>
      <w:r w:rsidR="00E1769C">
        <w:rPr>
          <w:lang w:val="en-AU"/>
        </w:rPr>
        <w:t xml:space="preserve"> and perhaps page sorting.</w:t>
      </w:r>
      <w:r>
        <w:rPr>
          <w:lang w:val="en-AU"/>
        </w:rPr>
        <w:t xml:space="preserve"> </w:t>
      </w:r>
      <w:r w:rsidR="00E1769C">
        <w:rPr>
          <w:lang w:val="en-AU"/>
        </w:rPr>
        <w:t xml:space="preserve">This paper handling stage requires </w:t>
      </w:r>
      <w:r w:rsidR="003B68CE">
        <w:rPr>
          <w:lang w:val="en-AU"/>
        </w:rPr>
        <w:t>a</w:t>
      </w:r>
      <w:r w:rsidR="00E1769C">
        <w:rPr>
          <w:lang w:val="en-AU"/>
        </w:rPr>
        <w:t xml:space="preserve"> minimum </w:t>
      </w:r>
      <w:r w:rsidR="003B68CE">
        <w:rPr>
          <w:lang w:val="en-AU"/>
        </w:rPr>
        <w:t>of two to five</w:t>
      </w:r>
      <w:r w:rsidR="00E1769C">
        <w:rPr>
          <w:lang w:val="en-AU"/>
        </w:rPr>
        <w:t xml:space="preserve"> seconds and the effort of sticking on a barcode takes </w:t>
      </w:r>
      <w:r w:rsidR="003B68CE">
        <w:rPr>
          <w:lang w:val="en-AU"/>
        </w:rPr>
        <w:t>less than one second</w:t>
      </w:r>
      <w:r w:rsidR="00E1769C">
        <w:rPr>
          <w:lang w:val="en-AU"/>
        </w:rPr>
        <w:t>.</w:t>
      </w:r>
      <w:r>
        <w:rPr>
          <w:lang w:val="en-AU"/>
        </w:rPr>
        <w:t xml:space="preserve"> </w:t>
      </w:r>
      <w:r w:rsidR="00E1769C">
        <w:rPr>
          <w:lang w:val="en-AU"/>
        </w:rPr>
        <w:t xml:space="preserve">The user now has the </w:t>
      </w:r>
      <w:r w:rsidR="003B68CE">
        <w:rPr>
          <w:lang w:val="en-AU"/>
        </w:rPr>
        <w:t>guarantee</w:t>
      </w:r>
      <w:r w:rsidR="00E1769C">
        <w:rPr>
          <w:lang w:val="en-AU"/>
        </w:rPr>
        <w:t xml:space="preserve"> of perfect separation.</w:t>
      </w:r>
    </w:p>
    <w:p w14:paraId="3D337E04" w14:textId="77777777" w:rsidR="00E1769C" w:rsidRDefault="00E1769C" w:rsidP="00E1769C">
      <w:pPr>
        <w:rPr>
          <w:lang w:val="en-AU"/>
        </w:rPr>
      </w:pPr>
      <w:r>
        <w:rPr>
          <w:lang w:val="en-AU"/>
        </w:rPr>
        <w:t xml:space="preserve">If a customer designs barcodes according to </w:t>
      </w:r>
      <w:r w:rsidR="00396D1D">
        <w:rPr>
          <w:lang w:val="en-AU"/>
        </w:rPr>
        <w:t xml:space="preserve">Kofax </w:t>
      </w:r>
      <w:r>
        <w:rPr>
          <w:lang w:val="en-AU"/>
        </w:rPr>
        <w:t xml:space="preserve">specifications </w:t>
      </w:r>
      <w:r w:rsidR="00396D1D">
        <w:rPr>
          <w:lang w:val="en-AU"/>
        </w:rPr>
        <w:t>(</w:t>
      </w:r>
      <w:r w:rsidR="003B68CE">
        <w:rPr>
          <w:lang w:val="en-AU"/>
        </w:rPr>
        <w:t>three</w:t>
      </w:r>
      <w:r w:rsidR="00396D1D">
        <w:rPr>
          <w:lang w:val="en-AU"/>
        </w:rPr>
        <w:t xml:space="preserve"> pixels per thin line and adequate quiet zones around the barcode)</w:t>
      </w:r>
      <w:r w:rsidR="003B68CE">
        <w:rPr>
          <w:lang w:val="en-AU"/>
        </w:rPr>
        <w:t>,</w:t>
      </w:r>
      <w:r w:rsidR="00396D1D">
        <w:rPr>
          <w:lang w:val="en-AU"/>
        </w:rPr>
        <w:t xml:space="preserve"> </w:t>
      </w:r>
      <w:r>
        <w:rPr>
          <w:lang w:val="en-AU"/>
        </w:rPr>
        <w:t xml:space="preserve">misreads </w:t>
      </w:r>
      <w:r w:rsidR="00396D1D">
        <w:rPr>
          <w:lang w:val="en-AU"/>
        </w:rPr>
        <w:t xml:space="preserve">should be in the order </w:t>
      </w:r>
      <w:r>
        <w:rPr>
          <w:lang w:val="en-AU"/>
        </w:rPr>
        <w:t xml:space="preserve">of </w:t>
      </w:r>
      <w:r w:rsidR="003B68CE">
        <w:rPr>
          <w:lang w:val="en-AU"/>
        </w:rPr>
        <w:t>one</w:t>
      </w:r>
      <w:r>
        <w:rPr>
          <w:lang w:val="en-AU"/>
        </w:rPr>
        <w:t xml:space="preserve"> in </w:t>
      </w:r>
      <w:r w:rsidR="003B68CE">
        <w:rPr>
          <w:lang w:val="en-AU"/>
        </w:rPr>
        <w:t>tens</w:t>
      </w:r>
      <w:r>
        <w:rPr>
          <w:lang w:val="en-AU"/>
        </w:rPr>
        <w:t xml:space="preserve"> of millions of documents.</w:t>
      </w:r>
    </w:p>
    <w:p w14:paraId="7B7630BF" w14:textId="77777777" w:rsidR="00396D1D" w:rsidRPr="00396D1D" w:rsidRDefault="00396D1D" w:rsidP="00E1769C">
      <w:pPr>
        <w:rPr>
          <w:b/>
          <w:lang w:val="en-AU"/>
        </w:rPr>
      </w:pPr>
      <w:r>
        <w:rPr>
          <w:b/>
          <w:lang w:val="en-AU"/>
        </w:rPr>
        <w:t>Handling Attachments</w:t>
      </w:r>
    </w:p>
    <w:p w14:paraId="003912AA" w14:textId="77777777" w:rsidR="00396D1D" w:rsidRPr="00396D1D" w:rsidRDefault="00396D1D" w:rsidP="00E1769C">
      <w:pPr>
        <w:rPr>
          <w:lang w:val="en-AU"/>
        </w:rPr>
      </w:pPr>
      <w:r>
        <w:rPr>
          <w:lang w:val="en-AU"/>
        </w:rPr>
        <w:t xml:space="preserve">Many customers use </w:t>
      </w:r>
      <w:r w:rsidR="003B68CE">
        <w:rPr>
          <w:lang w:val="en-AU"/>
        </w:rPr>
        <w:t>two</w:t>
      </w:r>
      <w:r w:rsidRPr="00F13805">
        <w:rPr>
          <w:lang w:val="en-AU"/>
        </w:rPr>
        <w:t xml:space="preserve"> barcode stickers,</w:t>
      </w:r>
      <w:r>
        <w:rPr>
          <w:b/>
          <w:lang w:val="en-AU"/>
        </w:rPr>
        <w:t xml:space="preserve"> </w:t>
      </w:r>
      <w:r>
        <w:rPr>
          <w:lang w:val="en-AU"/>
        </w:rPr>
        <w:t>and the second is to tell Kofax Transformation to ignore the page because it is just an attachment, and there is no need to pay for the page-count in Transformation.</w:t>
      </w:r>
    </w:p>
    <w:p w14:paraId="288DC03A" w14:textId="77777777" w:rsidR="001971DC" w:rsidRDefault="00396D1D" w:rsidP="00E1769C">
      <w:pPr>
        <w:rPr>
          <w:lang w:val="en-AU"/>
        </w:rPr>
      </w:pPr>
      <w:r>
        <w:rPr>
          <w:lang w:val="en-AU"/>
        </w:rPr>
        <w:t xml:space="preserve">Most Kofax BPO customers and many invoice processing customers use barcode printers </w:t>
      </w:r>
      <w:r w:rsidR="00E1769C">
        <w:rPr>
          <w:lang w:val="en-AU"/>
        </w:rPr>
        <w:t xml:space="preserve">like </w:t>
      </w:r>
      <w:r>
        <w:rPr>
          <w:lang w:val="en-AU"/>
        </w:rPr>
        <w:t xml:space="preserve">those </w:t>
      </w:r>
      <w:r w:rsidR="00E1769C">
        <w:rPr>
          <w:lang w:val="en-AU"/>
        </w:rPr>
        <w:t xml:space="preserve">found at </w:t>
      </w:r>
      <w:hyperlink r:id="rId70" w:history="1">
        <w:r w:rsidR="00E1769C">
          <w:rPr>
            <w:rStyle w:val="Hyperlink"/>
            <w:rFonts w:asciiTheme="minorHAnsi" w:hAnsiTheme="minorHAnsi" w:cstheme="minorBidi"/>
            <w:lang w:val="en-AU"/>
          </w:rPr>
          <w:t>www.zebra.com</w:t>
        </w:r>
      </w:hyperlink>
      <w:r w:rsidR="00E1769C">
        <w:rPr>
          <w:lang w:val="en-AU"/>
        </w:rPr>
        <w:t>.</w:t>
      </w:r>
    </w:p>
    <w:p w14:paraId="61143AF3" w14:textId="77777777" w:rsidR="00E1769C" w:rsidRDefault="00E1769C" w:rsidP="00E1769C">
      <w:pPr>
        <w:rPr>
          <w:lang w:val="en-AU"/>
        </w:rPr>
      </w:pPr>
      <w:r>
        <w:rPr>
          <w:lang w:val="en-AU"/>
        </w:rPr>
        <w:lastRenderedPageBreak/>
        <w:t xml:space="preserve">I have convinced </w:t>
      </w:r>
      <w:r w:rsidR="003B68CE">
        <w:rPr>
          <w:lang w:val="en-AU"/>
        </w:rPr>
        <w:t>every</w:t>
      </w:r>
      <w:r>
        <w:rPr>
          <w:lang w:val="en-AU"/>
        </w:rPr>
        <w:t xml:space="preserve"> customer of mine to use barcodes, even those </w:t>
      </w:r>
      <w:r w:rsidR="00396D1D">
        <w:rPr>
          <w:lang w:val="en-AU"/>
        </w:rPr>
        <w:t xml:space="preserve">who were initially </w:t>
      </w:r>
      <w:r w:rsidR="003B68CE">
        <w:rPr>
          <w:lang w:val="en-AU"/>
        </w:rPr>
        <w:t>resistant to using</w:t>
      </w:r>
      <w:r>
        <w:rPr>
          <w:lang w:val="en-AU"/>
        </w:rPr>
        <w:t xml:space="preserve"> them.</w:t>
      </w:r>
    </w:p>
    <w:p w14:paraId="6026683F" w14:textId="77777777" w:rsidR="00E1769C" w:rsidRDefault="00E1769C" w:rsidP="00E1769C">
      <w:pPr>
        <w:rPr>
          <w:lang w:val="en-AU"/>
        </w:rPr>
      </w:pPr>
      <w:r>
        <w:rPr>
          <w:lang w:val="en-AU"/>
        </w:rPr>
        <w:t xml:space="preserve">If </w:t>
      </w:r>
      <w:r w:rsidR="003B68CE">
        <w:rPr>
          <w:lang w:val="en-AU"/>
        </w:rPr>
        <w:t>you</w:t>
      </w:r>
      <w:r>
        <w:rPr>
          <w:lang w:val="en-AU"/>
        </w:rPr>
        <w:t xml:space="preserve"> stick a barcode on the invoice and it is torn or folded, just stick another one over it or elsewhere.</w:t>
      </w:r>
    </w:p>
    <w:p w14:paraId="3C7A2F46" w14:textId="77777777" w:rsidR="00E1769C" w:rsidRDefault="00E1769C" w:rsidP="00E20F1D">
      <w:pPr>
        <w:pStyle w:val="Heading2"/>
        <w:numPr>
          <w:ilvl w:val="0"/>
          <w:numId w:val="44"/>
        </w:numPr>
        <w:ind w:left="0" w:firstLine="0"/>
        <w:rPr>
          <w:lang w:val="en-AU"/>
        </w:rPr>
      </w:pPr>
      <w:bookmarkStart w:id="332" w:name="_Toc382141823"/>
      <w:bookmarkStart w:id="333" w:name="_Toc382142141"/>
      <w:bookmarkStart w:id="334" w:name="_Toc382990292"/>
      <w:bookmarkStart w:id="335" w:name="_Toc386812582"/>
      <w:r>
        <w:rPr>
          <w:lang w:val="en-AU"/>
        </w:rPr>
        <w:t>Scan documents individually</w:t>
      </w:r>
      <w:bookmarkEnd w:id="332"/>
      <w:bookmarkEnd w:id="333"/>
      <w:bookmarkEnd w:id="334"/>
      <w:bookmarkEnd w:id="335"/>
    </w:p>
    <w:p w14:paraId="367469F8" w14:textId="77777777" w:rsidR="00E1769C" w:rsidRPr="00E1769C" w:rsidRDefault="00E1769C" w:rsidP="00396D1D">
      <w:pPr>
        <w:rPr>
          <w:lang w:val="en-AU"/>
        </w:rPr>
      </w:pPr>
      <w:r w:rsidRPr="00E1769C">
        <w:rPr>
          <w:lang w:val="en-AU"/>
        </w:rPr>
        <w:t xml:space="preserve">This is </w:t>
      </w:r>
      <w:r>
        <w:rPr>
          <w:lang w:val="en-AU"/>
        </w:rPr>
        <w:t xml:space="preserve">the best method for untrained users who only occasionally scan documents, and only minimal effort </w:t>
      </w:r>
      <w:r w:rsidR="003B68CE">
        <w:rPr>
          <w:lang w:val="en-AU"/>
        </w:rPr>
        <w:t>is</w:t>
      </w:r>
      <w:r>
        <w:rPr>
          <w:lang w:val="en-AU"/>
        </w:rPr>
        <w:t xml:space="preserve"> needed to manually separate </w:t>
      </w:r>
      <w:r w:rsidR="003B68CE">
        <w:rPr>
          <w:lang w:val="en-AU"/>
        </w:rPr>
        <w:t>two</w:t>
      </w:r>
      <w:r>
        <w:rPr>
          <w:lang w:val="en-AU"/>
        </w:rPr>
        <w:t xml:space="preserve"> or </w:t>
      </w:r>
      <w:r w:rsidR="003B68CE">
        <w:rPr>
          <w:lang w:val="en-AU"/>
        </w:rPr>
        <w:t>three</w:t>
      </w:r>
      <w:r>
        <w:rPr>
          <w:lang w:val="en-AU"/>
        </w:rPr>
        <w:t xml:space="preserve"> documents.</w:t>
      </w:r>
    </w:p>
    <w:p w14:paraId="2B122B42" w14:textId="77777777" w:rsidR="00E1769C" w:rsidRPr="00E1769C" w:rsidRDefault="00E1769C" w:rsidP="00396D1D">
      <w:pPr>
        <w:rPr>
          <w:lang w:val="en-AU"/>
        </w:rPr>
      </w:pPr>
      <w:r w:rsidRPr="00E1769C">
        <w:rPr>
          <w:lang w:val="en-AU"/>
        </w:rPr>
        <w:t>This method is recommended for Kofax Web Capture and Kofax Mobile Capture solutions</w:t>
      </w:r>
      <w:r w:rsidR="003B68CE">
        <w:rPr>
          <w:lang w:val="en-AU"/>
        </w:rPr>
        <w:t>.</w:t>
      </w:r>
    </w:p>
    <w:p w14:paraId="7312467C" w14:textId="77777777" w:rsidR="00E1769C" w:rsidRDefault="00E1769C" w:rsidP="00E20F1D">
      <w:pPr>
        <w:pStyle w:val="Heading2"/>
        <w:numPr>
          <w:ilvl w:val="0"/>
          <w:numId w:val="44"/>
        </w:numPr>
        <w:ind w:left="0" w:firstLine="0"/>
        <w:rPr>
          <w:lang w:val="en-AU"/>
        </w:rPr>
      </w:pPr>
      <w:bookmarkStart w:id="336" w:name="_Toc382141824"/>
      <w:bookmarkStart w:id="337" w:name="_Toc382142142"/>
      <w:bookmarkStart w:id="338" w:name="_Toc382990293"/>
      <w:bookmarkStart w:id="339" w:name="_Toc386812583"/>
      <w:r>
        <w:rPr>
          <w:lang w:val="en-AU"/>
        </w:rPr>
        <w:t>Use Separator Sheets</w:t>
      </w:r>
      <w:bookmarkEnd w:id="336"/>
      <w:bookmarkEnd w:id="337"/>
      <w:bookmarkEnd w:id="338"/>
      <w:bookmarkEnd w:id="339"/>
      <w:r w:rsidR="005F1213">
        <w:rPr>
          <w:lang w:val="en-AU"/>
        </w:rPr>
        <w:fldChar w:fldCharType="begin"/>
      </w:r>
      <w:r w:rsidR="005F1213">
        <w:instrText xml:space="preserve"> XE "</w:instrText>
      </w:r>
      <w:r w:rsidR="005F1213" w:rsidRPr="00A64640">
        <w:rPr>
          <w:lang w:val="en-AU"/>
        </w:rPr>
        <w:instrText>Separator Sheets</w:instrText>
      </w:r>
      <w:r w:rsidR="005F1213">
        <w:instrText xml:space="preserve">" </w:instrText>
      </w:r>
      <w:r w:rsidR="005F1213">
        <w:rPr>
          <w:lang w:val="en-AU"/>
        </w:rPr>
        <w:fldChar w:fldCharType="end"/>
      </w:r>
    </w:p>
    <w:p w14:paraId="1F26F624" w14:textId="77777777" w:rsidR="00396D1D" w:rsidRDefault="00396D1D" w:rsidP="00396D1D">
      <w:pPr>
        <w:rPr>
          <w:lang w:val="en-AU"/>
        </w:rPr>
      </w:pPr>
      <w:r>
        <w:rPr>
          <w:lang w:val="en-AU"/>
        </w:rPr>
        <w:t xml:space="preserve">Separator sheets are best in very large scanning solutions where there are </w:t>
      </w:r>
      <w:r w:rsidR="003B68CE">
        <w:rPr>
          <w:lang w:val="en-AU"/>
        </w:rPr>
        <w:t>ten to fifteen</w:t>
      </w:r>
      <w:r>
        <w:rPr>
          <w:lang w:val="en-AU"/>
        </w:rPr>
        <w:t xml:space="preserve"> document classes and the customer wants to manually classify them.</w:t>
      </w:r>
    </w:p>
    <w:p w14:paraId="34BD768E" w14:textId="77777777" w:rsidR="00E1769C" w:rsidRDefault="00396D1D" w:rsidP="00396D1D">
      <w:pPr>
        <w:rPr>
          <w:lang w:val="en-AU"/>
        </w:rPr>
      </w:pPr>
      <w:r>
        <w:rPr>
          <w:lang w:val="en-AU"/>
        </w:rPr>
        <w:t xml:space="preserve">Separator sheets also have a number of disadvantages </w:t>
      </w:r>
      <w:r w:rsidR="003B68CE">
        <w:rPr>
          <w:lang w:val="en-AU"/>
        </w:rPr>
        <w:t>because</w:t>
      </w:r>
      <w:r>
        <w:rPr>
          <w:lang w:val="en-AU"/>
        </w:rPr>
        <w:t xml:space="preserve"> they </w:t>
      </w:r>
      <w:r w:rsidR="003B68CE">
        <w:rPr>
          <w:lang w:val="en-AU"/>
        </w:rPr>
        <w:t>double</w:t>
      </w:r>
      <w:r w:rsidR="00E1769C">
        <w:rPr>
          <w:lang w:val="en-AU"/>
        </w:rPr>
        <w:t xml:space="preserve"> scanning </w:t>
      </w:r>
      <w:r w:rsidR="003B68CE">
        <w:rPr>
          <w:lang w:val="en-AU"/>
        </w:rPr>
        <w:t>time.</w:t>
      </w:r>
      <w:r w:rsidR="00E1769C">
        <w:rPr>
          <w:lang w:val="en-AU"/>
        </w:rPr>
        <w:t xml:space="preserve"> </w:t>
      </w:r>
      <w:r w:rsidR="003B68CE">
        <w:rPr>
          <w:lang w:val="en-AU"/>
        </w:rPr>
        <w:t>A</w:t>
      </w:r>
      <w:r w:rsidR="00E1769C">
        <w:rPr>
          <w:lang w:val="en-AU"/>
        </w:rPr>
        <w:t>bout 50% of what you scan is not needed.</w:t>
      </w:r>
      <w:r>
        <w:rPr>
          <w:lang w:val="en-AU"/>
        </w:rPr>
        <w:t xml:space="preserve"> Scanners also wear out twice as fast and need more maintenance.</w:t>
      </w:r>
    </w:p>
    <w:p w14:paraId="6379F742" w14:textId="77777777" w:rsidR="00396D1D" w:rsidRDefault="00396D1D" w:rsidP="00396D1D">
      <w:pPr>
        <w:rPr>
          <w:lang w:val="en-AU"/>
        </w:rPr>
      </w:pPr>
      <w:r>
        <w:rPr>
          <w:lang w:val="en-AU"/>
        </w:rPr>
        <w:t>Reusing separator sheets also requires a lot of work to separate them again, and the documents in the physical archive are not in the same state that they were in when they were scanned.</w:t>
      </w:r>
    </w:p>
    <w:p w14:paraId="590F785D" w14:textId="77777777" w:rsidR="00E1769C" w:rsidRDefault="00E1769C" w:rsidP="00396D1D">
      <w:pPr>
        <w:rPr>
          <w:lang w:val="en-AU"/>
        </w:rPr>
      </w:pPr>
      <w:r>
        <w:rPr>
          <w:lang w:val="en-AU"/>
        </w:rPr>
        <w:t>If you need to find the original paper again</w:t>
      </w:r>
      <w:r w:rsidR="003B68CE">
        <w:rPr>
          <w:lang w:val="en-AU"/>
        </w:rPr>
        <w:t>,</w:t>
      </w:r>
      <w:r>
        <w:rPr>
          <w:lang w:val="en-AU"/>
        </w:rPr>
        <w:t xml:space="preserve"> you will search longer than if it </w:t>
      </w:r>
      <w:r w:rsidR="003B68CE">
        <w:rPr>
          <w:lang w:val="en-AU"/>
        </w:rPr>
        <w:t>had been</w:t>
      </w:r>
      <w:r>
        <w:rPr>
          <w:lang w:val="en-AU"/>
        </w:rPr>
        <w:t xml:space="preserve"> barcoded.</w:t>
      </w:r>
    </w:p>
    <w:p w14:paraId="41897C60" w14:textId="77777777" w:rsidR="00E1769C" w:rsidRDefault="00E1769C" w:rsidP="00E20F1D">
      <w:pPr>
        <w:pStyle w:val="Heading2"/>
        <w:numPr>
          <w:ilvl w:val="0"/>
          <w:numId w:val="44"/>
        </w:numPr>
        <w:ind w:left="0" w:firstLine="0"/>
        <w:rPr>
          <w:lang w:val="en-AU"/>
        </w:rPr>
      </w:pPr>
      <w:bookmarkStart w:id="340" w:name="_Toc382141825"/>
      <w:bookmarkStart w:id="341" w:name="_Toc382142143"/>
      <w:bookmarkStart w:id="342" w:name="_Toc382990294"/>
      <w:bookmarkStart w:id="343" w:name="_Toc386812584"/>
      <w:r>
        <w:rPr>
          <w:lang w:val="en-AU"/>
        </w:rPr>
        <w:t xml:space="preserve">Combine </w:t>
      </w:r>
      <w:r w:rsidR="003B68CE">
        <w:rPr>
          <w:lang w:val="en-AU"/>
        </w:rPr>
        <w:t>all three</w:t>
      </w:r>
      <w:r w:rsidR="00396D1D">
        <w:rPr>
          <w:lang w:val="en-AU"/>
        </w:rPr>
        <w:t xml:space="preserve"> </w:t>
      </w:r>
      <w:r>
        <w:rPr>
          <w:lang w:val="en-AU"/>
        </w:rPr>
        <w:t>methods</w:t>
      </w:r>
      <w:bookmarkEnd w:id="340"/>
      <w:bookmarkEnd w:id="341"/>
      <w:bookmarkEnd w:id="342"/>
      <w:bookmarkEnd w:id="343"/>
    </w:p>
    <w:p w14:paraId="52753AA0" w14:textId="77777777" w:rsidR="00E1769C" w:rsidRDefault="003B68CE" w:rsidP="00396D1D">
      <w:pPr>
        <w:rPr>
          <w:lang w:val="en-AU"/>
        </w:rPr>
      </w:pPr>
      <w:r>
        <w:rPr>
          <w:lang w:val="en-AU"/>
        </w:rPr>
        <w:t>Physically s</w:t>
      </w:r>
      <w:r w:rsidR="00E1769C">
        <w:rPr>
          <w:lang w:val="en-AU"/>
        </w:rPr>
        <w:t>eparate all single</w:t>
      </w:r>
      <w:r>
        <w:rPr>
          <w:lang w:val="en-AU"/>
        </w:rPr>
        <w:t>-</w:t>
      </w:r>
      <w:r w:rsidR="00E1769C">
        <w:rPr>
          <w:lang w:val="en-AU"/>
        </w:rPr>
        <w:t xml:space="preserve">page </w:t>
      </w:r>
      <w:r w:rsidR="00396D1D">
        <w:rPr>
          <w:lang w:val="en-AU"/>
        </w:rPr>
        <w:t xml:space="preserve">documents </w:t>
      </w:r>
      <w:r w:rsidR="00E1769C">
        <w:rPr>
          <w:lang w:val="en-AU"/>
        </w:rPr>
        <w:t xml:space="preserve">and scan them </w:t>
      </w:r>
      <w:r w:rsidR="00396D1D">
        <w:rPr>
          <w:lang w:val="en-AU"/>
        </w:rPr>
        <w:t>with a “single page” separation profile.</w:t>
      </w:r>
    </w:p>
    <w:p w14:paraId="7656FE76" w14:textId="77777777" w:rsidR="00E1769C" w:rsidRDefault="00E1769C" w:rsidP="00396D1D">
      <w:pPr>
        <w:rPr>
          <w:lang w:val="en-AU"/>
        </w:rPr>
      </w:pPr>
      <w:r>
        <w:rPr>
          <w:lang w:val="en-AU"/>
        </w:rPr>
        <w:t xml:space="preserve">Scan all the </w:t>
      </w:r>
      <w:r w:rsidR="003B68CE">
        <w:rPr>
          <w:lang w:val="en-AU"/>
        </w:rPr>
        <w:t>two-</w:t>
      </w:r>
      <w:r>
        <w:rPr>
          <w:lang w:val="en-AU"/>
        </w:rPr>
        <w:t xml:space="preserve">page </w:t>
      </w:r>
      <w:r w:rsidR="00396D1D">
        <w:rPr>
          <w:lang w:val="en-AU"/>
        </w:rPr>
        <w:t xml:space="preserve">documents </w:t>
      </w:r>
      <w:r>
        <w:rPr>
          <w:lang w:val="en-AU"/>
        </w:rPr>
        <w:t xml:space="preserve">separately </w:t>
      </w:r>
      <w:r w:rsidR="00396D1D">
        <w:rPr>
          <w:lang w:val="en-AU"/>
        </w:rPr>
        <w:t xml:space="preserve">with a </w:t>
      </w:r>
      <w:r w:rsidR="003B68CE">
        <w:rPr>
          <w:lang w:val="en-AU"/>
        </w:rPr>
        <w:t>two-</w:t>
      </w:r>
      <w:r w:rsidR="00396D1D">
        <w:rPr>
          <w:lang w:val="en-AU"/>
        </w:rPr>
        <w:t xml:space="preserve"> </w:t>
      </w:r>
      <w:r>
        <w:rPr>
          <w:lang w:val="en-AU"/>
        </w:rPr>
        <w:t xml:space="preserve">page </w:t>
      </w:r>
      <w:r w:rsidR="00396D1D">
        <w:rPr>
          <w:lang w:val="en-AU"/>
        </w:rPr>
        <w:t>separation</w:t>
      </w:r>
      <w:r>
        <w:rPr>
          <w:lang w:val="en-AU"/>
        </w:rPr>
        <w:t xml:space="preserve"> </w:t>
      </w:r>
      <w:r w:rsidR="00396D1D">
        <w:rPr>
          <w:lang w:val="en-AU"/>
        </w:rPr>
        <w:t>profile. In Total Agility 7 you also have single</w:t>
      </w:r>
      <w:r w:rsidR="00481195">
        <w:rPr>
          <w:lang w:val="en-AU"/>
        </w:rPr>
        <w:t>-</w:t>
      </w:r>
      <w:r w:rsidR="00396D1D">
        <w:rPr>
          <w:lang w:val="en-AU"/>
        </w:rPr>
        <w:t>sheet and double</w:t>
      </w:r>
      <w:r w:rsidR="00481195">
        <w:rPr>
          <w:lang w:val="en-AU"/>
        </w:rPr>
        <w:t>-</w:t>
      </w:r>
      <w:r w:rsidR="00396D1D">
        <w:rPr>
          <w:lang w:val="en-AU"/>
        </w:rPr>
        <w:t>sheet separation profiles.</w:t>
      </w:r>
    </w:p>
    <w:p w14:paraId="026CFC1E" w14:textId="77777777" w:rsidR="00E1769C" w:rsidRDefault="00E1769C" w:rsidP="00396D1D">
      <w:pPr>
        <w:rPr>
          <w:lang w:val="en-AU"/>
        </w:rPr>
      </w:pPr>
      <w:r>
        <w:rPr>
          <w:lang w:val="en-AU"/>
        </w:rPr>
        <w:t>Scan the remaining invoices with separator sheets</w:t>
      </w:r>
      <w:r w:rsidR="007B547A">
        <w:rPr>
          <w:lang w:val="en-AU"/>
        </w:rPr>
        <w:t>, manually or with barcodes.</w:t>
      </w:r>
    </w:p>
    <w:p w14:paraId="2A10B922" w14:textId="77777777" w:rsidR="007B547A" w:rsidRDefault="00E1769C" w:rsidP="00E20F1D">
      <w:pPr>
        <w:pStyle w:val="Heading2"/>
        <w:numPr>
          <w:ilvl w:val="0"/>
          <w:numId w:val="44"/>
        </w:numPr>
        <w:ind w:left="0" w:firstLine="0"/>
        <w:rPr>
          <w:lang w:val="en-AU"/>
        </w:rPr>
      </w:pPr>
      <w:bookmarkStart w:id="344" w:name="_Toc382141826"/>
      <w:bookmarkStart w:id="345" w:name="_Toc382142144"/>
      <w:bookmarkStart w:id="346" w:name="_Toc382990295"/>
      <w:bookmarkStart w:id="347" w:name="_Toc386812585"/>
      <w:r>
        <w:rPr>
          <w:lang w:val="en-AU"/>
        </w:rPr>
        <w:t>Rubber Stamp with Datamatrix</w:t>
      </w:r>
      <w:r w:rsidR="005F1213">
        <w:rPr>
          <w:lang w:val="en-AU"/>
        </w:rPr>
        <w:fldChar w:fldCharType="begin"/>
      </w:r>
      <w:r w:rsidR="005F1213">
        <w:instrText xml:space="preserve"> XE "</w:instrText>
      </w:r>
      <w:r w:rsidR="005F1213" w:rsidRPr="00A64640">
        <w:rPr>
          <w:lang w:val="en-AU"/>
        </w:rPr>
        <w:instrText>Datamatrix</w:instrText>
      </w:r>
      <w:r w:rsidR="005F1213">
        <w:instrText xml:space="preserve">" </w:instrText>
      </w:r>
      <w:r w:rsidR="005F1213">
        <w:rPr>
          <w:lang w:val="en-AU"/>
        </w:rPr>
        <w:fldChar w:fldCharType="end"/>
      </w:r>
      <w:r>
        <w:rPr>
          <w:lang w:val="en-AU"/>
        </w:rPr>
        <w:t xml:space="preserve"> barcodes.</w:t>
      </w:r>
      <w:bookmarkEnd w:id="344"/>
      <w:bookmarkEnd w:id="345"/>
      <w:bookmarkEnd w:id="346"/>
      <w:bookmarkEnd w:id="347"/>
    </w:p>
    <w:p w14:paraId="5E9B039A" w14:textId="77777777" w:rsidR="00E1769C" w:rsidRDefault="00DC2B9F" w:rsidP="007B547A">
      <w:pPr>
        <w:rPr>
          <w:lang w:val="en-AU"/>
        </w:rPr>
      </w:pPr>
      <w:r>
        <w:rPr>
          <w:noProof/>
          <w:lang w:bidi="ar-SA"/>
        </w:rPr>
        <w:drawing>
          <wp:anchor distT="0" distB="0" distL="114300" distR="114300" simplePos="0" relativeHeight="251708416" behindDoc="1" locked="0" layoutInCell="1" allowOverlap="1" wp14:anchorId="227DC6B2" wp14:editId="4E3C4D3D">
            <wp:simplePos x="0" y="0"/>
            <wp:positionH relativeFrom="column">
              <wp:posOffset>4653915</wp:posOffset>
            </wp:positionH>
            <wp:positionV relativeFrom="paragraph">
              <wp:posOffset>188595</wp:posOffset>
            </wp:positionV>
            <wp:extent cx="1106170" cy="1101090"/>
            <wp:effectExtent l="0" t="0" r="0" b="3810"/>
            <wp:wrapSquare wrapText="bothSides"/>
            <wp:docPr id="15" name="Picture 15" descr="https://encrypted-tbn1.gstatic.com/images?q=tbn:ANd9GcR4wssfTq8H7DfFoOjc2cWmslXespLvKQmNnqooktED2LTCfmjkx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1.gstatic.com/images?q=tbn:ANd9GcR4wssfTq8H7DfFoOjc2cWmslXespLvKQmNnqooktED2LTCfmjkxQ"/>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106170" cy="1101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bidi="ar-SA"/>
        </w:rPr>
        <w:drawing>
          <wp:anchor distT="0" distB="0" distL="114300" distR="114300" simplePos="0" relativeHeight="251682816" behindDoc="1" locked="0" layoutInCell="1" allowOverlap="1" wp14:anchorId="7A6C0E4C" wp14:editId="1E6D8474">
            <wp:simplePos x="0" y="0"/>
            <wp:positionH relativeFrom="column">
              <wp:posOffset>5831840</wp:posOffset>
            </wp:positionH>
            <wp:positionV relativeFrom="paragraph">
              <wp:posOffset>134620</wp:posOffset>
            </wp:positionV>
            <wp:extent cx="1152525" cy="1152525"/>
            <wp:effectExtent l="0" t="0" r="9525" b="9525"/>
            <wp:wrapTight wrapText="bothSides">
              <wp:wrapPolygon edited="0">
                <wp:start x="0" y="0"/>
                <wp:lineTo x="0" y="21421"/>
                <wp:lineTo x="21421" y="21421"/>
                <wp:lineTo x="21421" y="0"/>
                <wp:lineTo x="0" y="0"/>
              </wp:wrapPolygon>
            </wp:wrapTight>
            <wp:docPr id="38935" name="Picture 38935" descr="https://encrypted-tbn0.gstatic.com/images?q=tbn:ANd9GcS_EeNyl6f33PO7AuxAdfY1zhHR98Ztu_QjxA6_2mhXiu4BO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ncrypted-tbn0.gstatic.com/images?q=tbn:ANd9GcS_EeNyl6f33PO7AuxAdfY1zhHR98Ztu_QjxA6_2mhXiu4BOr-f"/>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2525" cy="1152525"/>
                    </a:xfrm>
                    <a:prstGeom prst="rect">
                      <a:avLst/>
                    </a:prstGeom>
                    <a:noFill/>
                    <a:ln>
                      <a:noFill/>
                    </a:ln>
                  </pic:spPr>
                </pic:pic>
              </a:graphicData>
            </a:graphic>
            <wp14:sizeRelH relativeFrom="page">
              <wp14:pctWidth>0</wp14:pctWidth>
            </wp14:sizeRelH>
            <wp14:sizeRelV relativeFrom="page">
              <wp14:pctHeight>0</wp14:pctHeight>
            </wp14:sizeRelV>
          </wp:anchor>
        </w:drawing>
      </w:r>
      <w:r w:rsidR="00E1769C">
        <w:rPr>
          <w:lang w:val="en-AU"/>
        </w:rPr>
        <w:t xml:space="preserve">Make sure that the stamp is designed by an expert. A good datamatrix barcode has </w:t>
      </w:r>
      <w:r w:rsidR="00481195">
        <w:rPr>
          <w:lang w:val="en-AU"/>
        </w:rPr>
        <w:t xml:space="preserve">less than </w:t>
      </w:r>
      <w:r w:rsidR="00E1769C">
        <w:rPr>
          <w:lang w:val="en-AU"/>
        </w:rPr>
        <w:t>75% redundancy.</w:t>
      </w:r>
      <w:r w:rsidR="007B547A">
        <w:rPr>
          <w:lang w:val="en-AU"/>
        </w:rPr>
        <w:t xml:space="preserve"> </w:t>
      </w:r>
      <w:r w:rsidR="00E1769C">
        <w:rPr>
          <w:lang w:val="en-AU"/>
        </w:rPr>
        <w:t xml:space="preserve">Datamatrix is the most robust </w:t>
      </w:r>
      <w:r w:rsidR="007B547A">
        <w:rPr>
          <w:lang w:val="en-AU"/>
        </w:rPr>
        <w:t xml:space="preserve">2D </w:t>
      </w:r>
      <w:r w:rsidR="00E1769C">
        <w:rPr>
          <w:lang w:val="en-AU"/>
        </w:rPr>
        <w:t>barcode type, superior to QR code</w:t>
      </w:r>
      <w:r w:rsidR="007B547A">
        <w:rPr>
          <w:lang w:val="en-AU"/>
        </w:rPr>
        <w:t xml:space="preserve"> in density and readability.</w:t>
      </w:r>
    </w:p>
    <w:p w14:paraId="7BE608E7" w14:textId="77777777" w:rsidR="00E1769C" w:rsidRDefault="00E1769C" w:rsidP="007B547A">
      <w:pPr>
        <w:rPr>
          <w:lang w:val="en-AU"/>
        </w:rPr>
      </w:pPr>
      <w:r>
        <w:rPr>
          <w:lang w:val="en-AU"/>
        </w:rPr>
        <w:t>Stamp this barcode anywhere on the document. If the stamp doesn’t look good, just stamp again.</w:t>
      </w:r>
    </w:p>
    <w:p w14:paraId="42F07D94" w14:textId="77777777" w:rsidR="007B547A" w:rsidRDefault="007B547A" w:rsidP="007B547A">
      <w:pPr>
        <w:rPr>
          <w:lang w:val="en-AU"/>
        </w:rPr>
      </w:pPr>
      <w:r>
        <w:rPr>
          <w:lang w:val="en-AU"/>
        </w:rPr>
        <w:t>The only known weakness of this method is that some customers use these stamps too long before replacing them, which can lead to failed barcode reads.</w:t>
      </w:r>
    </w:p>
    <w:p w14:paraId="1F0E73C1" w14:textId="77777777" w:rsidR="001971DC" w:rsidRDefault="007B547A" w:rsidP="00E20F1D">
      <w:pPr>
        <w:pStyle w:val="Heading2"/>
        <w:numPr>
          <w:ilvl w:val="0"/>
          <w:numId w:val="44"/>
        </w:numPr>
        <w:ind w:left="0" w:firstLine="0"/>
        <w:rPr>
          <w:lang w:val="en-AU"/>
        </w:rPr>
      </w:pPr>
      <w:bookmarkStart w:id="348" w:name="_Toc382141827"/>
      <w:bookmarkStart w:id="349" w:name="_Toc382142145"/>
      <w:bookmarkStart w:id="350" w:name="_Toc382990296"/>
      <w:bookmarkStart w:id="351" w:name="_Toc386812586"/>
      <w:r>
        <w:rPr>
          <w:lang w:val="en-AU"/>
        </w:rPr>
        <w:t>Trainable D</w:t>
      </w:r>
      <w:r w:rsidRPr="007B547A">
        <w:rPr>
          <w:lang w:val="en-AU"/>
        </w:rPr>
        <w:t xml:space="preserve">ocument </w:t>
      </w:r>
      <w:r>
        <w:rPr>
          <w:lang w:val="en-AU"/>
        </w:rPr>
        <w:t>S</w:t>
      </w:r>
      <w:r w:rsidRPr="007B547A">
        <w:rPr>
          <w:lang w:val="en-AU"/>
        </w:rPr>
        <w:t>eparation (</w:t>
      </w:r>
      <w:r>
        <w:rPr>
          <w:lang w:val="en-AU"/>
        </w:rPr>
        <w:t>T</w:t>
      </w:r>
      <w:r w:rsidRPr="007B547A">
        <w:rPr>
          <w:lang w:val="en-AU"/>
        </w:rPr>
        <w:t>DS)</w:t>
      </w:r>
      <w:bookmarkEnd w:id="348"/>
      <w:bookmarkEnd w:id="349"/>
      <w:bookmarkEnd w:id="350"/>
      <w:bookmarkEnd w:id="351"/>
    </w:p>
    <w:p w14:paraId="087B768D" w14:textId="77777777" w:rsidR="007B547A" w:rsidRPr="007B547A" w:rsidRDefault="007B547A" w:rsidP="007B547A">
      <w:pPr>
        <w:rPr>
          <w:lang w:val="en-AU"/>
        </w:rPr>
      </w:pPr>
      <w:r>
        <w:rPr>
          <w:lang w:val="en-AU"/>
        </w:rPr>
        <w:t xml:space="preserve">See </w:t>
      </w:r>
      <w:r w:rsidRPr="007B547A">
        <w:rPr>
          <w:rStyle w:val="SubtleReference"/>
        </w:rPr>
        <w:fldChar w:fldCharType="begin"/>
      </w:r>
      <w:r w:rsidRPr="007B547A">
        <w:rPr>
          <w:rStyle w:val="SubtleReference"/>
        </w:rPr>
        <w:instrText xml:space="preserve"> REF _Ref381864892 \h </w:instrText>
      </w:r>
      <w:r>
        <w:rPr>
          <w:rStyle w:val="SubtleReference"/>
        </w:rPr>
        <w:instrText xml:space="preserve"> \* MERGEFORMAT </w:instrText>
      </w:r>
      <w:r w:rsidRPr="007B547A">
        <w:rPr>
          <w:rStyle w:val="SubtleReference"/>
        </w:rPr>
      </w:r>
      <w:r w:rsidRPr="007B547A">
        <w:rPr>
          <w:rStyle w:val="SubtleReference"/>
        </w:rPr>
        <w:fldChar w:fldCharType="separate"/>
      </w:r>
      <w:r w:rsidR="005F780A" w:rsidRPr="005F780A">
        <w:rPr>
          <w:rStyle w:val="SubtleReference"/>
        </w:rPr>
        <w:t>Trainable Document Separation</w:t>
      </w:r>
      <w:r w:rsidR="005F780A">
        <w:rPr>
          <w:rStyle w:val="SubtleReference"/>
        </w:rPr>
        <w:fldChar w:fldCharType="begin"/>
      </w:r>
      <w:r w:rsidR="005F780A" w:rsidRPr="005F780A">
        <w:rPr>
          <w:rStyle w:val="SubtleReference"/>
        </w:rPr>
        <w:instrText xml:space="preserve"> XE </w:instrText>
      </w:r>
      <w:r w:rsidR="005F780A">
        <w:instrText>"</w:instrText>
      </w:r>
      <w:r w:rsidR="005F780A" w:rsidRPr="00A64640">
        <w:instrText>Trainable Document Separation</w:instrText>
      </w:r>
      <w:r w:rsidR="005F780A">
        <w:instrText xml:space="preserve">" </w:instrText>
      </w:r>
      <w:r w:rsidR="005F780A">
        <w:fldChar w:fldCharType="end"/>
      </w:r>
      <w:r w:rsidR="005F780A">
        <w:t xml:space="preserve"> (TDS)</w:t>
      </w:r>
      <w:r w:rsidRPr="007B547A">
        <w:rPr>
          <w:rStyle w:val="SubtleReference"/>
        </w:rPr>
        <w:fldChar w:fldCharType="end"/>
      </w:r>
      <w:r>
        <w:rPr>
          <w:lang w:val="en-AU"/>
        </w:rPr>
        <w:t xml:space="preserve"> for more details. TDS is valuable for massive scanning projects in banks and insurance companies where other methods of separation are too slow, there are many document t</w:t>
      </w:r>
      <w:r>
        <w:rPr>
          <w:lang w:val="en-GB"/>
        </w:rPr>
        <w:t>ypes</w:t>
      </w:r>
      <w:r>
        <w:rPr>
          <w:lang w:val="en-AU"/>
        </w:rPr>
        <w:t>, and the customer has some tolerance for mis-separations.</w:t>
      </w:r>
    </w:p>
    <w:p w14:paraId="037FC4FC" w14:textId="77777777" w:rsidR="007B547A" w:rsidRDefault="007B547A" w:rsidP="00E20F1D">
      <w:pPr>
        <w:pStyle w:val="Heading2"/>
        <w:numPr>
          <w:ilvl w:val="0"/>
          <w:numId w:val="44"/>
        </w:numPr>
        <w:ind w:left="0" w:firstLine="0"/>
        <w:rPr>
          <w:lang w:val="en-AU"/>
        </w:rPr>
      </w:pPr>
      <w:bookmarkStart w:id="352" w:name="_Toc382141828"/>
      <w:bookmarkStart w:id="353" w:name="_Toc382142146"/>
      <w:bookmarkStart w:id="354" w:name="_Toc382990297"/>
      <w:bookmarkStart w:id="355" w:name="_Toc386812587"/>
      <w:r>
        <w:rPr>
          <w:lang w:val="en-AU"/>
        </w:rPr>
        <w:t xml:space="preserve">Automatic </w:t>
      </w:r>
      <w:r w:rsidR="00280144">
        <w:rPr>
          <w:lang w:val="en-AU"/>
        </w:rPr>
        <w:t>D</w:t>
      </w:r>
      <w:r>
        <w:rPr>
          <w:lang w:val="en-AU"/>
        </w:rPr>
        <w:t>ocument Separation</w:t>
      </w:r>
      <w:r w:rsidR="005F1213">
        <w:rPr>
          <w:lang w:val="en-AU"/>
        </w:rPr>
        <w:fldChar w:fldCharType="begin"/>
      </w:r>
      <w:r w:rsidR="005F1213">
        <w:instrText xml:space="preserve"> XE "</w:instrText>
      </w:r>
      <w:r w:rsidR="005F1213" w:rsidRPr="00A64640">
        <w:rPr>
          <w:lang w:val="en-AU"/>
        </w:rPr>
        <w:instrText>Automatic Document Separation</w:instrText>
      </w:r>
      <w:r w:rsidR="005F1213">
        <w:instrText xml:space="preserve">" </w:instrText>
      </w:r>
      <w:r w:rsidR="005F1213">
        <w:rPr>
          <w:lang w:val="en-AU"/>
        </w:rPr>
        <w:fldChar w:fldCharType="end"/>
      </w:r>
      <w:r>
        <w:rPr>
          <w:lang w:val="en-AU"/>
        </w:rPr>
        <w:t xml:space="preserve"> for Invoices</w:t>
      </w:r>
      <w:bookmarkEnd w:id="352"/>
      <w:bookmarkEnd w:id="353"/>
      <w:bookmarkEnd w:id="354"/>
      <w:bookmarkEnd w:id="355"/>
    </w:p>
    <w:p w14:paraId="57B4AF24" w14:textId="77777777" w:rsidR="007B547A" w:rsidRDefault="007B547A" w:rsidP="007B547A">
      <w:pPr>
        <w:rPr>
          <w:lang w:val="en-AU"/>
        </w:rPr>
      </w:pPr>
      <w:r>
        <w:rPr>
          <w:lang w:val="en-AU"/>
        </w:rPr>
        <w:t>There is no good and robust strategy for automatically separating invoices. Recommend to your customer to use barcode stickers.</w:t>
      </w:r>
    </w:p>
    <w:p w14:paraId="49AFEFBD" w14:textId="77777777" w:rsidR="007B547A" w:rsidRDefault="007B547A" w:rsidP="007B547A">
      <w:pPr>
        <w:rPr>
          <w:lang w:val="en-AU"/>
        </w:rPr>
      </w:pPr>
      <w:r>
        <w:rPr>
          <w:lang w:val="en-AU"/>
        </w:rPr>
        <w:lastRenderedPageBreak/>
        <w:t xml:space="preserve">You cannot use TDS for invoices </w:t>
      </w:r>
      <w:r w:rsidR="00481195">
        <w:rPr>
          <w:lang w:val="en-AU"/>
        </w:rPr>
        <w:t>because</w:t>
      </w:r>
      <w:r>
        <w:rPr>
          <w:lang w:val="en-AU"/>
        </w:rPr>
        <w:t xml:space="preserve"> invoices don’t have first, middle</w:t>
      </w:r>
      <w:r w:rsidR="00481195">
        <w:rPr>
          <w:lang w:val="en-AU"/>
        </w:rPr>
        <w:t>,</w:t>
      </w:r>
      <w:r>
        <w:rPr>
          <w:lang w:val="en-AU"/>
        </w:rPr>
        <w:t xml:space="preserve"> and last pages that look different from each other. Invoices share a lot of the same vocabulary except for line item descriptions that vary.</w:t>
      </w:r>
    </w:p>
    <w:p w14:paraId="7D8D0291" w14:textId="77777777" w:rsidR="007B547A" w:rsidRDefault="007B547A" w:rsidP="007B547A">
      <w:pPr>
        <w:rPr>
          <w:lang w:val="en-AU"/>
        </w:rPr>
      </w:pPr>
      <w:r>
        <w:rPr>
          <w:lang w:val="en-AU"/>
        </w:rPr>
        <w:t xml:space="preserve">An automatic separation strategy would have to deal with a vendor sending </w:t>
      </w:r>
      <w:r w:rsidR="00481195">
        <w:rPr>
          <w:lang w:val="en-AU"/>
        </w:rPr>
        <w:t>ten</w:t>
      </w:r>
      <w:r>
        <w:rPr>
          <w:lang w:val="en-AU"/>
        </w:rPr>
        <w:t xml:space="preserve"> invoices together and the case where a delivery note is attached to the invoice and they look the same.</w:t>
      </w:r>
    </w:p>
    <w:p w14:paraId="25A87DDF" w14:textId="77777777" w:rsidR="007B547A" w:rsidRPr="00280144" w:rsidRDefault="007B547A" w:rsidP="00280144">
      <w:pPr>
        <w:rPr>
          <w:lang w:val="en-AU"/>
        </w:rPr>
      </w:pPr>
      <w:r>
        <w:rPr>
          <w:lang w:val="en-AU"/>
        </w:rPr>
        <w:t>Any strategy for separation</w:t>
      </w:r>
      <w:r w:rsidR="00280144">
        <w:rPr>
          <w:lang w:val="en-AU"/>
        </w:rPr>
        <w:t xml:space="preserve"> or combination </w:t>
      </w:r>
      <w:r w:rsidR="00481195">
        <w:rPr>
          <w:lang w:val="en-AU"/>
        </w:rPr>
        <w:t xml:space="preserve">of strategies </w:t>
      </w:r>
      <w:r>
        <w:rPr>
          <w:lang w:val="en-AU"/>
        </w:rPr>
        <w:t>(</w:t>
      </w:r>
      <w:r w:rsidR="00481195">
        <w:rPr>
          <w:lang w:val="en-AU"/>
        </w:rPr>
        <w:t>such as</w:t>
      </w:r>
      <w:r>
        <w:rPr>
          <w:lang w:val="en-AU"/>
        </w:rPr>
        <w:t xml:space="preserve"> change of vendor, date, amount, PO, layout) has </w:t>
      </w:r>
      <w:r w:rsidR="00280144">
        <w:rPr>
          <w:lang w:val="en-AU"/>
        </w:rPr>
        <w:t>scenarios where this does not mean separation.</w:t>
      </w:r>
    </w:p>
    <w:p w14:paraId="4BF19DF7" w14:textId="77777777" w:rsidR="00280144" w:rsidRDefault="00280144" w:rsidP="007B547A">
      <w:pPr>
        <w:rPr>
          <w:lang w:val="en-AU"/>
        </w:rPr>
      </w:pPr>
      <w:r>
        <w:rPr>
          <w:lang w:val="en-AU"/>
        </w:rPr>
        <w:t xml:space="preserve">The risk to a customer of automatic invoice separation is very high because an invoice will not be paid! The effort to prevent this problem is more effort than the </w:t>
      </w:r>
      <w:r w:rsidR="00481195">
        <w:rPr>
          <w:lang w:val="en-AU"/>
        </w:rPr>
        <w:t>one</w:t>
      </w:r>
      <w:r>
        <w:rPr>
          <w:lang w:val="en-AU"/>
        </w:rPr>
        <w:t xml:space="preserve"> second required to barcode the invoice.</w:t>
      </w:r>
    </w:p>
    <w:p w14:paraId="0F45F14A" w14:textId="77777777" w:rsidR="00280144" w:rsidRDefault="00280144" w:rsidP="007B547A">
      <w:pPr>
        <w:rPr>
          <w:lang w:val="en-AU"/>
        </w:rPr>
      </w:pPr>
      <w:r>
        <w:rPr>
          <w:lang w:val="en-AU"/>
        </w:rPr>
        <w:t xml:space="preserve">This request typically arises where </w:t>
      </w:r>
      <w:r w:rsidR="00481195">
        <w:rPr>
          <w:lang w:val="en-AU"/>
        </w:rPr>
        <w:t>workers</w:t>
      </w:r>
      <w:r>
        <w:rPr>
          <w:lang w:val="en-AU"/>
        </w:rPr>
        <w:t xml:space="preserve"> are scanning a small group of invoices at the end of the month with simple scanners that produce PDF files which are then emailed. Here a Kofax Web Capture solution would solve the document separation problem, the image quality solution</w:t>
      </w:r>
      <w:r w:rsidR="00481195">
        <w:rPr>
          <w:lang w:val="en-AU"/>
        </w:rPr>
        <w:t>,</w:t>
      </w:r>
      <w:r>
        <w:rPr>
          <w:lang w:val="en-AU"/>
        </w:rPr>
        <w:t xml:space="preserve"> by putting VRS into the user’s browser and integrating the invoice-senders directly into the process.</w:t>
      </w:r>
    </w:p>
    <w:p w14:paraId="09464E39" w14:textId="77777777" w:rsidR="00280144" w:rsidRDefault="00280144" w:rsidP="007B547A">
      <w:pPr>
        <w:rPr>
          <w:lang w:val="en-AU"/>
        </w:rPr>
      </w:pPr>
      <w:r>
        <w:rPr>
          <w:lang w:val="en-AU"/>
        </w:rPr>
        <w:t>Some customers solve this by charging the vendor a processing fee for doing manual separation in Document Review Module.</w:t>
      </w:r>
    </w:p>
    <w:p w14:paraId="693385DF" w14:textId="77777777" w:rsidR="00575CB8" w:rsidRDefault="00575CB8" w:rsidP="007123E4">
      <w:pPr>
        <w:pStyle w:val="Heading1"/>
      </w:pPr>
      <w:bookmarkStart w:id="356" w:name="_Toc382141831"/>
      <w:bookmarkStart w:id="357" w:name="_Toc382142149"/>
      <w:bookmarkStart w:id="358" w:name="_Toc382990299"/>
      <w:bookmarkStart w:id="359" w:name="_Toc386812588"/>
      <w:r>
        <w:t>Locators</w:t>
      </w:r>
      <w:bookmarkEnd w:id="356"/>
      <w:bookmarkEnd w:id="357"/>
      <w:bookmarkEnd w:id="358"/>
      <w:bookmarkEnd w:id="359"/>
      <w:r w:rsidR="005F1213">
        <w:fldChar w:fldCharType="begin"/>
      </w:r>
      <w:r w:rsidR="005F1213">
        <w:instrText xml:space="preserve"> XE "</w:instrText>
      </w:r>
      <w:r w:rsidR="005F1213" w:rsidRPr="00A64640">
        <w:instrText>Locators</w:instrText>
      </w:r>
      <w:r w:rsidR="005F1213">
        <w:instrText xml:space="preserve">" </w:instrText>
      </w:r>
      <w:r w:rsidR="005F1213">
        <w:fldChar w:fldCharType="end"/>
      </w:r>
    </w:p>
    <w:p w14:paraId="78A39972" w14:textId="77777777" w:rsidR="00575CB8" w:rsidRDefault="00575CB8" w:rsidP="00575CB8">
      <w:r>
        <w:t>Locators are at the heart of Kofax Transformation.</w:t>
      </w:r>
    </w:p>
    <w:p w14:paraId="374297A9" w14:textId="77777777" w:rsidR="007F3902" w:rsidRDefault="00575CB8" w:rsidP="00575CB8">
      <w:r>
        <w:t>Locators use the document or other locators to find values and return coordinates and confid</w:t>
      </w:r>
      <w:r w:rsidR="007F3902">
        <w:t>ence of each alternative found.</w:t>
      </w:r>
    </w:p>
    <w:p w14:paraId="10C101F1" w14:textId="77777777" w:rsidR="00575CB8" w:rsidRDefault="00575CB8" w:rsidP="00575CB8">
      <w:r>
        <w:t>Most locators can be restricted to look at or avoid regions on first, middle, or last pages of a document.</w:t>
      </w:r>
    </w:p>
    <w:p w14:paraId="57744255" w14:textId="77777777" w:rsidR="00575CB8" w:rsidRDefault="00575CB8" w:rsidP="00575CB8">
      <w:r>
        <w:t xml:space="preserve">A </w:t>
      </w:r>
      <w:r w:rsidRPr="00F13805">
        <w:t>single field locator</w:t>
      </w:r>
      <w:r>
        <w:t xml:space="preserve"> returns alternatives with single values.</w:t>
      </w:r>
    </w:p>
    <w:p w14:paraId="2221912B" w14:textId="77777777" w:rsidR="00575CB8" w:rsidRDefault="00575CB8" w:rsidP="00575CB8">
      <w:r>
        <w:t xml:space="preserve">A </w:t>
      </w:r>
      <w:r w:rsidRPr="00F13805">
        <w:t>multifield locator</w:t>
      </w:r>
      <w:r>
        <w:t xml:space="preserve"> returns alternatives with multiple </w:t>
      </w:r>
      <w:r w:rsidRPr="00F13805">
        <w:t>subfields</w:t>
      </w:r>
      <w:r>
        <w:t>.</w:t>
      </w:r>
    </w:p>
    <w:p w14:paraId="7CCAF3BC" w14:textId="77777777" w:rsidR="00575CB8" w:rsidRPr="00A95628" w:rsidRDefault="00575CB8" w:rsidP="00575CB8">
      <w:r>
        <w:t xml:space="preserve">A </w:t>
      </w:r>
      <w:r w:rsidRPr="00F13805">
        <w:t>table</w:t>
      </w:r>
      <w:r>
        <w:t xml:space="preserve"> </w:t>
      </w:r>
      <w:r w:rsidRPr="00F13805">
        <w:t>locator</w:t>
      </w:r>
      <w:r>
        <w:t xml:space="preserve"> returns 1 </w:t>
      </w:r>
      <w:r w:rsidR="00F13805">
        <w:t>A</w:t>
      </w:r>
      <w:r>
        <w:t>lternative with a single table.</w:t>
      </w:r>
    </w:p>
    <w:p w14:paraId="10F580B1" w14:textId="77777777" w:rsidR="00575CB8" w:rsidRDefault="00575CB8" w:rsidP="00575CB8">
      <w:r>
        <w:t>Locators can grouped into two broad categories</w:t>
      </w:r>
      <w:r w:rsidRPr="009C1B2B">
        <w:t xml:space="preserve">, </w:t>
      </w:r>
      <w:r w:rsidR="009C1B2B">
        <w:t>learning</w:t>
      </w:r>
      <w:r w:rsidRPr="009C1B2B">
        <w:t xml:space="preserve"> locators</w:t>
      </w:r>
      <w:r>
        <w:t xml:space="preserve"> and </w:t>
      </w:r>
      <w:r w:rsidRPr="009C1B2B">
        <w:t>programmable locators</w:t>
      </w:r>
      <w:r>
        <w:t xml:space="preserve">. You should prefer teaching locators to programmable locators </w:t>
      </w:r>
      <w:r w:rsidR="007566E3">
        <w:t>because</w:t>
      </w:r>
      <w:r>
        <w:t xml:space="preserve"> they require less effort to configure and can improve with time.</w:t>
      </w:r>
      <w:r w:rsidR="009C1B2B">
        <w:br/>
      </w:r>
      <w:r w:rsidR="009C1B2B">
        <w:rPr>
          <w:noProof/>
          <w:lang w:bidi="ar-SA"/>
        </w:rPr>
        <w:drawing>
          <wp:inline distT="0" distB="0" distL="0" distR="0" wp14:anchorId="6A7F1FF1" wp14:editId="29F95D88">
            <wp:extent cx="5486400" cy="2223654"/>
            <wp:effectExtent l="0" t="0" r="0" b="5715"/>
            <wp:docPr id="38963" name="Picture 38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483763" cy="2222585"/>
                    </a:xfrm>
                    <a:prstGeom prst="rect">
                      <a:avLst/>
                    </a:prstGeom>
                  </pic:spPr>
                </pic:pic>
              </a:graphicData>
            </a:graphic>
          </wp:inline>
        </w:drawing>
      </w:r>
    </w:p>
    <w:p w14:paraId="3556B07D" w14:textId="77777777" w:rsidR="001971DC" w:rsidRDefault="00575CB8" w:rsidP="00575CB8">
      <w:r w:rsidRPr="004B5026">
        <w:t>There are two kinds of</w:t>
      </w:r>
      <w:r>
        <w:rPr>
          <w:b/>
        </w:rPr>
        <w:t xml:space="preserve"> </w:t>
      </w:r>
      <w:r w:rsidR="009C1B2B">
        <w:t>Learning</w:t>
      </w:r>
      <w:r w:rsidRPr="009C1B2B">
        <w:t xml:space="preserve"> Locators</w:t>
      </w:r>
      <w:r w:rsidR="007566E3">
        <w:t>:</w:t>
      </w:r>
    </w:p>
    <w:p w14:paraId="59BD6900" w14:textId="77777777" w:rsidR="00575CB8" w:rsidRDefault="00575CB8" w:rsidP="00E20F1D">
      <w:pPr>
        <w:pStyle w:val="ListParagraph"/>
        <w:numPr>
          <w:ilvl w:val="0"/>
          <w:numId w:val="27"/>
        </w:numPr>
        <w:contextualSpacing w:val="0"/>
      </w:pPr>
      <w:r w:rsidRPr="009C1B2B">
        <w:lastRenderedPageBreak/>
        <w:t>knowledge</w:t>
      </w:r>
      <w:r>
        <w:t xml:space="preserve"> </w:t>
      </w:r>
      <w:r w:rsidRPr="009C1B2B">
        <w:t>locators</w:t>
      </w:r>
      <w:r w:rsidRPr="004B5026">
        <w:rPr>
          <w:b/>
        </w:rPr>
        <w:t xml:space="preserve"> </w:t>
      </w:r>
      <w:r>
        <w:t xml:space="preserve">use information </w:t>
      </w:r>
      <w:r w:rsidR="007F3902">
        <w:t>from the outside world via</w:t>
      </w:r>
      <w:r>
        <w:t xml:space="preserve"> databases and dictionaries to locate information on documents.</w:t>
      </w:r>
      <w:r w:rsidR="00752DED">
        <w:br/>
        <w:t>(</w:t>
      </w:r>
      <w:r w:rsidR="00752DED">
        <w:rPr>
          <w:i/>
        </w:rPr>
        <w:t>Here is where Kapow can be of immense value to KTM, because it can bring the internet into a project</w:t>
      </w:r>
      <w:r w:rsidR="00187F49">
        <w:rPr>
          <w:i/>
        </w:rPr>
        <w:t>)</w:t>
      </w:r>
    </w:p>
    <w:p w14:paraId="52720AAD" w14:textId="77777777" w:rsidR="00575CB8" w:rsidRDefault="00575CB8" w:rsidP="00E20F1D">
      <w:pPr>
        <w:pStyle w:val="ListParagraph"/>
        <w:numPr>
          <w:ilvl w:val="0"/>
          <w:numId w:val="27"/>
        </w:numPr>
        <w:contextualSpacing w:val="0"/>
      </w:pPr>
      <w:r w:rsidRPr="009C1B2B">
        <w:t>experience locators</w:t>
      </w:r>
      <w:r>
        <w:t xml:space="preserve"> use examples of </w:t>
      </w:r>
      <w:r w:rsidR="00523C7D">
        <w:t xml:space="preserve">previous </w:t>
      </w:r>
      <w:r>
        <w:t>documents f</w:t>
      </w:r>
      <w:r w:rsidR="00ED7D74">
        <w:t>ro</w:t>
      </w:r>
      <w:r>
        <w:t>m the customer to interpret new documents.</w:t>
      </w:r>
    </w:p>
    <w:p w14:paraId="7C107B57" w14:textId="77777777" w:rsidR="00575CB8" w:rsidRDefault="00575CB8" w:rsidP="00575CB8">
      <w:pPr>
        <w:rPr>
          <w:b/>
        </w:rPr>
      </w:pPr>
      <w:r>
        <w:t xml:space="preserve">There are two kinds of </w:t>
      </w:r>
      <w:r w:rsidRPr="009C1B2B">
        <w:t>Programmable Locators</w:t>
      </w:r>
      <w:r w:rsidR="007566E3">
        <w:t>:</w:t>
      </w:r>
    </w:p>
    <w:p w14:paraId="1F58B969" w14:textId="77777777" w:rsidR="00575CB8" w:rsidRPr="004B5026" w:rsidRDefault="00575CB8" w:rsidP="00E20F1D">
      <w:pPr>
        <w:pStyle w:val="ListParagraph"/>
        <w:numPr>
          <w:ilvl w:val="0"/>
          <w:numId w:val="28"/>
        </w:numPr>
        <w:contextualSpacing w:val="0"/>
      </w:pPr>
      <w:r w:rsidRPr="009C1B2B">
        <w:t>rules locators</w:t>
      </w:r>
      <w:r>
        <w:t xml:space="preserve"> do not use outside knowledge</w:t>
      </w:r>
      <w:r w:rsidR="00C30D5B">
        <w:t xml:space="preserve"> -</w:t>
      </w:r>
      <w:r>
        <w:t xml:space="preserve"> they are programmed or configured</w:t>
      </w:r>
      <w:r w:rsidR="00107329">
        <w:t>.</w:t>
      </w:r>
    </w:p>
    <w:p w14:paraId="29CDADEA" w14:textId="77777777" w:rsidR="00575CB8" w:rsidRDefault="00575CB8" w:rsidP="00E20F1D">
      <w:pPr>
        <w:pStyle w:val="ListParagraph"/>
        <w:numPr>
          <w:ilvl w:val="0"/>
          <w:numId w:val="28"/>
        </w:numPr>
        <w:contextualSpacing w:val="0"/>
      </w:pPr>
      <w:r w:rsidRPr="009C1B2B">
        <w:t>logic</w:t>
      </w:r>
      <w:r>
        <w:t xml:space="preserve"> </w:t>
      </w:r>
      <w:r w:rsidRPr="009C1B2B">
        <w:t>locators</w:t>
      </w:r>
      <w:r>
        <w:rPr>
          <w:b/>
        </w:rPr>
        <w:t xml:space="preserve"> </w:t>
      </w:r>
      <w:r w:rsidRPr="004B5026">
        <w:t>combine the results of other locators</w:t>
      </w:r>
      <w:r>
        <w:t xml:space="preserve"> together to produce alternatives</w:t>
      </w:r>
    </w:p>
    <w:p w14:paraId="5295A965" w14:textId="77777777" w:rsidR="00575CB8" w:rsidRDefault="007566E3" w:rsidP="00575CB8">
      <w:r>
        <w:t>B</w:t>
      </w:r>
      <w:r w:rsidR="00575CB8">
        <w:t>uild your project with knowledge and experience locators mainly, using rules locators as fallbacks, and then combine results together with logic locators.</w:t>
      </w:r>
    </w:p>
    <w:p w14:paraId="52907B28" w14:textId="77777777" w:rsidR="006A7044" w:rsidRPr="006A7044" w:rsidRDefault="006A7044" w:rsidP="00575CB8">
      <w:pPr>
        <w:rPr>
          <w:b/>
        </w:rPr>
      </w:pPr>
      <w:r>
        <w:rPr>
          <w:b/>
        </w:rPr>
        <w:t>Teachable Locators</w:t>
      </w:r>
      <w:r>
        <w:t xml:space="preserve"> are easier and faster to configure than </w:t>
      </w:r>
      <w:r>
        <w:rPr>
          <w:b/>
        </w:rPr>
        <w:t>programmable locators.</w:t>
      </w:r>
    </w:p>
    <w:tbl>
      <w:tblPr>
        <w:tblStyle w:val="MediumShading2-Accent1"/>
        <w:tblW w:w="11358" w:type="dxa"/>
        <w:tblLook w:val="04A0" w:firstRow="1" w:lastRow="0" w:firstColumn="1" w:lastColumn="0" w:noHBand="0" w:noVBand="1"/>
      </w:tblPr>
      <w:tblGrid>
        <w:gridCol w:w="2205"/>
        <w:gridCol w:w="508"/>
        <w:gridCol w:w="4595"/>
        <w:gridCol w:w="4050"/>
      </w:tblGrid>
      <w:tr w:rsidR="00575CB8" w:rsidRPr="00340C36" w14:paraId="5FB941A7" w14:textId="77777777" w:rsidTr="009C1B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left w:val="single" w:sz="18" w:space="0" w:color="auto"/>
            </w:tcBorders>
          </w:tcPr>
          <w:p w14:paraId="0BD183DA" w14:textId="77777777" w:rsidR="00575CB8" w:rsidRPr="00340C36" w:rsidRDefault="00575CB8" w:rsidP="00535D57">
            <w:pPr>
              <w:rPr>
                <w:b w:val="0"/>
              </w:rPr>
            </w:pPr>
            <w:r w:rsidRPr="00340C36">
              <w:rPr>
                <w:b w:val="0"/>
              </w:rPr>
              <w:t>Knowledge locators</w:t>
            </w:r>
          </w:p>
        </w:tc>
        <w:tc>
          <w:tcPr>
            <w:tcW w:w="0" w:type="auto"/>
          </w:tcPr>
          <w:p w14:paraId="7FBBFF42"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p>
        </w:tc>
        <w:tc>
          <w:tcPr>
            <w:tcW w:w="4595" w:type="dxa"/>
          </w:tcPr>
          <w:p w14:paraId="6A3C889A"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p>
        </w:tc>
        <w:tc>
          <w:tcPr>
            <w:tcW w:w="4050" w:type="dxa"/>
            <w:tcBorders>
              <w:right w:val="single" w:sz="18" w:space="0" w:color="auto"/>
            </w:tcBorders>
          </w:tcPr>
          <w:p w14:paraId="2F515F14"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r w:rsidRPr="00340C36">
              <w:rPr>
                <w:b w:val="0"/>
              </w:rPr>
              <w:t>Use Cases</w:t>
            </w:r>
          </w:p>
        </w:tc>
      </w:tr>
      <w:tr w:rsidR="00575CB8" w14:paraId="47739EC4" w14:textId="77777777" w:rsidTr="009C1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tcBorders>
          </w:tcPr>
          <w:p w14:paraId="61189721" w14:textId="77777777" w:rsidR="00575CB8" w:rsidRDefault="00575CB8" w:rsidP="00535D57">
            <w:r>
              <w:t>Database Locator</w:t>
            </w:r>
            <w:r w:rsidR="005F1213">
              <w:fldChar w:fldCharType="begin"/>
            </w:r>
            <w:r w:rsidR="005F1213">
              <w:instrText xml:space="preserve"> XE "</w:instrText>
            </w:r>
            <w:r w:rsidR="005F1213" w:rsidRPr="00A64640">
              <w:instrText>Database Locator</w:instrText>
            </w:r>
            <w:r w:rsidR="005F1213">
              <w:instrText xml:space="preserve">" </w:instrText>
            </w:r>
            <w:r w:rsidR="005F1213">
              <w:fldChar w:fldCharType="end"/>
            </w:r>
          </w:p>
          <w:p w14:paraId="076AC9AC" w14:textId="77777777" w:rsidR="00575CB8" w:rsidRDefault="00575CB8" w:rsidP="00535D57">
            <w:r>
              <w:t xml:space="preserve">(multifield) </w:t>
            </w:r>
          </w:p>
        </w:tc>
        <w:tc>
          <w:tcPr>
            <w:tcW w:w="0" w:type="auto"/>
          </w:tcPr>
          <w:p w14:paraId="26C7888E"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DL</w:t>
            </w:r>
          </w:p>
        </w:tc>
        <w:tc>
          <w:tcPr>
            <w:tcW w:w="4595" w:type="dxa"/>
          </w:tcPr>
          <w:p w14:paraId="4FCE647C"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Matches entire database with a document fuzzily</w:t>
            </w:r>
          </w:p>
          <w:p w14:paraId="3BF1CC07"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 xml:space="preserve">Finds only one occurrence of each </w:t>
            </w:r>
            <w:r w:rsidR="00DC2B9F">
              <w:t>DB</w:t>
            </w:r>
            <w:r>
              <w:t xml:space="preserve"> entry</w:t>
            </w:r>
          </w:p>
        </w:tc>
        <w:tc>
          <w:tcPr>
            <w:tcW w:w="4050" w:type="dxa"/>
            <w:tcBorders>
              <w:right w:val="single" w:sz="18" w:space="0" w:color="auto"/>
            </w:tcBorders>
          </w:tcPr>
          <w:p w14:paraId="462D005C"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Finding vendors, customers.</w:t>
            </w:r>
          </w:p>
        </w:tc>
      </w:tr>
      <w:tr w:rsidR="00575CB8" w14:paraId="012526C8" w14:textId="77777777" w:rsidTr="009C1B2B">
        <w:tc>
          <w:tcPr>
            <w:cnfStyle w:val="001000000000" w:firstRow="0" w:lastRow="0" w:firstColumn="1" w:lastColumn="0" w:oddVBand="0" w:evenVBand="0" w:oddHBand="0" w:evenHBand="0" w:firstRowFirstColumn="0" w:firstRowLastColumn="0" w:lastRowFirstColumn="0" w:lastRowLastColumn="0"/>
            <w:tcW w:w="0" w:type="auto"/>
            <w:tcBorders>
              <w:top w:val="nil"/>
              <w:left w:val="single" w:sz="18" w:space="0" w:color="auto"/>
            </w:tcBorders>
          </w:tcPr>
          <w:p w14:paraId="399E9AC6" w14:textId="77777777" w:rsidR="00575CB8" w:rsidRDefault="00575CB8" w:rsidP="00535D57">
            <w:r>
              <w:t>Database Evaluator</w:t>
            </w:r>
            <w:r w:rsidR="005F1213">
              <w:fldChar w:fldCharType="begin"/>
            </w:r>
            <w:r w:rsidR="005F1213">
              <w:instrText xml:space="preserve"> XE "</w:instrText>
            </w:r>
            <w:r w:rsidR="005F1213" w:rsidRPr="00A64640">
              <w:instrText>Database Evaluator</w:instrText>
            </w:r>
            <w:r w:rsidR="005F1213">
              <w:instrText xml:space="preserve">" </w:instrText>
            </w:r>
            <w:r w:rsidR="005F1213">
              <w:fldChar w:fldCharType="end"/>
            </w:r>
          </w:p>
          <w:p w14:paraId="14A4620B" w14:textId="77777777" w:rsidR="00575CB8" w:rsidRDefault="00575CB8" w:rsidP="00535D57">
            <w:r>
              <w:t>(multifield)</w:t>
            </w:r>
          </w:p>
        </w:tc>
        <w:tc>
          <w:tcPr>
            <w:tcW w:w="0" w:type="auto"/>
          </w:tcPr>
          <w:p w14:paraId="0151F7BF"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DE</w:t>
            </w:r>
          </w:p>
        </w:tc>
        <w:tc>
          <w:tcPr>
            <w:tcW w:w="4595" w:type="dxa"/>
          </w:tcPr>
          <w:p w14:paraId="409A1342"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Matches an entire database with output from a locator fuzzily or strict</w:t>
            </w:r>
          </w:p>
          <w:p w14:paraId="71E19FA5"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Finds only one result.</w:t>
            </w:r>
          </w:p>
        </w:tc>
        <w:tc>
          <w:tcPr>
            <w:tcW w:w="4050" w:type="dxa"/>
            <w:tcBorders>
              <w:right w:val="single" w:sz="18" w:space="0" w:color="auto"/>
            </w:tcBorders>
          </w:tcPr>
          <w:p w14:paraId="77B66BFB" w14:textId="77777777" w:rsidR="00575CB8" w:rsidRDefault="00575CB8" w:rsidP="006A7044">
            <w:pPr>
              <w:cnfStyle w:val="000000000000" w:firstRow="0" w:lastRow="0" w:firstColumn="0" w:lastColumn="0" w:oddVBand="0" w:evenVBand="0" w:oddHBand="0" w:evenHBand="0" w:firstRowFirstColumn="0" w:firstRowLastColumn="0" w:lastRowFirstColumn="0" w:lastRowLastColumn="0"/>
            </w:pPr>
            <w:r>
              <w:t>Used to</w:t>
            </w:r>
            <w:r w:rsidR="006A7044">
              <w:t xml:space="preserve"> spell check handwritten fields from AZL.</w:t>
            </w:r>
            <w:r>
              <w:br/>
              <w:t>Look up a customerID fuzzily/strict and return from the database the entire customer record</w:t>
            </w:r>
            <w:r w:rsidR="00FC463F">
              <w:t>.</w:t>
            </w:r>
          </w:p>
          <w:p w14:paraId="2C5983E1" w14:textId="77777777" w:rsidR="00E75406" w:rsidRDefault="00E75406" w:rsidP="006A7044">
            <w:pPr>
              <w:cnfStyle w:val="000000000000" w:firstRow="0" w:lastRow="0" w:firstColumn="0" w:lastColumn="0" w:oddVBand="0" w:evenVBand="0" w:oddHBand="0" w:evenHBand="0" w:firstRowFirstColumn="0" w:firstRowLastColumn="0" w:lastRowFirstColumn="0" w:lastRowLastColumn="0"/>
            </w:pPr>
            <w:r>
              <w:t>Can function as a “fuzzy webservice call” script free.</w:t>
            </w:r>
          </w:p>
        </w:tc>
      </w:tr>
      <w:tr w:rsidR="00575CB8" w14:paraId="2F527862" w14:textId="77777777" w:rsidTr="009C1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single" w:sz="18" w:space="0" w:color="auto"/>
            </w:tcBorders>
          </w:tcPr>
          <w:p w14:paraId="094D8A8C" w14:textId="77777777" w:rsidR="00575CB8" w:rsidRDefault="00575CB8" w:rsidP="00535D57">
            <w:r>
              <w:t>Format Locator</w:t>
            </w:r>
            <w:r w:rsidR="005F1213">
              <w:fldChar w:fldCharType="begin"/>
            </w:r>
            <w:r w:rsidR="005F1213">
              <w:instrText xml:space="preserve"> XE "</w:instrText>
            </w:r>
            <w:r w:rsidR="005F1213" w:rsidRPr="00EB6B9F">
              <w:instrText>Format Locator:</w:instrText>
            </w:r>
            <w:r w:rsidR="005F1213" w:rsidRPr="00EB6B9F">
              <w:rPr>
                <w:lang w:val="en-GB"/>
              </w:rPr>
              <w:instrText>With Fuzzy Dictionaries</w:instrText>
            </w:r>
            <w:r w:rsidR="005F1213">
              <w:instrText xml:space="preserve">" </w:instrText>
            </w:r>
            <w:r w:rsidR="005F1213">
              <w:fldChar w:fldCharType="end"/>
            </w:r>
            <w:r>
              <w:t xml:space="preserve"> + Fuzzy Dictionary</w:t>
            </w:r>
          </w:p>
          <w:p w14:paraId="7EC8BFB3" w14:textId="77777777" w:rsidR="00575CB8" w:rsidRDefault="00575CB8" w:rsidP="00535D57">
            <w:r>
              <w:t>(single field)</w:t>
            </w:r>
          </w:p>
        </w:tc>
        <w:tc>
          <w:tcPr>
            <w:tcW w:w="0" w:type="auto"/>
          </w:tcPr>
          <w:p w14:paraId="766F2D1F"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FL</w:t>
            </w:r>
          </w:p>
        </w:tc>
        <w:tc>
          <w:tcPr>
            <w:tcW w:w="4595" w:type="dxa"/>
          </w:tcPr>
          <w:p w14:paraId="222306DC"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Fuzzily find of a list of phrases on a document.</w:t>
            </w:r>
          </w:p>
          <w:p w14:paraId="34CADE7E"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Finds all occur</w:t>
            </w:r>
            <w:r w:rsidR="007566E3">
              <w:t>re</w:t>
            </w:r>
            <w:r>
              <w:t>nces of each phrase</w:t>
            </w:r>
          </w:p>
        </w:tc>
        <w:tc>
          <w:tcPr>
            <w:tcW w:w="4050" w:type="dxa"/>
            <w:tcBorders>
              <w:right w:val="single" w:sz="18" w:space="0" w:color="auto"/>
            </w:tcBorders>
          </w:tcPr>
          <w:p w14:paraId="65C666EE"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 keyphrases to identify a document at a particular location on the page.</w:t>
            </w:r>
          </w:p>
          <w:p w14:paraId="0767AC87"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 specific labels for fields</w:t>
            </w:r>
          </w:p>
        </w:tc>
      </w:tr>
      <w:tr w:rsidR="00575CB8" w14:paraId="06835BD0" w14:textId="77777777" w:rsidTr="009C1B2B">
        <w:tc>
          <w:tcPr>
            <w:cnfStyle w:val="001000000000" w:firstRow="0" w:lastRow="0" w:firstColumn="1" w:lastColumn="0" w:oddVBand="0" w:evenVBand="0" w:oddHBand="0" w:evenHBand="0" w:firstRowFirstColumn="0" w:firstRowLastColumn="0" w:lastRowFirstColumn="0" w:lastRowLastColumn="0"/>
            <w:tcW w:w="0" w:type="auto"/>
            <w:tcBorders>
              <w:top w:val="nil"/>
              <w:left w:val="single" w:sz="18" w:space="0" w:color="auto"/>
            </w:tcBorders>
          </w:tcPr>
          <w:p w14:paraId="09E10A11" w14:textId="77777777" w:rsidR="00575CB8" w:rsidRDefault="00575CB8" w:rsidP="00535D57">
            <w:r>
              <w:t>Line Item Matching Locator</w:t>
            </w:r>
            <w:r w:rsidR="005F1213">
              <w:fldChar w:fldCharType="begin"/>
            </w:r>
            <w:r w:rsidR="005F1213">
              <w:instrText xml:space="preserve"> XE "</w:instrText>
            </w:r>
            <w:r w:rsidR="005F1213" w:rsidRPr="00A64640">
              <w:instrText>Line Item Matching Locator</w:instrText>
            </w:r>
            <w:r w:rsidR="005F1213">
              <w:instrText xml:space="preserve">" </w:instrText>
            </w:r>
            <w:r w:rsidR="005F1213">
              <w:fldChar w:fldCharType="end"/>
            </w:r>
          </w:p>
          <w:p w14:paraId="194BE613" w14:textId="77777777" w:rsidR="00575CB8" w:rsidRDefault="00575CB8" w:rsidP="00535D57">
            <w:r>
              <w:t>(multifield)</w:t>
            </w:r>
          </w:p>
        </w:tc>
        <w:tc>
          <w:tcPr>
            <w:tcW w:w="0" w:type="auto"/>
          </w:tcPr>
          <w:p w14:paraId="0FC62DB6"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LL</w:t>
            </w:r>
          </w:p>
        </w:tc>
        <w:tc>
          <w:tcPr>
            <w:tcW w:w="4595" w:type="dxa"/>
          </w:tcPr>
          <w:p w14:paraId="40D46B8B"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Fuzzily matches purchase orders from a given Vendor in an SQL database with an invoice</w:t>
            </w:r>
          </w:p>
        </w:tc>
        <w:tc>
          <w:tcPr>
            <w:tcW w:w="4050" w:type="dxa"/>
            <w:tcBorders>
              <w:right w:val="single" w:sz="18" w:space="0" w:color="auto"/>
            </w:tcBorders>
          </w:tcPr>
          <w:p w14:paraId="302E97D4"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Matching each purchased item with the invoice.</w:t>
            </w:r>
          </w:p>
        </w:tc>
      </w:tr>
    </w:tbl>
    <w:p w14:paraId="7865EC16" w14:textId="77777777" w:rsidR="00575CB8" w:rsidRPr="004B5026" w:rsidRDefault="00575CB8" w:rsidP="00575CB8"/>
    <w:tbl>
      <w:tblPr>
        <w:tblStyle w:val="MediumShading2-Accent1"/>
        <w:tblW w:w="11457" w:type="dxa"/>
        <w:tblBorders>
          <w:top w:val="none" w:sz="0" w:space="0" w:color="auto"/>
          <w:bottom w:val="none" w:sz="0" w:space="0" w:color="auto"/>
        </w:tblBorders>
        <w:tblLook w:val="04A0" w:firstRow="1" w:lastRow="0" w:firstColumn="1" w:lastColumn="0" w:noHBand="0" w:noVBand="1"/>
      </w:tblPr>
      <w:tblGrid>
        <w:gridCol w:w="2178"/>
        <w:gridCol w:w="720"/>
        <w:gridCol w:w="4410"/>
        <w:gridCol w:w="4149"/>
      </w:tblGrid>
      <w:tr w:rsidR="00575CB8" w:rsidRPr="00340C36" w14:paraId="17384A97" w14:textId="77777777" w:rsidTr="009C1B2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78" w:type="dxa"/>
            <w:tcBorders>
              <w:left w:val="single" w:sz="18" w:space="0" w:color="auto"/>
              <w:right w:val="none" w:sz="0" w:space="0" w:color="auto"/>
            </w:tcBorders>
          </w:tcPr>
          <w:p w14:paraId="791F0AAA" w14:textId="77777777" w:rsidR="00575CB8" w:rsidRPr="00340C36" w:rsidRDefault="00575CB8" w:rsidP="00535D57">
            <w:pPr>
              <w:rPr>
                <w:b w:val="0"/>
              </w:rPr>
            </w:pPr>
            <w:r>
              <w:rPr>
                <w:b w:val="0"/>
              </w:rPr>
              <w:t>Experience</w:t>
            </w:r>
            <w:r w:rsidRPr="00340C36">
              <w:rPr>
                <w:b w:val="0"/>
              </w:rPr>
              <w:t xml:space="preserve"> locators</w:t>
            </w:r>
          </w:p>
        </w:tc>
        <w:tc>
          <w:tcPr>
            <w:tcW w:w="720" w:type="dxa"/>
            <w:tcBorders>
              <w:left w:val="none" w:sz="0" w:space="0" w:color="auto"/>
              <w:right w:val="none" w:sz="0" w:space="0" w:color="auto"/>
            </w:tcBorders>
          </w:tcPr>
          <w:p w14:paraId="36E91392"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p>
        </w:tc>
        <w:tc>
          <w:tcPr>
            <w:tcW w:w="4410" w:type="dxa"/>
            <w:tcBorders>
              <w:left w:val="none" w:sz="0" w:space="0" w:color="auto"/>
              <w:right w:val="none" w:sz="0" w:space="0" w:color="auto"/>
            </w:tcBorders>
          </w:tcPr>
          <w:p w14:paraId="26A08C9A"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p>
        </w:tc>
        <w:tc>
          <w:tcPr>
            <w:tcW w:w="0" w:type="auto"/>
            <w:tcBorders>
              <w:left w:val="none" w:sz="0" w:space="0" w:color="auto"/>
              <w:right w:val="single" w:sz="18" w:space="0" w:color="auto"/>
            </w:tcBorders>
          </w:tcPr>
          <w:p w14:paraId="783EAB23"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r w:rsidRPr="00340C36">
              <w:rPr>
                <w:b w:val="0"/>
              </w:rPr>
              <w:t>Use Cases</w:t>
            </w:r>
          </w:p>
        </w:tc>
      </w:tr>
      <w:tr w:rsidR="00575CB8" w14:paraId="1453E0AE" w14:textId="77777777" w:rsidTr="009C1B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78" w:type="dxa"/>
            <w:tcBorders>
              <w:top w:val="single" w:sz="18" w:space="0" w:color="auto"/>
              <w:left w:val="single" w:sz="18" w:space="0" w:color="auto"/>
              <w:bottom w:val="none" w:sz="0" w:space="0" w:color="auto"/>
              <w:right w:val="none" w:sz="0" w:space="0" w:color="auto"/>
            </w:tcBorders>
          </w:tcPr>
          <w:p w14:paraId="6592337B" w14:textId="77777777" w:rsidR="00575CB8" w:rsidRDefault="00575CB8" w:rsidP="00535D57">
            <w:r>
              <w:t>Invoice Group Locator</w:t>
            </w:r>
            <w:r w:rsidR="005F1213">
              <w:fldChar w:fldCharType="begin"/>
            </w:r>
            <w:r w:rsidR="005F1213">
              <w:instrText xml:space="preserve"> XE "</w:instrText>
            </w:r>
            <w:r w:rsidR="005F1213" w:rsidRPr="00A64640">
              <w:instrText>Invoice Group Locator</w:instrText>
            </w:r>
            <w:r w:rsidR="005F1213">
              <w:instrText xml:space="preserve">" </w:instrText>
            </w:r>
            <w:r w:rsidR="005F1213">
              <w:fldChar w:fldCharType="end"/>
            </w:r>
          </w:p>
          <w:p w14:paraId="34CDF177" w14:textId="77777777" w:rsidR="00575CB8" w:rsidRDefault="00575CB8" w:rsidP="00535D57">
            <w:r>
              <w:t>(multifield)</w:t>
            </w:r>
          </w:p>
        </w:tc>
        <w:tc>
          <w:tcPr>
            <w:tcW w:w="720" w:type="dxa"/>
            <w:tcBorders>
              <w:top w:val="single" w:sz="18" w:space="0" w:color="auto"/>
            </w:tcBorders>
          </w:tcPr>
          <w:p w14:paraId="5BB53EC4"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IGL</w:t>
            </w:r>
          </w:p>
        </w:tc>
        <w:tc>
          <w:tcPr>
            <w:tcW w:w="4410" w:type="dxa"/>
            <w:tcBorders>
              <w:top w:val="single" w:sz="18" w:space="0" w:color="auto"/>
            </w:tcBorders>
          </w:tcPr>
          <w:p w14:paraId="5335CB8E"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 xml:space="preserve">Find a number and nearby date on a document. Return document </w:t>
            </w:r>
            <w:r w:rsidR="00172DB9">
              <w:t xml:space="preserve">ID </w:t>
            </w:r>
            <w:r>
              <w:t>if trained.</w:t>
            </w:r>
          </w:p>
        </w:tc>
        <w:tc>
          <w:tcPr>
            <w:tcW w:w="0" w:type="auto"/>
            <w:tcBorders>
              <w:top w:val="single" w:sz="18" w:space="0" w:color="auto"/>
              <w:right w:val="single" w:sz="18" w:space="0" w:color="auto"/>
            </w:tcBorders>
          </w:tcPr>
          <w:p w14:paraId="51CEE512"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Finding invoice number, invoice date &amp; retrieving VendorID from user training.</w:t>
            </w:r>
          </w:p>
          <w:p w14:paraId="0936BF41"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Finding CustomerID and ApplicationDate on insurance documents.</w:t>
            </w:r>
          </w:p>
        </w:tc>
      </w:tr>
      <w:tr w:rsidR="00575CB8" w14:paraId="66AE15BE" w14:textId="77777777" w:rsidTr="009C1B2B">
        <w:tc>
          <w:tcPr>
            <w:cnfStyle w:val="001000000000" w:firstRow="0" w:lastRow="0" w:firstColumn="1" w:lastColumn="0" w:oddVBand="0" w:evenVBand="0" w:oddHBand="0" w:evenHBand="0" w:firstRowFirstColumn="0" w:firstRowLastColumn="0" w:lastRowFirstColumn="0" w:lastRowLastColumn="0"/>
            <w:tcW w:w="2178" w:type="dxa"/>
            <w:tcBorders>
              <w:left w:val="single" w:sz="18" w:space="0" w:color="auto"/>
              <w:bottom w:val="none" w:sz="0" w:space="0" w:color="auto"/>
              <w:right w:val="none" w:sz="0" w:space="0" w:color="auto"/>
            </w:tcBorders>
          </w:tcPr>
          <w:p w14:paraId="70DF324C" w14:textId="77777777" w:rsidR="00575CB8" w:rsidRDefault="00575CB8" w:rsidP="00535D57">
            <w:r>
              <w:lastRenderedPageBreak/>
              <w:t>Order Group Locator</w:t>
            </w:r>
            <w:r w:rsidR="005F1213">
              <w:fldChar w:fldCharType="begin"/>
            </w:r>
            <w:r w:rsidR="005F1213">
              <w:instrText xml:space="preserve"> XE "</w:instrText>
            </w:r>
            <w:r w:rsidR="005F1213" w:rsidRPr="00A64640">
              <w:instrText>Order Group Locator</w:instrText>
            </w:r>
            <w:r w:rsidR="005F1213">
              <w:instrText xml:space="preserve">" </w:instrText>
            </w:r>
            <w:r w:rsidR="005F1213">
              <w:fldChar w:fldCharType="end"/>
            </w:r>
          </w:p>
          <w:p w14:paraId="3D998B90" w14:textId="77777777" w:rsidR="00575CB8" w:rsidRDefault="00575CB8" w:rsidP="00535D57">
            <w:r>
              <w:t>(multifield)</w:t>
            </w:r>
          </w:p>
        </w:tc>
        <w:tc>
          <w:tcPr>
            <w:tcW w:w="720" w:type="dxa"/>
          </w:tcPr>
          <w:p w14:paraId="468BFA30"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OGL</w:t>
            </w:r>
          </w:p>
        </w:tc>
        <w:tc>
          <w:tcPr>
            <w:tcW w:w="4410" w:type="dxa"/>
          </w:tcPr>
          <w:p w14:paraId="0309EC57"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Find a number and nearby date on a document</w:t>
            </w:r>
          </w:p>
        </w:tc>
        <w:tc>
          <w:tcPr>
            <w:tcW w:w="0" w:type="auto"/>
            <w:tcBorders>
              <w:right w:val="single" w:sz="18" w:space="0" w:color="auto"/>
            </w:tcBorders>
          </w:tcPr>
          <w:p w14:paraId="2EBC8479"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Finding order number and order date on an invoice.</w:t>
            </w:r>
          </w:p>
          <w:p w14:paraId="1132D8A6"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Finding delivery date and delivery number on a waybill.</w:t>
            </w:r>
          </w:p>
        </w:tc>
      </w:tr>
      <w:tr w:rsidR="00575CB8" w14:paraId="7B5AED35" w14:textId="77777777" w:rsidTr="009C1B2B">
        <w:trPr>
          <w:cnfStyle w:val="000000100000" w:firstRow="0" w:lastRow="0" w:firstColumn="0" w:lastColumn="0" w:oddVBand="0" w:evenVBand="0" w:oddHBand="1" w:evenHBand="0" w:firstRowFirstColumn="0" w:firstRowLastColumn="0" w:lastRowFirstColumn="0" w:lastRowLastColumn="0"/>
          <w:cantSplit/>
          <w:trHeight w:val="1044"/>
        </w:trPr>
        <w:tc>
          <w:tcPr>
            <w:cnfStyle w:val="001000000000" w:firstRow="0" w:lastRow="0" w:firstColumn="1" w:lastColumn="0" w:oddVBand="0" w:evenVBand="0" w:oddHBand="0" w:evenHBand="0" w:firstRowFirstColumn="0" w:firstRowLastColumn="0" w:lastRowFirstColumn="0" w:lastRowLastColumn="0"/>
            <w:tcW w:w="2178" w:type="dxa"/>
            <w:tcBorders>
              <w:left w:val="single" w:sz="18" w:space="0" w:color="auto"/>
              <w:bottom w:val="none" w:sz="0" w:space="0" w:color="auto"/>
            </w:tcBorders>
          </w:tcPr>
          <w:p w14:paraId="3F851821" w14:textId="77777777" w:rsidR="00575CB8" w:rsidRDefault="00575CB8" w:rsidP="00535D57">
            <w:r>
              <w:t>Amount Group Locator</w:t>
            </w:r>
            <w:r w:rsidR="005F1213">
              <w:fldChar w:fldCharType="begin"/>
            </w:r>
            <w:r w:rsidR="005F1213">
              <w:instrText xml:space="preserve"> XE "</w:instrText>
            </w:r>
            <w:r w:rsidR="005F1213" w:rsidRPr="00A64640">
              <w:instrText>Amount Group Locator</w:instrText>
            </w:r>
            <w:r w:rsidR="005F1213">
              <w:instrText xml:space="preserve">" </w:instrText>
            </w:r>
            <w:r w:rsidR="005F1213">
              <w:fldChar w:fldCharType="end"/>
            </w:r>
          </w:p>
          <w:p w14:paraId="6FFB785C" w14:textId="77777777" w:rsidR="00575CB8" w:rsidRDefault="00575CB8" w:rsidP="00535D57">
            <w:r>
              <w:t>(multifield)</w:t>
            </w:r>
          </w:p>
        </w:tc>
        <w:tc>
          <w:tcPr>
            <w:tcW w:w="720" w:type="dxa"/>
          </w:tcPr>
          <w:p w14:paraId="1D45617A"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AGL</w:t>
            </w:r>
          </w:p>
        </w:tc>
        <w:tc>
          <w:tcPr>
            <w:tcW w:w="4410" w:type="dxa"/>
          </w:tcPr>
          <w:p w14:paraId="09B94922"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 subtotals, taxes, total &amp; currency on a document</w:t>
            </w:r>
          </w:p>
        </w:tc>
        <w:tc>
          <w:tcPr>
            <w:tcW w:w="0" w:type="auto"/>
            <w:tcBorders>
              <w:right w:val="single" w:sz="18" w:space="0" w:color="auto"/>
            </w:tcBorders>
          </w:tcPr>
          <w:p w14:paraId="24375F97"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Finding amount footer information on an invoice.</w:t>
            </w:r>
          </w:p>
        </w:tc>
      </w:tr>
      <w:tr w:rsidR="005F1213" w14:paraId="654B3FA0" w14:textId="77777777" w:rsidTr="009C1B2B">
        <w:trPr>
          <w:cantSplit/>
        </w:trPr>
        <w:tc>
          <w:tcPr>
            <w:cnfStyle w:val="001000000000" w:firstRow="0" w:lastRow="0" w:firstColumn="1" w:lastColumn="0" w:oddVBand="0" w:evenVBand="0" w:oddHBand="0" w:evenHBand="0" w:firstRowFirstColumn="0" w:firstRowLastColumn="0" w:lastRowFirstColumn="0" w:lastRowLastColumn="0"/>
            <w:tcW w:w="2178" w:type="dxa"/>
            <w:tcBorders>
              <w:left w:val="single" w:sz="18" w:space="0" w:color="auto"/>
            </w:tcBorders>
          </w:tcPr>
          <w:p w14:paraId="6A4B03C9" w14:textId="77777777" w:rsidR="005F1213" w:rsidRDefault="005F1213" w:rsidP="00535D57">
            <w:r>
              <w:t>Trainable Group Locator</w:t>
            </w:r>
            <w:r>
              <w:fldChar w:fldCharType="begin"/>
            </w:r>
            <w:r>
              <w:instrText xml:space="preserve"> XE "</w:instrText>
            </w:r>
            <w:r w:rsidRPr="00A64640">
              <w:instrText>Trainable Group Locator</w:instrText>
            </w:r>
            <w:r>
              <w:instrText xml:space="preserve">" </w:instrText>
            </w:r>
            <w:r>
              <w:fldChar w:fldCharType="end"/>
            </w:r>
          </w:p>
        </w:tc>
        <w:tc>
          <w:tcPr>
            <w:tcW w:w="720" w:type="dxa"/>
            <w:tcBorders>
              <w:bottom w:val="single" w:sz="18" w:space="0" w:color="auto"/>
            </w:tcBorders>
          </w:tcPr>
          <w:p w14:paraId="5ADD27D6" w14:textId="77777777" w:rsidR="005F1213" w:rsidRDefault="005F1213" w:rsidP="00535D57">
            <w:pPr>
              <w:cnfStyle w:val="000000000000" w:firstRow="0" w:lastRow="0" w:firstColumn="0" w:lastColumn="0" w:oddVBand="0" w:evenVBand="0" w:oddHBand="0" w:evenHBand="0" w:firstRowFirstColumn="0" w:firstRowLastColumn="0" w:lastRowFirstColumn="0" w:lastRowLastColumn="0"/>
            </w:pPr>
            <w:r>
              <w:t>TGL</w:t>
            </w:r>
          </w:p>
        </w:tc>
        <w:tc>
          <w:tcPr>
            <w:tcW w:w="4410" w:type="dxa"/>
            <w:tcBorders>
              <w:bottom w:val="single" w:sz="18" w:space="0" w:color="auto"/>
            </w:tcBorders>
          </w:tcPr>
          <w:p w14:paraId="714E1335" w14:textId="77777777" w:rsidR="005F1213" w:rsidRDefault="005F1213" w:rsidP="00535D57">
            <w:pPr>
              <w:cnfStyle w:val="000000000000" w:firstRow="0" w:lastRow="0" w:firstColumn="0" w:lastColumn="0" w:oddVBand="0" w:evenVBand="0" w:oddHBand="0" w:evenHBand="0" w:firstRowFirstColumn="0" w:firstRowLastColumn="0" w:lastRowFirstColumn="0" w:lastRowLastColumn="0"/>
            </w:pPr>
            <w:r>
              <w:t>Finds a set of subfields that appear together on a document.</w:t>
            </w:r>
          </w:p>
          <w:p w14:paraId="5B43C99E" w14:textId="77777777" w:rsidR="005F1213" w:rsidRDefault="005F1213" w:rsidP="00535D57">
            <w:pPr>
              <w:cnfStyle w:val="000000000000" w:firstRow="0" w:lastRow="0" w:firstColumn="0" w:lastColumn="0" w:oddVBand="0" w:evenVBand="0" w:oddHBand="0" w:evenHBand="0" w:firstRowFirstColumn="0" w:firstRowLastColumn="0" w:lastRowFirstColumn="0" w:lastRowLastColumn="0"/>
            </w:pPr>
            <w:r>
              <w:t>If you have unrelated fields, use more than one TG</w:t>
            </w:r>
          </w:p>
          <w:p w14:paraId="529AABDB" w14:textId="77777777" w:rsidR="005F1213" w:rsidRDefault="005F1213" w:rsidP="00535D57">
            <w:pPr>
              <w:cnfStyle w:val="000000000000" w:firstRow="0" w:lastRow="0" w:firstColumn="0" w:lastColumn="0" w:oddVBand="0" w:evenVBand="0" w:oddHBand="0" w:evenHBand="0" w:firstRowFirstColumn="0" w:firstRowLastColumn="0" w:lastRowFirstColumn="0" w:lastRowLastColumn="0"/>
            </w:pPr>
            <w:r>
              <w:t>Works well on fields with a clear anchor phrase</w:t>
            </w:r>
          </w:p>
        </w:tc>
        <w:tc>
          <w:tcPr>
            <w:tcW w:w="0" w:type="auto"/>
            <w:tcBorders>
              <w:bottom w:val="single" w:sz="18" w:space="0" w:color="auto"/>
              <w:right w:val="single" w:sz="18" w:space="0" w:color="auto"/>
            </w:tcBorders>
          </w:tcPr>
          <w:p w14:paraId="12BFDB42" w14:textId="77777777" w:rsidR="005F1213" w:rsidRDefault="005F1213" w:rsidP="00535D57">
            <w:pPr>
              <w:cnfStyle w:val="000000000000" w:firstRow="0" w:lastRow="0" w:firstColumn="0" w:lastColumn="0" w:oddVBand="0" w:evenVBand="0" w:oddHBand="0" w:evenHBand="0" w:firstRowFirstColumn="0" w:firstRowLastColumn="0" w:lastRowFirstColumn="0" w:lastRowLastColumn="0"/>
            </w:pPr>
            <w:r>
              <w:t>Finding customer Ids, special dates.</w:t>
            </w:r>
          </w:p>
        </w:tc>
      </w:tr>
      <w:tr w:rsidR="00575CB8" w14:paraId="4139E1DE" w14:textId="77777777" w:rsidTr="009C1B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78" w:type="dxa"/>
            <w:tcBorders>
              <w:left w:val="single" w:sz="18" w:space="0" w:color="auto"/>
            </w:tcBorders>
          </w:tcPr>
          <w:p w14:paraId="12D4D65D" w14:textId="77777777" w:rsidR="00575CB8" w:rsidRDefault="00575CB8" w:rsidP="00535D57">
            <w:r>
              <w:t>Text Content Locator</w:t>
            </w:r>
            <w:r w:rsidR="005F1213">
              <w:fldChar w:fldCharType="begin"/>
            </w:r>
            <w:r w:rsidR="005F1213">
              <w:instrText xml:space="preserve"> XE "</w:instrText>
            </w:r>
            <w:r w:rsidR="005F1213" w:rsidRPr="00A64640">
              <w:instrText>Text Content Locator</w:instrText>
            </w:r>
            <w:r w:rsidR="005F1213">
              <w:instrText xml:space="preserve">" </w:instrText>
            </w:r>
            <w:r w:rsidR="005F1213">
              <w:fldChar w:fldCharType="end"/>
            </w:r>
          </w:p>
          <w:p w14:paraId="0A305D38" w14:textId="77777777" w:rsidR="00575CB8" w:rsidRDefault="00575CB8" w:rsidP="00535D57">
            <w:r>
              <w:t>(multifield)</w:t>
            </w:r>
          </w:p>
        </w:tc>
        <w:tc>
          <w:tcPr>
            <w:tcW w:w="720" w:type="dxa"/>
          </w:tcPr>
          <w:p w14:paraId="7C74DFFE" w14:textId="77777777" w:rsidR="00155823" w:rsidRDefault="00575CB8" w:rsidP="0003498D">
            <w:pPr>
              <w:cnfStyle w:val="000000100000" w:firstRow="0" w:lastRow="0" w:firstColumn="0" w:lastColumn="0" w:oddVBand="0" w:evenVBand="0" w:oddHBand="1" w:evenHBand="0" w:firstRowFirstColumn="0" w:firstRowLastColumn="0" w:lastRowFirstColumn="0" w:lastRowLastColumn="0"/>
            </w:pPr>
            <w:r>
              <w:t>TCL</w:t>
            </w:r>
          </w:p>
          <w:p w14:paraId="2AC20B63"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p>
        </w:tc>
        <w:tc>
          <w:tcPr>
            <w:tcW w:w="4410" w:type="dxa"/>
          </w:tcPr>
          <w:p w14:paraId="713B8F08" w14:textId="77777777" w:rsidR="00575CB8" w:rsidRDefault="00575CB8" w:rsidP="00AF034E">
            <w:pPr>
              <w:spacing w:after="0"/>
              <w:cnfStyle w:val="000000100000" w:firstRow="0" w:lastRow="0" w:firstColumn="0" w:lastColumn="0" w:oddVBand="0" w:evenVBand="0" w:oddHBand="1" w:evenHBand="0" w:firstRowFirstColumn="0" w:firstRowLastColumn="0" w:lastRowFirstColumn="0" w:lastRowLastColumn="0"/>
            </w:pPr>
            <w:r>
              <w:t>Find tokens in punctuated (?!,.:;) text on a document.</w:t>
            </w:r>
            <w:r w:rsidR="005F1213">
              <w:br/>
              <w:t>Simple, trainable,fast</w:t>
            </w:r>
          </w:p>
          <w:p w14:paraId="14EB1D58" w14:textId="77777777" w:rsidR="005F1213" w:rsidRDefault="005F1213" w:rsidP="005F1213">
            <w:pPr>
              <w:spacing w:after="0"/>
              <w:cnfStyle w:val="000000100000" w:firstRow="0" w:lastRow="0" w:firstColumn="0" w:lastColumn="0" w:oddVBand="0" w:evenVBand="0" w:oddHBand="1" w:evenHBand="0" w:firstRowFirstColumn="0" w:firstRowLastColumn="0" w:lastRowFirstColumn="0" w:lastRowLastColumn="0"/>
            </w:pPr>
            <w:r>
              <w:t>Ignores word wrapping</w:t>
            </w:r>
          </w:p>
          <w:p w14:paraId="1AD18121" w14:textId="77777777" w:rsidR="00575CB8" w:rsidRDefault="005F1213" w:rsidP="005F1213">
            <w:pPr>
              <w:cnfStyle w:val="000000100000" w:firstRow="0" w:lastRow="0" w:firstColumn="0" w:lastColumn="0" w:oddVBand="0" w:evenVBand="0" w:oddHBand="1" w:evenHBand="0" w:firstRowFirstColumn="0" w:firstRowLastColumn="0" w:lastRowFirstColumn="0" w:lastRowLastColumn="0"/>
            </w:pPr>
            <w:r>
              <w:t>No rules</w:t>
            </w:r>
          </w:p>
          <w:p w14:paraId="72537F64"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New in KTM6.</w:t>
            </w:r>
          </w:p>
        </w:tc>
        <w:tc>
          <w:tcPr>
            <w:tcW w:w="0" w:type="auto"/>
            <w:tcBorders>
              <w:right w:val="single" w:sz="18" w:space="0" w:color="auto"/>
            </w:tcBorders>
          </w:tcPr>
          <w:p w14:paraId="084B0635"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 xml:space="preserve">Find all </w:t>
            </w:r>
            <w:r w:rsidR="00155823">
              <w:t>occurrences</w:t>
            </w:r>
            <w:r>
              <w:t xml:space="preserve"> of names, dates, addresses, ids, </w:t>
            </w:r>
            <w:r w:rsidR="00B4119E">
              <w:t>and so on,</w:t>
            </w:r>
            <w:r>
              <w:t xml:space="preserve"> in a very large contract.</w:t>
            </w:r>
          </w:p>
        </w:tc>
      </w:tr>
      <w:tr w:rsidR="00575CB8" w14:paraId="16949E37" w14:textId="77777777" w:rsidTr="009C1B2B">
        <w:tc>
          <w:tcPr>
            <w:cnfStyle w:val="001000000000" w:firstRow="0" w:lastRow="0" w:firstColumn="1" w:lastColumn="0" w:oddVBand="0" w:evenVBand="0" w:oddHBand="0" w:evenHBand="0" w:firstRowFirstColumn="0" w:firstRowLastColumn="0" w:lastRowFirstColumn="0" w:lastRowLastColumn="0"/>
            <w:tcW w:w="2178" w:type="dxa"/>
            <w:tcBorders>
              <w:left w:val="single" w:sz="18" w:space="0" w:color="auto"/>
            </w:tcBorders>
          </w:tcPr>
          <w:p w14:paraId="649AC77B" w14:textId="77777777" w:rsidR="00575CB8" w:rsidRDefault="00575CB8" w:rsidP="00535D57">
            <w:r>
              <w:t>Table Locator</w:t>
            </w:r>
            <w:r w:rsidR="005F1213">
              <w:fldChar w:fldCharType="begin"/>
            </w:r>
            <w:r w:rsidR="005F1213">
              <w:instrText xml:space="preserve"> XE "</w:instrText>
            </w:r>
            <w:r w:rsidR="005F1213" w:rsidRPr="00A64640">
              <w:instrText>Table Locator</w:instrText>
            </w:r>
            <w:r w:rsidR="005F1213">
              <w:instrText xml:space="preserve">" </w:instrText>
            </w:r>
            <w:r w:rsidR="005F1213">
              <w:fldChar w:fldCharType="end"/>
            </w:r>
          </w:p>
        </w:tc>
        <w:tc>
          <w:tcPr>
            <w:tcW w:w="720" w:type="dxa"/>
          </w:tcPr>
          <w:p w14:paraId="20E39E9D"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TL</w:t>
            </w:r>
          </w:p>
        </w:tc>
        <w:tc>
          <w:tcPr>
            <w:tcW w:w="4410" w:type="dxa"/>
          </w:tcPr>
          <w:p w14:paraId="5748BA36"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Find tabular data on a document.</w:t>
            </w:r>
            <w:r>
              <w:br/>
              <w:t>Has three modes that all require training (manual, automatic and training)</w:t>
            </w:r>
          </w:p>
        </w:tc>
        <w:tc>
          <w:tcPr>
            <w:tcW w:w="0" w:type="auto"/>
            <w:tcBorders>
              <w:right w:val="single" w:sz="18" w:space="0" w:color="auto"/>
            </w:tcBorders>
          </w:tcPr>
          <w:p w14:paraId="1C1C86E8" w14:textId="77777777" w:rsidR="00575CB8" w:rsidRDefault="00575CB8" w:rsidP="009C1B2B">
            <w:pPr>
              <w:spacing w:after="0"/>
              <w:cnfStyle w:val="000000000000" w:firstRow="0" w:lastRow="0" w:firstColumn="0" w:lastColumn="0" w:oddVBand="0" w:evenVBand="0" w:oddHBand="0" w:evenHBand="0" w:firstRowFirstColumn="0" w:firstRowLastColumn="0" w:lastRowFirstColumn="0" w:lastRowLastColumn="0"/>
            </w:pPr>
            <w:r>
              <w:t>Invoice line items.</w:t>
            </w:r>
          </w:p>
          <w:p w14:paraId="0D702B3B" w14:textId="77777777" w:rsidR="00575CB8" w:rsidRDefault="00575CB8" w:rsidP="009C1B2B">
            <w:pPr>
              <w:spacing w:after="0"/>
              <w:cnfStyle w:val="000000000000" w:firstRow="0" w:lastRow="0" w:firstColumn="0" w:lastColumn="0" w:oddVBand="0" w:evenVBand="0" w:oddHBand="0" w:evenHBand="0" w:firstRowFirstColumn="0" w:firstRowLastColumn="0" w:lastRowFirstColumn="0" w:lastRowLastColumn="0"/>
            </w:pPr>
            <w:r>
              <w:t>Tables with rich numeric data</w:t>
            </w:r>
          </w:p>
          <w:p w14:paraId="23372BB6" w14:textId="77777777" w:rsidR="00575CB8" w:rsidRDefault="00575CB8" w:rsidP="009C1B2B">
            <w:pPr>
              <w:spacing w:after="0"/>
              <w:cnfStyle w:val="000000000000" w:firstRow="0" w:lastRow="0" w:firstColumn="0" w:lastColumn="0" w:oddVBand="0" w:evenVBand="0" w:oddHBand="0" w:evenHBand="0" w:firstRowFirstColumn="0" w:firstRowLastColumn="0" w:lastRowFirstColumn="0" w:lastRowLastColumn="0"/>
            </w:pPr>
            <w:r>
              <w:t>Only finds one table on a document.</w:t>
            </w:r>
          </w:p>
        </w:tc>
      </w:tr>
      <w:tr w:rsidR="001E176B" w14:paraId="30CF431C" w14:textId="77777777" w:rsidTr="009C1B2B">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2178" w:type="dxa"/>
            <w:tcBorders>
              <w:left w:val="single" w:sz="18" w:space="0" w:color="auto"/>
            </w:tcBorders>
          </w:tcPr>
          <w:p w14:paraId="5E866731" w14:textId="77777777" w:rsidR="00575CB8" w:rsidRDefault="00575CB8" w:rsidP="00535D57">
            <w:r>
              <w:t>A2iA</w:t>
            </w:r>
            <w:r w:rsidR="005F1213">
              <w:fldChar w:fldCharType="begin"/>
            </w:r>
            <w:r w:rsidR="005F1213">
              <w:instrText xml:space="preserve"> XE "</w:instrText>
            </w:r>
            <w:r w:rsidR="005F1213" w:rsidRPr="00A64640">
              <w:instrText>A2iA</w:instrText>
            </w:r>
            <w:r w:rsidR="005F1213">
              <w:instrText xml:space="preserve">" </w:instrText>
            </w:r>
            <w:r w:rsidR="005F1213">
              <w:fldChar w:fldCharType="end"/>
            </w:r>
            <w:r>
              <w:t xml:space="preserve"> Locator</w:t>
            </w:r>
          </w:p>
          <w:p w14:paraId="65319A04" w14:textId="77777777" w:rsidR="00575CB8" w:rsidRDefault="00575CB8" w:rsidP="00535D57">
            <w:r>
              <w:t>(multifield)</w:t>
            </w:r>
          </w:p>
        </w:tc>
        <w:tc>
          <w:tcPr>
            <w:tcW w:w="720" w:type="dxa"/>
            <w:tcBorders>
              <w:bottom w:val="single" w:sz="18" w:space="0" w:color="auto"/>
            </w:tcBorders>
          </w:tcPr>
          <w:p w14:paraId="3AEE75C7"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A2iA</w:t>
            </w:r>
          </w:p>
        </w:tc>
        <w:tc>
          <w:tcPr>
            <w:tcW w:w="4410" w:type="dxa"/>
            <w:tcBorders>
              <w:bottom w:val="single" w:sz="18" w:space="0" w:color="auto"/>
            </w:tcBorders>
          </w:tcPr>
          <w:p w14:paraId="69292377"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 xml:space="preserve">OEM of </w:t>
            </w:r>
            <w:hyperlink r:id="rId73" w:history="1">
              <w:r w:rsidRPr="00082EA7">
                <w:rPr>
                  <w:rStyle w:val="Hyperlink"/>
                </w:rPr>
                <w:t>http://www.a2ia.com</w:t>
              </w:r>
            </w:hyperlink>
            <w:r>
              <w:t xml:space="preserve"> </w:t>
            </w:r>
            <w:r w:rsidRPr="009C1B2B">
              <w:t>Field Reader</w:t>
            </w:r>
            <w:r>
              <w:t xml:space="preserve"> and </w:t>
            </w:r>
            <w:r w:rsidRPr="009C1B2B">
              <w:t>Check Reader</w:t>
            </w:r>
            <w:r>
              <w:t>.</w:t>
            </w:r>
          </w:p>
          <w:p w14:paraId="6A4273B4" w14:textId="77777777" w:rsidR="00575CB8" w:rsidRPr="00EA4AE5" w:rsidRDefault="00575CB8" w:rsidP="00535D57">
            <w:pPr>
              <w:cnfStyle w:val="000000100000" w:firstRow="0" w:lastRow="0" w:firstColumn="0" w:lastColumn="0" w:oddVBand="0" w:evenVBand="0" w:oddHBand="1" w:evenHBand="0" w:firstRowFirstColumn="0" w:firstRowLastColumn="0" w:lastRowFirstColumn="0" w:lastRowLastColumn="0"/>
            </w:pPr>
            <w:r>
              <w:t>Uses dictionaries to read handwritten cursive text</w:t>
            </w:r>
          </w:p>
        </w:tc>
        <w:tc>
          <w:tcPr>
            <w:tcW w:w="0" w:type="auto"/>
            <w:tcBorders>
              <w:bottom w:val="single" w:sz="18" w:space="0" w:color="auto"/>
              <w:right w:val="single" w:sz="18" w:space="0" w:color="auto"/>
            </w:tcBorders>
          </w:tcPr>
          <w:p w14:paraId="125DBAAD"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Read checks, cursive handwriting, handwritten numbers.</w:t>
            </w:r>
          </w:p>
        </w:tc>
      </w:tr>
    </w:tbl>
    <w:p w14:paraId="1A4E4EDC" w14:textId="77777777" w:rsidR="00575CB8" w:rsidRDefault="00575CB8" w:rsidP="00575CB8"/>
    <w:tbl>
      <w:tblPr>
        <w:tblStyle w:val="MediumShading2-Accent1"/>
        <w:tblW w:w="0" w:type="auto"/>
        <w:tblLook w:val="04A0" w:firstRow="1" w:lastRow="0" w:firstColumn="1" w:lastColumn="0" w:noHBand="0" w:noVBand="1"/>
      </w:tblPr>
      <w:tblGrid>
        <w:gridCol w:w="1912"/>
        <w:gridCol w:w="602"/>
        <w:gridCol w:w="5015"/>
        <w:gridCol w:w="3775"/>
      </w:tblGrid>
      <w:tr w:rsidR="001E176B" w:rsidRPr="00340C36" w14:paraId="443984F3" w14:textId="77777777" w:rsidTr="00A711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left w:val="single" w:sz="18" w:space="0" w:color="auto"/>
            </w:tcBorders>
          </w:tcPr>
          <w:p w14:paraId="4933FE8D" w14:textId="77777777" w:rsidR="00575CB8" w:rsidRPr="00340C36" w:rsidRDefault="00575CB8" w:rsidP="00535D57">
            <w:pPr>
              <w:rPr>
                <w:b w:val="0"/>
              </w:rPr>
            </w:pPr>
            <w:r>
              <w:rPr>
                <w:b w:val="0"/>
              </w:rPr>
              <w:t>Rules</w:t>
            </w:r>
            <w:r w:rsidRPr="00340C36">
              <w:rPr>
                <w:b w:val="0"/>
              </w:rPr>
              <w:t xml:space="preserve"> locators</w:t>
            </w:r>
          </w:p>
        </w:tc>
        <w:tc>
          <w:tcPr>
            <w:tcW w:w="0" w:type="auto"/>
          </w:tcPr>
          <w:p w14:paraId="6AB93CA3"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p>
        </w:tc>
        <w:tc>
          <w:tcPr>
            <w:tcW w:w="0" w:type="auto"/>
          </w:tcPr>
          <w:p w14:paraId="5F583C1D"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p>
        </w:tc>
        <w:tc>
          <w:tcPr>
            <w:tcW w:w="0" w:type="auto"/>
            <w:tcBorders>
              <w:right w:val="single" w:sz="18" w:space="0" w:color="auto"/>
            </w:tcBorders>
          </w:tcPr>
          <w:p w14:paraId="57070AE3"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r w:rsidRPr="00340C36">
              <w:rPr>
                <w:b w:val="0"/>
              </w:rPr>
              <w:t>Use Cases</w:t>
            </w:r>
          </w:p>
        </w:tc>
      </w:tr>
      <w:tr w:rsidR="00575CB8" w14:paraId="3ADFA34E" w14:textId="77777777" w:rsidTr="00A71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tcBorders>
          </w:tcPr>
          <w:p w14:paraId="6DAE39FD" w14:textId="77777777" w:rsidR="00575CB8" w:rsidRDefault="00575CB8" w:rsidP="00535D57">
            <w:r>
              <w:t>Barcode Locator</w:t>
            </w:r>
            <w:r w:rsidR="005F1213">
              <w:fldChar w:fldCharType="begin"/>
            </w:r>
            <w:r w:rsidR="005F1213">
              <w:instrText xml:space="preserve"> XE "</w:instrText>
            </w:r>
            <w:r w:rsidR="005F1213" w:rsidRPr="00A64640">
              <w:instrText>Barcode Locator</w:instrText>
            </w:r>
            <w:r w:rsidR="005F1213">
              <w:instrText xml:space="preserve">" </w:instrText>
            </w:r>
            <w:r w:rsidR="005F1213">
              <w:fldChar w:fldCharType="end"/>
            </w:r>
          </w:p>
        </w:tc>
        <w:tc>
          <w:tcPr>
            <w:tcW w:w="0" w:type="auto"/>
            <w:tcBorders>
              <w:top w:val="single" w:sz="18" w:space="0" w:color="auto"/>
            </w:tcBorders>
          </w:tcPr>
          <w:p w14:paraId="4FF38556"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BL</w:t>
            </w:r>
          </w:p>
        </w:tc>
        <w:tc>
          <w:tcPr>
            <w:tcW w:w="0" w:type="auto"/>
            <w:tcBorders>
              <w:top w:val="single" w:sz="18" w:space="0" w:color="auto"/>
            </w:tcBorders>
          </w:tcPr>
          <w:p w14:paraId="4C4F19C5"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 all 1D and 2D barcodes on a Document</w:t>
            </w:r>
          </w:p>
        </w:tc>
        <w:tc>
          <w:tcPr>
            <w:tcW w:w="0" w:type="auto"/>
            <w:tcBorders>
              <w:top w:val="single" w:sz="18" w:space="0" w:color="auto"/>
              <w:right w:val="single" w:sz="18" w:space="0" w:color="auto"/>
            </w:tcBorders>
          </w:tcPr>
          <w:p w14:paraId="119C7921"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p>
        </w:tc>
      </w:tr>
      <w:tr w:rsidR="00575CB8" w14:paraId="3F7A86FD" w14:textId="77777777" w:rsidTr="00A7116F">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tcBorders>
          </w:tcPr>
          <w:p w14:paraId="3088C9A5" w14:textId="77777777" w:rsidR="00575CB8" w:rsidRDefault="00575CB8" w:rsidP="00535D57">
            <w:r>
              <w:t>Advanced Zone Locator</w:t>
            </w:r>
            <w:r w:rsidR="005F1213">
              <w:fldChar w:fldCharType="begin"/>
            </w:r>
            <w:r w:rsidR="005F1213">
              <w:instrText xml:space="preserve"> XE "</w:instrText>
            </w:r>
            <w:r w:rsidR="005F1213" w:rsidRPr="00A64640">
              <w:instrText>Advanced Zone Locator</w:instrText>
            </w:r>
            <w:r w:rsidR="005F1213">
              <w:instrText xml:space="preserve">" </w:instrText>
            </w:r>
            <w:r w:rsidR="005F1213">
              <w:fldChar w:fldCharType="end"/>
            </w:r>
          </w:p>
          <w:p w14:paraId="0AAC7E69" w14:textId="77777777" w:rsidR="00575CB8" w:rsidRDefault="00575CB8" w:rsidP="00535D57">
            <w:r>
              <w:t>(multifield)</w:t>
            </w:r>
          </w:p>
        </w:tc>
        <w:tc>
          <w:tcPr>
            <w:tcW w:w="0" w:type="auto"/>
          </w:tcPr>
          <w:p w14:paraId="167A2FDB"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AZL</w:t>
            </w:r>
          </w:p>
        </w:tc>
        <w:tc>
          <w:tcPr>
            <w:tcW w:w="0" w:type="auto"/>
          </w:tcPr>
          <w:p w14:paraId="688A9064" w14:textId="77777777" w:rsidR="005F1213" w:rsidRDefault="00575CB8" w:rsidP="005F1213">
            <w:pPr>
              <w:spacing w:after="0"/>
              <w:cnfStyle w:val="000000000000" w:firstRow="0" w:lastRow="0" w:firstColumn="0" w:lastColumn="0" w:oddVBand="0" w:evenVBand="0" w:oddHBand="0" w:evenHBand="0" w:firstRowFirstColumn="0" w:firstRowLastColumn="0" w:lastRowFirstColumn="0" w:lastRowLastColumn="0"/>
            </w:pPr>
            <w:r>
              <w:t>Read zones on a fixed-form document, with high control over OCR profiles and image cleanup</w:t>
            </w:r>
            <w:r w:rsidR="005F1213">
              <w:t>.</w:t>
            </w:r>
            <w:r w:rsidR="005F1213">
              <w:br/>
              <w:t>Advanced Registration</w:t>
            </w:r>
          </w:p>
          <w:p w14:paraId="26D23022" w14:textId="77777777" w:rsidR="005F1213" w:rsidRDefault="005F1213" w:rsidP="005F1213">
            <w:pPr>
              <w:spacing w:after="0"/>
              <w:cnfStyle w:val="000000000000" w:firstRow="0" w:lastRow="0" w:firstColumn="0" w:lastColumn="0" w:oddVBand="0" w:evenVBand="0" w:oddHBand="0" w:evenHBand="0" w:firstRowFirstColumn="0" w:firstRowLastColumn="0" w:lastRowFirstColumn="0" w:lastRowLastColumn="0"/>
            </w:pPr>
            <w:r>
              <w:t>Cleanup Profiles</w:t>
            </w:r>
          </w:p>
          <w:p w14:paraId="688D6017" w14:textId="77777777" w:rsidR="005F1213" w:rsidRDefault="005F1213" w:rsidP="005F1213">
            <w:pPr>
              <w:spacing w:after="0"/>
              <w:cnfStyle w:val="000000000000" w:firstRow="0" w:lastRow="0" w:firstColumn="0" w:lastColumn="0" w:oddVBand="0" w:evenVBand="0" w:oddHBand="0" w:evenHBand="0" w:firstRowFirstColumn="0" w:firstRowLastColumn="0" w:lastRowFirstColumn="0" w:lastRowLastColumn="0"/>
            </w:pPr>
            <w:r>
              <w:t>OCR Profiles</w:t>
            </w:r>
          </w:p>
          <w:p w14:paraId="12AC4719" w14:textId="77777777" w:rsidR="005F1213" w:rsidRDefault="005F1213" w:rsidP="005F1213">
            <w:pPr>
              <w:spacing w:after="0"/>
              <w:cnfStyle w:val="000000000000" w:firstRow="0" w:lastRow="0" w:firstColumn="0" w:lastColumn="0" w:oddVBand="0" w:evenVBand="0" w:oddHBand="0" w:evenHBand="0" w:firstRowFirstColumn="0" w:firstRowLastColumn="0" w:lastRowFirstColumn="0" w:lastRowLastColumn="0"/>
            </w:pPr>
            <w:r>
              <w:t>High precision</w:t>
            </w:r>
          </w:p>
          <w:p w14:paraId="76303D68" w14:textId="77777777" w:rsidR="005F1213" w:rsidRDefault="005F1213" w:rsidP="005F1213">
            <w:pPr>
              <w:spacing w:after="0"/>
              <w:cnfStyle w:val="000000000000" w:firstRow="0" w:lastRow="0" w:firstColumn="0" w:lastColumn="0" w:oddVBand="0" w:evenVBand="0" w:oddHBand="0" w:evenHBand="0" w:firstRowFirstColumn="0" w:firstRowLastColumn="0" w:lastRowFirstColumn="0" w:lastRowLastColumn="0"/>
            </w:pPr>
            <w:r>
              <w:t>Slow to configure</w:t>
            </w:r>
          </w:p>
          <w:p w14:paraId="33B0A8E1" w14:textId="77777777" w:rsidR="00575CB8" w:rsidRDefault="005F1213" w:rsidP="00535D57">
            <w:pPr>
              <w:cnfStyle w:val="000000000000" w:firstRow="0" w:lastRow="0" w:firstColumn="0" w:lastColumn="0" w:oddVBand="0" w:evenVBand="0" w:oddHBand="0" w:evenHBand="0" w:firstRowFirstColumn="0" w:firstRowLastColumn="0" w:lastRowFirstColumn="0" w:lastRowLastColumn="0"/>
            </w:pPr>
            <w:r>
              <w:t>Slow to run, Group Locators can be much faster.</w:t>
            </w:r>
          </w:p>
        </w:tc>
        <w:tc>
          <w:tcPr>
            <w:tcW w:w="0" w:type="auto"/>
            <w:tcBorders>
              <w:right w:val="single" w:sz="18" w:space="0" w:color="auto"/>
            </w:tcBorders>
          </w:tcPr>
          <w:p w14:paraId="1B4BA15F"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Reading handwritten forms.</w:t>
            </w:r>
          </w:p>
        </w:tc>
      </w:tr>
      <w:tr w:rsidR="00575CB8" w14:paraId="3A28ED2E" w14:textId="77777777" w:rsidTr="00A71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tcBorders>
          </w:tcPr>
          <w:p w14:paraId="5A996AB4" w14:textId="77777777" w:rsidR="00575CB8" w:rsidRDefault="00575CB8" w:rsidP="00535D57">
            <w:r>
              <w:lastRenderedPageBreak/>
              <w:t>Format Locator</w:t>
            </w:r>
            <w:r w:rsidR="005F1213">
              <w:fldChar w:fldCharType="begin"/>
            </w:r>
            <w:r w:rsidR="005F1213">
              <w:instrText xml:space="preserve"> XE "</w:instrText>
            </w:r>
            <w:r w:rsidR="005F1213" w:rsidRPr="00A64640">
              <w:instrText>Format Locator</w:instrText>
            </w:r>
            <w:r w:rsidR="005F1213">
              <w:instrText xml:space="preserve">" </w:instrText>
            </w:r>
            <w:r w:rsidR="005F1213">
              <w:fldChar w:fldCharType="end"/>
            </w:r>
          </w:p>
          <w:p w14:paraId="4A9F7094" w14:textId="77777777" w:rsidR="00575CB8" w:rsidRDefault="00575CB8" w:rsidP="00535D57"/>
        </w:tc>
        <w:tc>
          <w:tcPr>
            <w:tcW w:w="0" w:type="auto"/>
          </w:tcPr>
          <w:p w14:paraId="61AEBAE6"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FL</w:t>
            </w:r>
          </w:p>
        </w:tc>
        <w:tc>
          <w:tcPr>
            <w:tcW w:w="0" w:type="auto"/>
          </w:tcPr>
          <w:p w14:paraId="0745014B"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 all occurrences of regular expressions on documents</w:t>
            </w:r>
            <w:r w:rsidR="005F1213">
              <w:t>.</w:t>
            </w:r>
          </w:p>
          <w:p w14:paraId="7D4F57C2" w14:textId="77777777" w:rsidR="00575CB8" w:rsidRDefault="005F1213" w:rsidP="00535D57">
            <w:pPr>
              <w:cnfStyle w:val="000000100000" w:firstRow="0" w:lastRow="0" w:firstColumn="0" w:lastColumn="0" w:oddVBand="0" w:evenVBand="0" w:oddHBand="1" w:evenHBand="0" w:firstRowFirstColumn="0" w:firstRowLastColumn="0" w:lastRowFirstColumn="0" w:lastRowLastColumn="0"/>
            </w:pPr>
            <w:r>
              <w:t>Anchor management is rules-based</w:t>
            </w:r>
          </w:p>
        </w:tc>
        <w:tc>
          <w:tcPr>
            <w:tcW w:w="0" w:type="auto"/>
            <w:tcBorders>
              <w:right w:val="single" w:sz="18" w:space="0" w:color="auto"/>
            </w:tcBorders>
          </w:tcPr>
          <w:p w14:paraId="67E6B28C"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Find dates and amounts.</w:t>
            </w:r>
          </w:p>
          <w:p w14:paraId="185C957B"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W</w:t>
            </w:r>
            <w:r w:rsidR="000541E6">
              <w:t>arning:</w:t>
            </w:r>
            <w:r>
              <w:t xml:space="preserve"> Not fuzzy – OCR errors will lead to missed data.</w:t>
            </w:r>
          </w:p>
          <w:p w14:paraId="32DF4363" w14:textId="77777777" w:rsidR="00487D5E" w:rsidRDefault="00487D5E" w:rsidP="00535D57">
            <w:pPr>
              <w:cnfStyle w:val="000000100000" w:firstRow="0" w:lastRow="0" w:firstColumn="0" w:lastColumn="0" w:oddVBand="0" w:evenVBand="0" w:oddHBand="1" w:evenHBand="0" w:firstRowFirstColumn="0" w:firstRowLastColumn="0" w:lastRowFirstColumn="0" w:lastRowLastColumn="0"/>
            </w:pPr>
            <w:r>
              <w:t>This locator runs very slowly if you have many regular expressions.</w:t>
            </w:r>
          </w:p>
        </w:tc>
      </w:tr>
      <w:tr w:rsidR="00575CB8" w14:paraId="66764A9A" w14:textId="77777777" w:rsidTr="00A7116F">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tcBorders>
          </w:tcPr>
          <w:p w14:paraId="4F1FCABD" w14:textId="77777777" w:rsidR="00575CB8" w:rsidRDefault="00575CB8" w:rsidP="00535D57">
            <w:r>
              <w:t>Invoice Header Locator</w:t>
            </w:r>
            <w:r w:rsidR="005F1213">
              <w:fldChar w:fldCharType="begin"/>
            </w:r>
            <w:r w:rsidR="005F1213">
              <w:instrText xml:space="preserve"> XE "</w:instrText>
            </w:r>
            <w:r w:rsidR="005F1213" w:rsidRPr="00A64640">
              <w:instrText>Invoice Header Locator</w:instrText>
            </w:r>
            <w:r w:rsidR="005F1213">
              <w:instrText xml:space="preserve">" </w:instrText>
            </w:r>
            <w:r w:rsidR="005F1213">
              <w:fldChar w:fldCharType="end"/>
            </w:r>
          </w:p>
          <w:p w14:paraId="11B18403" w14:textId="77777777" w:rsidR="00575CB8" w:rsidRDefault="00575CB8" w:rsidP="00535D57">
            <w:r>
              <w:t>(multifield)</w:t>
            </w:r>
          </w:p>
        </w:tc>
        <w:tc>
          <w:tcPr>
            <w:tcW w:w="0" w:type="auto"/>
          </w:tcPr>
          <w:p w14:paraId="62222847"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IHL</w:t>
            </w:r>
          </w:p>
        </w:tc>
        <w:tc>
          <w:tcPr>
            <w:tcW w:w="0" w:type="auto"/>
          </w:tcPr>
          <w:p w14:paraId="537006AE"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Consider deprecated. Use IGL &amp; AGL</w:t>
            </w:r>
            <w:r w:rsidR="005F1213">
              <w:t xml:space="preserve"> instead.</w:t>
            </w:r>
          </w:p>
          <w:p w14:paraId="0BBD27B7"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Non-trainable locator for finding invoice fields</w:t>
            </w:r>
          </w:p>
        </w:tc>
        <w:tc>
          <w:tcPr>
            <w:tcW w:w="0" w:type="auto"/>
            <w:tcBorders>
              <w:right w:val="single" w:sz="18" w:space="0" w:color="auto"/>
            </w:tcBorders>
          </w:tcPr>
          <w:p w14:paraId="72A95D89"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Find all invoice fields</w:t>
            </w:r>
          </w:p>
        </w:tc>
      </w:tr>
    </w:tbl>
    <w:p w14:paraId="6318DD45" w14:textId="77777777" w:rsidR="00575CB8" w:rsidRDefault="00575CB8" w:rsidP="00575CB8"/>
    <w:tbl>
      <w:tblPr>
        <w:tblStyle w:val="MediumShading2-Accent1"/>
        <w:tblW w:w="0" w:type="auto"/>
        <w:tblLook w:val="04A0" w:firstRow="1" w:lastRow="0" w:firstColumn="1" w:lastColumn="0" w:noHBand="0" w:noVBand="1"/>
      </w:tblPr>
      <w:tblGrid>
        <w:gridCol w:w="2516"/>
        <w:gridCol w:w="520"/>
        <w:gridCol w:w="4423"/>
        <w:gridCol w:w="3845"/>
      </w:tblGrid>
      <w:tr w:rsidR="00575CB8" w:rsidRPr="00340C36" w14:paraId="7F70F93E" w14:textId="77777777" w:rsidTr="00A7116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Borders>
              <w:left w:val="single" w:sz="18" w:space="0" w:color="auto"/>
            </w:tcBorders>
          </w:tcPr>
          <w:p w14:paraId="4BED8C6A" w14:textId="77777777" w:rsidR="00575CB8" w:rsidRPr="00340C36" w:rsidRDefault="00575CB8" w:rsidP="00535D57">
            <w:pPr>
              <w:rPr>
                <w:b w:val="0"/>
              </w:rPr>
            </w:pPr>
            <w:r>
              <w:rPr>
                <w:b w:val="0"/>
              </w:rPr>
              <w:t>Logic</w:t>
            </w:r>
            <w:r w:rsidRPr="00340C36">
              <w:rPr>
                <w:b w:val="0"/>
              </w:rPr>
              <w:t xml:space="preserve"> locators</w:t>
            </w:r>
          </w:p>
        </w:tc>
        <w:tc>
          <w:tcPr>
            <w:tcW w:w="0" w:type="auto"/>
          </w:tcPr>
          <w:p w14:paraId="73308B02"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p>
        </w:tc>
        <w:tc>
          <w:tcPr>
            <w:tcW w:w="0" w:type="auto"/>
          </w:tcPr>
          <w:p w14:paraId="2851B707"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p>
        </w:tc>
        <w:tc>
          <w:tcPr>
            <w:tcW w:w="0" w:type="auto"/>
          </w:tcPr>
          <w:p w14:paraId="61E73F37" w14:textId="77777777" w:rsidR="00575CB8" w:rsidRPr="00340C36" w:rsidRDefault="00575CB8" w:rsidP="00535D57">
            <w:pPr>
              <w:cnfStyle w:val="100000000000" w:firstRow="1" w:lastRow="0" w:firstColumn="0" w:lastColumn="0" w:oddVBand="0" w:evenVBand="0" w:oddHBand="0" w:evenHBand="0" w:firstRowFirstColumn="0" w:firstRowLastColumn="0" w:lastRowFirstColumn="0" w:lastRowLastColumn="0"/>
              <w:rPr>
                <w:b w:val="0"/>
              </w:rPr>
            </w:pPr>
            <w:r w:rsidRPr="00340C36">
              <w:rPr>
                <w:b w:val="0"/>
              </w:rPr>
              <w:t>Use Cases</w:t>
            </w:r>
          </w:p>
        </w:tc>
      </w:tr>
      <w:tr w:rsidR="00575CB8" w14:paraId="30CB3496" w14:textId="77777777" w:rsidTr="00A71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left w:val="single" w:sz="18" w:space="0" w:color="auto"/>
            </w:tcBorders>
          </w:tcPr>
          <w:p w14:paraId="2C16BEAE" w14:textId="77777777" w:rsidR="00575CB8" w:rsidRDefault="00575CB8" w:rsidP="00535D57">
            <w:r>
              <w:t>Advanced Evaluator</w:t>
            </w:r>
            <w:r w:rsidR="005F1213">
              <w:fldChar w:fldCharType="begin"/>
            </w:r>
            <w:r w:rsidR="005F1213">
              <w:instrText xml:space="preserve"> XE "</w:instrText>
            </w:r>
            <w:r w:rsidR="005F1213" w:rsidRPr="00A64640">
              <w:instrText>Advanced Evaluator</w:instrText>
            </w:r>
            <w:r w:rsidR="005F1213">
              <w:instrText xml:space="preserve">" </w:instrText>
            </w:r>
            <w:r w:rsidR="005F1213">
              <w:fldChar w:fldCharType="end"/>
            </w:r>
            <w:r>
              <w:t xml:space="preserve"> (formally Invoice Evaluator</w:t>
            </w:r>
            <w:r w:rsidR="005F1213">
              <w:fldChar w:fldCharType="begin"/>
            </w:r>
            <w:r w:rsidR="005F1213">
              <w:instrText xml:space="preserve"> XE "</w:instrText>
            </w:r>
            <w:r w:rsidR="005F1213" w:rsidRPr="00A64640">
              <w:instrText>Invoice Evaluator</w:instrText>
            </w:r>
            <w:r w:rsidR="005F1213">
              <w:instrText xml:space="preserve">" </w:instrText>
            </w:r>
            <w:r w:rsidR="005F1213">
              <w:fldChar w:fldCharType="end"/>
            </w:r>
            <w:r>
              <w:t>)</w:t>
            </w:r>
          </w:p>
        </w:tc>
        <w:tc>
          <w:tcPr>
            <w:tcW w:w="0" w:type="auto"/>
          </w:tcPr>
          <w:p w14:paraId="7F9DD620"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AE</w:t>
            </w:r>
          </w:p>
        </w:tc>
        <w:tc>
          <w:tcPr>
            <w:tcW w:w="0" w:type="auto"/>
          </w:tcPr>
          <w:p w14:paraId="652C7D50"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Combine alternatives together from other locators and rescore them.</w:t>
            </w:r>
          </w:p>
        </w:tc>
        <w:tc>
          <w:tcPr>
            <w:tcW w:w="0" w:type="auto"/>
            <w:tcBorders>
              <w:right w:val="single" w:sz="18" w:space="0" w:color="auto"/>
            </w:tcBorders>
          </w:tcPr>
          <w:p w14:paraId="76D05148"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Choose best invoice date from 4 locators that attempted to find it.</w:t>
            </w:r>
          </w:p>
        </w:tc>
      </w:tr>
      <w:tr w:rsidR="00575CB8" w14:paraId="6CD790BB" w14:textId="77777777" w:rsidTr="00A7116F">
        <w:tc>
          <w:tcPr>
            <w:cnfStyle w:val="001000000000" w:firstRow="0" w:lastRow="0" w:firstColumn="1" w:lastColumn="0" w:oddVBand="0" w:evenVBand="0" w:oddHBand="0" w:evenHBand="0" w:firstRowFirstColumn="0" w:firstRowLastColumn="0" w:lastRowFirstColumn="0" w:lastRowLastColumn="0"/>
            <w:tcW w:w="0" w:type="auto"/>
            <w:tcBorders>
              <w:top w:val="nil"/>
              <w:left w:val="single" w:sz="18" w:space="0" w:color="auto"/>
            </w:tcBorders>
          </w:tcPr>
          <w:p w14:paraId="7EAD3B06" w14:textId="77777777" w:rsidR="00575CB8" w:rsidRDefault="00575CB8" w:rsidP="00535D57">
            <w:r>
              <w:t>Vendor Locator</w:t>
            </w:r>
            <w:r w:rsidR="005F1213">
              <w:fldChar w:fldCharType="begin"/>
            </w:r>
            <w:r w:rsidR="005F1213">
              <w:instrText xml:space="preserve"> XE "</w:instrText>
            </w:r>
            <w:r w:rsidR="005F1213" w:rsidRPr="00A64640">
              <w:instrText>Vendor Locator</w:instrText>
            </w:r>
            <w:r w:rsidR="005F1213">
              <w:instrText xml:space="preserve">" </w:instrText>
            </w:r>
            <w:r w:rsidR="005F1213">
              <w:fldChar w:fldCharType="end"/>
            </w:r>
          </w:p>
          <w:p w14:paraId="56BE61E5" w14:textId="77777777" w:rsidR="00575CB8" w:rsidRDefault="00575CB8" w:rsidP="00535D57">
            <w:r>
              <w:t>(multifield)</w:t>
            </w:r>
          </w:p>
        </w:tc>
        <w:tc>
          <w:tcPr>
            <w:tcW w:w="0" w:type="auto"/>
          </w:tcPr>
          <w:p w14:paraId="60BE6CD3"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VL</w:t>
            </w:r>
          </w:p>
        </w:tc>
        <w:tc>
          <w:tcPr>
            <w:tcW w:w="0" w:type="auto"/>
          </w:tcPr>
          <w:p w14:paraId="0461C44E"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Recalculates the confidences of the alternatives of a database locator</w:t>
            </w:r>
          </w:p>
        </w:tc>
        <w:tc>
          <w:tcPr>
            <w:tcW w:w="0" w:type="auto"/>
            <w:tcBorders>
              <w:right w:val="single" w:sz="18" w:space="0" w:color="auto"/>
            </w:tcBorders>
          </w:tcPr>
          <w:p w14:paraId="35B49C29"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Giving higher confidence to a vendor where the faxnumber is perfectly found on the document.</w:t>
            </w:r>
          </w:p>
        </w:tc>
      </w:tr>
      <w:tr w:rsidR="00575CB8" w14:paraId="3CC7D661" w14:textId="77777777" w:rsidTr="00A711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nil"/>
              <w:left w:val="single" w:sz="18" w:space="0" w:color="auto"/>
              <w:bottom w:val="single" w:sz="18" w:space="0" w:color="auto"/>
            </w:tcBorders>
          </w:tcPr>
          <w:p w14:paraId="24D84CD9" w14:textId="77777777" w:rsidR="00575CB8" w:rsidRDefault="00575CB8" w:rsidP="00535D57">
            <w:r>
              <w:t>Standard Evaluator</w:t>
            </w:r>
            <w:r w:rsidR="005F1213">
              <w:fldChar w:fldCharType="begin"/>
            </w:r>
            <w:r w:rsidR="005F1213">
              <w:instrText xml:space="preserve"> XE "</w:instrText>
            </w:r>
            <w:r w:rsidR="005F1213" w:rsidRPr="00A64640">
              <w:instrText>Standard Evaluator</w:instrText>
            </w:r>
            <w:r w:rsidR="005F1213">
              <w:instrText xml:space="preserve">" </w:instrText>
            </w:r>
            <w:r w:rsidR="005F1213">
              <w:fldChar w:fldCharType="end"/>
            </w:r>
          </w:p>
          <w:p w14:paraId="1908DE80" w14:textId="77777777" w:rsidR="00575CB8" w:rsidRDefault="00575CB8" w:rsidP="00535D57">
            <w:r>
              <w:t>(single field)</w:t>
            </w:r>
          </w:p>
        </w:tc>
        <w:tc>
          <w:tcPr>
            <w:tcW w:w="0" w:type="auto"/>
          </w:tcPr>
          <w:p w14:paraId="044C9AC9"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SE</w:t>
            </w:r>
          </w:p>
        </w:tc>
        <w:tc>
          <w:tcPr>
            <w:tcW w:w="0" w:type="auto"/>
          </w:tcPr>
          <w:p w14:paraId="09DAD309"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Combines alternatives from two or more locators either as best of or first of.</w:t>
            </w:r>
          </w:p>
        </w:tc>
        <w:tc>
          <w:tcPr>
            <w:tcW w:w="0" w:type="auto"/>
            <w:tcBorders>
              <w:right w:val="single" w:sz="18" w:space="0" w:color="auto"/>
            </w:tcBorders>
          </w:tcPr>
          <w:p w14:paraId="2ADEB4B9" w14:textId="77777777" w:rsidR="00575CB8" w:rsidRDefault="00B4119E" w:rsidP="00535D57">
            <w:pPr>
              <w:cnfStyle w:val="000000100000" w:firstRow="0" w:lastRow="0" w:firstColumn="0" w:lastColumn="0" w:oddVBand="0" w:evenVBand="0" w:oddHBand="1" w:evenHBand="0" w:firstRowFirstColumn="0" w:firstRowLastColumn="0" w:lastRowFirstColumn="0" w:lastRowLastColumn="0"/>
            </w:pPr>
            <w:r>
              <w:t>Superseded</w:t>
            </w:r>
            <w:r w:rsidR="00575CB8">
              <w:t xml:space="preserve"> by Advanced Evaluator</w:t>
            </w:r>
            <w:r w:rsidR="005F1213">
              <w:t>, except that it can take more than 3 inputs.</w:t>
            </w:r>
            <w:r w:rsidR="00A7116F">
              <w:t>.</w:t>
            </w:r>
          </w:p>
        </w:tc>
      </w:tr>
      <w:tr w:rsidR="00575CB8" w14:paraId="5DF8A539" w14:textId="77777777" w:rsidTr="00A7116F">
        <w:trPr>
          <w:cantSplit/>
          <w:trHeight w:val="975"/>
        </w:trPr>
        <w:tc>
          <w:tcPr>
            <w:cnfStyle w:val="001000000000" w:firstRow="0" w:lastRow="0" w:firstColumn="1" w:lastColumn="0" w:oddVBand="0" w:evenVBand="0" w:oddHBand="0" w:evenHBand="0" w:firstRowFirstColumn="0" w:firstRowLastColumn="0" w:lastRowFirstColumn="0" w:lastRowLastColumn="0"/>
            <w:tcW w:w="0" w:type="auto"/>
            <w:tcBorders>
              <w:top w:val="single" w:sz="18" w:space="0" w:color="auto"/>
              <w:left w:val="single" w:sz="18" w:space="0" w:color="auto"/>
            </w:tcBorders>
          </w:tcPr>
          <w:p w14:paraId="5978116B" w14:textId="77777777" w:rsidR="00575CB8" w:rsidRDefault="00575CB8" w:rsidP="00535D57">
            <w:r>
              <w:t>Relational Evaluator</w:t>
            </w:r>
            <w:r w:rsidR="005F1213">
              <w:fldChar w:fldCharType="begin"/>
            </w:r>
            <w:r w:rsidR="005F1213">
              <w:instrText xml:space="preserve"> XE "</w:instrText>
            </w:r>
            <w:r w:rsidR="005F1213" w:rsidRPr="00A64640">
              <w:instrText>Relational Evaluator</w:instrText>
            </w:r>
            <w:r w:rsidR="005F1213">
              <w:instrText xml:space="preserve">" </w:instrText>
            </w:r>
            <w:r w:rsidR="005F1213">
              <w:fldChar w:fldCharType="end"/>
            </w:r>
          </w:p>
          <w:p w14:paraId="6E4108F7" w14:textId="77777777" w:rsidR="00575CB8" w:rsidRDefault="00575CB8" w:rsidP="00535D57">
            <w:r>
              <w:t>(single field)</w:t>
            </w:r>
          </w:p>
        </w:tc>
        <w:tc>
          <w:tcPr>
            <w:tcW w:w="0" w:type="auto"/>
            <w:tcBorders>
              <w:bottom w:val="nil"/>
            </w:tcBorders>
          </w:tcPr>
          <w:p w14:paraId="5001D66D"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RE</w:t>
            </w:r>
          </w:p>
        </w:tc>
        <w:tc>
          <w:tcPr>
            <w:tcW w:w="0" w:type="auto"/>
            <w:tcBorders>
              <w:bottom w:val="nil"/>
            </w:tcBorders>
          </w:tcPr>
          <w:p w14:paraId="718C069C"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Find an alternative of one locator that is left/right/above/below the alternative of another locator</w:t>
            </w:r>
          </w:p>
        </w:tc>
        <w:tc>
          <w:tcPr>
            <w:tcW w:w="0" w:type="auto"/>
            <w:tcBorders>
              <w:bottom w:val="nil"/>
              <w:right w:val="single" w:sz="18" w:space="0" w:color="auto"/>
            </w:tcBorders>
          </w:tcPr>
          <w:p w14:paraId="23E687E8"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Very rarely used.</w:t>
            </w:r>
          </w:p>
        </w:tc>
      </w:tr>
      <w:tr w:rsidR="00575CB8" w14:paraId="7368B43D" w14:textId="77777777" w:rsidTr="00A7116F">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Borders>
              <w:top w:val="nil"/>
              <w:left w:val="single" w:sz="18" w:space="0" w:color="auto"/>
            </w:tcBorders>
          </w:tcPr>
          <w:p w14:paraId="26E762A9" w14:textId="77777777" w:rsidR="00575CB8" w:rsidRDefault="00575CB8" w:rsidP="00535D57">
            <w:r>
              <w:t>OCR Voting</w:t>
            </w:r>
            <w:r w:rsidR="005F1213">
              <w:fldChar w:fldCharType="begin"/>
            </w:r>
            <w:r w:rsidR="005F1213">
              <w:instrText xml:space="preserve"> XE "</w:instrText>
            </w:r>
            <w:r w:rsidR="005F1213" w:rsidRPr="00A64640">
              <w:instrText>OCR Voting</w:instrText>
            </w:r>
            <w:r w:rsidR="005F1213">
              <w:instrText xml:space="preserve">" </w:instrText>
            </w:r>
            <w:r w:rsidR="005F1213">
              <w:fldChar w:fldCharType="end"/>
            </w:r>
          </w:p>
          <w:p w14:paraId="15C0B6E7" w14:textId="77777777" w:rsidR="00575CB8" w:rsidRDefault="00575CB8" w:rsidP="00504714">
            <w:r>
              <w:t>(multifield)</w:t>
            </w:r>
          </w:p>
        </w:tc>
        <w:tc>
          <w:tcPr>
            <w:tcW w:w="0" w:type="auto"/>
            <w:tcBorders>
              <w:top w:val="nil"/>
              <w:bottom w:val="single" w:sz="18" w:space="0" w:color="auto"/>
            </w:tcBorders>
          </w:tcPr>
          <w:p w14:paraId="1D3576AA"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r>
              <w:t>OV</w:t>
            </w:r>
          </w:p>
        </w:tc>
        <w:tc>
          <w:tcPr>
            <w:tcW w:w="0" w:type="auto"/>
            <w:tcBorders>
              <w:top w:val="nil"/>
              <w:bottom w:val="single" w:sz="18" w:space="0" w:color="auto"/>
            </w:tcBorders>
          </w:tcPr>
          <w:p w14:paraId="27161AD2" w14:textId="77777777" w:rsidR="00575CB8" w:rsidRDefault="00564E89" w:rsidP="00504714">
            <w:pPr>
              <w:cnfStyle w:val="000000100000" w:firstRow="0" w:lastRow="0" w:firstColumn="0" w:lastColumn="0" w:oddVBand="0" w:evenVBand="0" w:oddHBand="1" w:evenHBand="0" w:firstRowFirstColumn="0" w:firstRowLastColumn="0" w:lastRowFirstColumn="0" w:lastRowLastColumn="0"/>
            </w:pPr>
            <w:r>
              <w:t>Pick the advanced zone locator subfield with the best confidence</w:t>
            </w:r>
          </w:p>
        </w:tc>
        <w:tc>
          <w:tcPr>
            <w:tcW w:w="0" w:type="auto"/>
            <w:tcBorders>
              <w:top w:val="nil"/>
              <w:bottom w:val="single" w:sz="18" w:space="0" w:color="auto"/>
              <w:right w:val="single" w:sz="18" w:space="0" w:color="auto"/>
            </w:tcBorders>
          </w:tcPr>
          <w:p w14:paraId="160FB392" w14:textId="77777777" w:rsidR="00575CB8" w:rsidRDefault="00575CB8" w:rsidP="00A7116F">
            <w:pPr>
              <w:spacing w:after="0"/>
              <w:cnfStyle w:val="000000100000" w:firstRow="0" w:lastRow="0" w:firstColumn="0" w:lastColumn="0" w:oddVBand="0" w:evenVBand="0" w:oddHBand="1" w:evenHBand="0" w:firstRowFirstColumn="0" w:firstRowLastColumn="0" w:lastRowFirstColumn="0" w:lastRowLastColumn="0"/>
            </w:pPr>
          </w:p>
        </w:tc>
      </w:tr>
    </w:tbl>
    <w:p w14:paraId="12D77DF3" w14:textId="77777777" w:rsidR="00575CB8" w:rsidRDefault="00575CB8" w:rsidP="00504714">
      <w:pPr>
        <w:pStyle w:val="Heading1"/>
      </w:pPr>
      <w:bookmarkStart w:id="360" w:name="_Toc382141832"/>
      <w:bookmarkStart w:id="361" w:name="_Toc382142150"/>
      <w:bookmarkStart w:id="362" w:name="_Toc382990300"/>
      <w:bookmarkStart w:id="363" w:name="_Toc386812589"/>
      <w:r>
        <w:t>Training</w:t>
      </w:r>
      <w:bookmarkEnd w:id="360"/>
      <w:bookmarkEnd w:id="361"/>
      <w:bookmarkEnd w:id="362"/>
      <w:bookmarkEnd w:id="363"/>
    </w:p>
    <w:p w14:paraId="70079B6E" w14:textId="77777777" w:rsidR="00FD4760" w:rsidRDefault="00FD4760" w:rsidP="00FD4760">
      <w:pPr>
        <w:rPr>
          <w:lang w:val="en-GB"/>
        </w:rPr>
      </w:pPr>
      <w:bookmarkStart w:id="364" w:name="_Toc382990301"/>
      <w:r>
        <w:rPr>
          <w:lang w:val="en-GB"/>
        </w:rPr>
        <w:t>If you understand well how the training mechanism in Kofax Transformation works, and you know how to train documents and configure the Advanced Evaluator (formerly the Invoice Evaluator) then you will be easily able to build projects that are fast to build and give the user a great experience in learning from their validation.</w:t>
      </w:r>
    </w:p>
    <w:p w14:paraId="6EE2C817" w14:textId="77777777" w:rsidR="00FD4760" w:rsidRDefault="00FD4760" w:rsidP="00FD4760">
      <w:pPr>
        <w:pStyle w:val="Heading2"/>
        <w:rPr>
          <w:lang w:val="en-GB"/>
        </w:rPr>
      </w:pPr>
      <w:bookmarkStart w:id="365" w:name="_Toc386812590"/>
      <w:r>
        <w:rPr>
          <w:lang w:val="en-GB"/>
        </w:rPr>
        <w:t>How to Train Documents</w:t>
      </w:r>
      <w:r w:rsidR="00EC5298">
        <w:rPr>
          <w:lang w:val="en-GB"/>
        </w:rPr>
        <w:t xml:space="preserve"> in Project Builder</w:t>
      </w:r>
      <w:bookmarkEnd w:id="365"/>
    </w:p>
    <w:p w14:paraId="0D230163" w14:textId="77777777" w:rsidR="00FD4760" w:rsidRDefault="00FD4760" w:rsidP="00FD4760">
      <w:r>
        <w:rPr>
          <w:lang w:val="en-GB"/>
        </w:rPr>
        <w:t xml:space="preserve">Watch this video </w:t>
      </w:r>
      <w:hyperlink r:id="rId74" w:anchor="t=1035" w:history="1">
        <w:r w:rsidRPr="00BB4D07">
          <w:rPr>
            <w:rStyle w:val="Hyperlink"/>
          </w:rPr>
          <w:t>https://www.youtube.com/watch?v=bIDmLVHmJNM#t=1035</w:t>
        </w:r>
      </w:hyperlink>
      <w:r>
        <w:t xml:space="preserve"> to see how to train documents in Project Builder.</w:t>
      </w:r>
    </w:p>
    <w:p w14:paraId="12F8DD27" w14:textId="77777777" w:rsidR="00FD4760" w:rsidRDefault="00FD4760" w:rsidP="00FD4760">
      <w:r>
        <w:t>You can do all of the document training from within Project Builder. You do not (and should not) use KTM Validation to train your documents – you will be very slow, unable to improve the validation interface as you are working, debug problems, and your documents will provide poor field confidences at runtime.</w:t>
      </w:r>
    </w:p>
    <w:p w14:paraId="7048DEC2" w14:textId="77777777" w:rsidR="00EC5298" w:rsidRDefault="00EC5298" w:rsidP="00EC5298">
      <w:pPr>
        <w:pStyle w:val="Heading2"/>
      </w:pPr>
      <w:bookmarkStart w:id="366" w:name="_Toc386812591"/>
      <w:r>
        <w:lastRenderedPageBreak/>
        <w:t>Selecting Anchors</w:t>
      </w:r>
      <w:bookmarkEnd w:id="366"/>
      <w:r>
        <w:fldChar w:fldCharType="begin"/>
      </w:r>
      <w:r>
        <w:instrText xml:space="preserve"> XE "</w:instrText>
      </w:r>
      <w:r w:rsidRPr="0056309A">
        <w:rPr>
          <w:lang w:val="en-GB"/>
        </w:rPr>
        <w:instrText>Anchors</w:instrText>
      </w:r>
      <w:r w:rsidRPr="0056309A">
        <w:instrText>:</w:instrText>
      </w:r>
      <w:r w:rsidRPr="0056309A">
        <w:rPr>
          <w:lang w:val="en-GB"/>
        </w:rPr>
        <w:instrText>Changing Training Anchors</w:instrText>
      </w:r>
      <w:r>
        <w:instrText xml:space="preserve">" </w:instrText>
      </w:r>
      <w:r>
        <w:fldChar w:fldCharType="end"/>
      </w:r>
    </w:p>
    <w:p w14:paraId="36969E28" w14:textId="77777777" w:rsidR="00EC5298" w:rsidRDefault="00EC5298" w:rsidP="00EC5298">
      <w:pPr>
        <w:keepNext/>
        <w:rPr>
          <w:lang w:val="en-GB"/>
        </w:rPr>
      </w:pPr>
      <w:r>
        <w:rPr>
          <w:lang w:val="en-GB"/>
        </w:rPr>
        <w:t>When a document is trained, the location on the page is stored along with any anchor words that are typically to the left or above the field</w:t>
      </w:r>
    </w:p>
    <w:p w14:paraId="4B3E2ABD" w14:textId="77777777" w:rsidR="00EC5298" w:rsidRDefault="00EC5298" w:rsidP="00EC5298">
      <w:pPr>
        <w:rPr>
          <w:lang w:val="en-GB"/>
        </w:rPr>
      </w:pPr>
      <w:r>
        <w:rPr>
          <w:noProof/>
          <w:lang w:bidi="ar-SA"/>
        </w:rPr>
        <w:drawing>
          <wp:inline distT="0" distB="0" distL="0" distR="0" wp14:anchorId="5E860358" wp14:editId="563B381C">
            <wp:extent cx="2162175" cy="647700"/>
            <wp:effectExtent l="171450" t="171450" r="390525" b="361950"/>
            <wp:docPr id="679" name="Picture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2162175" cy="6477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FA7612" w14:textId="77777777" w:rsidR="00EC5298" w:rsidRDefault="00EC5298" w:rsidP="00EC5298">
      <w:pPr>
        <w:rPr>
          <w:lang w:val="en-GB"/>
        </w:rPr>
      </w:pPr>
      <w:r>
        <w:rPr>
          <w:lang w:val="en-GB"/>
        </w:rPr>
        <w:t xml:space="preserve">In the example above we see that the invoice number consists of 3 words “67”, “-“ and “90943”. The blue box surrounds the region on the page that KT will look for the invoice number. The two words to the left “Invoice” and “No” are marked as anchors. If you do not like an anchor, you </w:t>
      </w:r>
      <w:r>
        <w:rPr>
          <w:b/>
          <w:lang w:val="en-GB"/>
        </w:rPr>
        <w:t>should change it</w:t>
      </w:r>
      <w:r>
        <w:rPr>
          <w:lang w:val="en-GB"/>
        </w:rPr>
        <w:t xml:space="preserve">, by pressing </w:t>
      </w:r>
      <w:r>
        <w:rPr>
          <w:b/>
          <w:lang w:val="en-GB"/>
        </w:rPr>
        <w:t>CTRL-RIGHT-CLICK</w:t>
      </w:r>
      <w:r>
        <w:rPr>
          <w:lang w:val="en-GB"/>
        </w:rPr>
        <w:t xml:space="preserve"> on the anchor.</w:t>
      </w:r>
    </w:p>
    <w:p w14:paraId="6590491C" w14:textId="77777777" w:rsidR="00EC5298" w:rsidRDefault="00EC5298" w:rsidP="00EC5298">
      <w:pPr>
        <w:rPr>
          <w:lang w:val="en-GB"/>
        </w:rPr>
      </w:pPr>
      <w:r>
        <w:rPr>
          <w:lang w:val="en-GB"/>
        </w:rPr>
        <w:t>You should be spending a very long time checking and correcting anchors – it is a big part of the success of your project.</w:t>
      </w:r>
    </w:p>
    <w:p w14:paraId="6B519654" w14:textId="77777777" w:rsidR="00EC5298" w:rsidRDefault="00EC5298" w:rsidP="00EC5298">
      <w:pPr>
        <w:pStyle w:val="Heading3"/>
        <w:rPr>
          <w:lang w:val="en-GB"/>
        </w:rPr>
      </w:pPr>
      <w:bookmarkStart w:id="367" w:name="_Toc386812592"/>
      <w:r>
        <w:rPr>
          <w:lang w:val="en-GB"/>
        </w:rPr>
        <w:t>How to Select Anchors</w:t>
      </w:r>
      <w:bookmarkEnd w:id="367"/>
    </w:p>
    <w:p w14:paraId="34010895" w14:textId="77777777" w:rsidR="00C626F0" w:rsidRDefault="00C626F0" w:rsidP="00E20F1D">
      <w:pPr>
        <w:pStyle w:val="ListParagraph"/>
        <w:numPr>
          <w:ilvl w:val="0"/>
          <w:numId w:val="65"/>
        </w:numPr>
        <w:rPr>
          <w:lang w:val="en-GB"/>
        </w:rPr>
      </w:pPr>
      <w:r>
        <w:rPr>
          <w:lang w:val="en-GB"/>
        </w:rPr>
        <w:t>You should pick anchors that do not have OCR errors if you can.</w:t>
      </w:r>
    </w:p>
    <w:p w14:paraId="26B2FD8B" w14:textId="77777777" w:rsidR="00EC5298" w:rsidRDefault="00EC5298" w:rsidP="00E20F1D">
      <w:pPr>
        <w:pStyle w:val="ListParagraph"/>
        <w:numPr>
          <w:ilvl w:val="0"/>
          <w:numId w:val="65"/>
        </w:numPr>
        <w:rPr>
          <w:lang w:val="en-GB"/>
        </w:rPr>
      </w:pPr>
      <w:r>
        <w:rPr>
          <w:lang w:val="en-GB"/>
        </w:rPr>
        <w:t>Pick words that clearly identify the field for this particular document. The anchors can even be far away as “Total” is below.</w:t>
      </w:r>
      <w:r>
        <w:rPr>
          <w:lang w:val="en-GB"/>
        </w:rPr>
        <w:br/>
      </w:r>
      <w:r>
        <w:rPr>
          <w:noProof/>
          <w:lang w:bidi="ar-SA"/>
        </w:rPr>
        <w:drawing>
          <wp:inline distT="0" distB="0" distL="0" distR="0" wp14:anchorId="38E46EA7" wp14:editId="2E75C666">
            <wp:extent cx="4781550" cy="666750"/>
            <wp:effectExtent l="171450" t="171450" r="381000" b="361950"/>
            <wp:docPr id="686" name="Picture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781550" cy="6667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BB586ED" w14:textId="77777777" w:rsidR="00EC5298" w:rsidRDefault="00EC5298" w:rsidP="00E20F1D">
      <w:pPr>
        <w:pStyle w:val="ListParagraph"/>
        <w:numPr>
          <w:ilvl w:val="0"/>
          <w:numId w:val="65"/>
        </w:numPr>
        <w:rPr>
          <w:lang w:val="en-GB"/>
        </w:rPr>
      </w:pPr>
      <w:r>
        <w:rPr>
          <w:lang w:val="en-GB"/>
        </w:rPr>
        <w:t>Pick words that you know will help also on other documents of this class, as these words will go into the generic knowledge base to extract fields from unknown documents</w:t>
      </w:r>
    </w:p>
    <w:p w14:paraId="3E060C3D" w14:textId="77777777" w:rsidR="00EC5298" w:rsidRDefault="00EC5298" w:rsidP="00E20F1D">
      <w:pPr>
        <w:pStyle w:val="ListParagraph"/>
        <w:numPr>
          <w:ilvl w:val="0"/>
          <w:numId w:val="65"/>
        </w:numPr>
        <w:rPr>
          <w:lang w:val="en-GB"/>
        </w:rPr>
      </w:pPr>
      <w:r>
        <w:rPr>
          <w:lang w:val="en-GB"/>
        </w:rPr>
        <w:t>Do not pick anchors that are only coincidently there and can lead to confusion.</w:t>
      </w:r>
    </w:p>
    <w:p w14:paraId="09104759" w14:textId="77777777" w:rsidR="00C626F0" w:rsidRDefault="00C626F0" w:rsidP="00E20F1D">
      <w:pPr>
        <w:pStyle w:val="ListParagraph"/>
        <w:numPr>
          <w:ilvl w:val="0"/>
          <w:numId w:val="65"/>
        </w:numPr>
        <w:rPr>
          <w:lang w:val="en-GB"/>
        </w:rPr>
      </w:pPr>
      <w:r>
        <w:rPr>
          <w:lang w:val="en-GB"/>
        </w:rPr>
        <w:t>In the example below KT picked too many anchors. Deselect what doesn’t make sense.</w:t>
      </w:r>
      <w:r>
        <w:rPr>
          <w:lang w:val="en-GB"/>
        </w:rPr>
        <w:br/>
      </w:r>
      <w:r>
        <w:rPr>
          <w:noProof/>
          <w:lang w:bidi="ar-SA"/>
        </w:rPr>
        <w:drawing>
          <wp:inline distT="0" distB="0" distL="0" distR="0" wp14:anchorId="774906B3" wp14:editId="47930474">
            <wp:extent cx="2156604" cy="842102"/>
            <wp:effectExtent l="171450" t="171450" r="377190" b="358140"/>
            <wp:docPr id="687" name="Picture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2162173" cy="844277"/>
                    </a:xfrm>
                    <a:prstGeom prst="rect">
                      <a:avLst/>
                    </a:prstGeom>
                    <a:ln>
                      <a:noFill/>
                    </a:ln>
                    <a:effectLst>
                      <a:outerShdw blurRad="292100" dist="139700" dir="2700000" algn="tl" rotWithShape="0">
                        <a:srgbClr val="333333">
                          <a:alpha val="65000"/>
                        </a:srgbClr>
                      </a:outerShdw>
                    </a:effectLst>
                  </pic:spPr>
                </pic:pic>
              </a:graphicData>
            </a:graphic>
          </wp:inline>
        </w:drawing>
      </w:r>
      <w:r w:rsidRPr="00C626F0">
        <w:rPr>
          <w:noProof/>
          <w:lang w:val="en-GB" w:eastAsia="en-GB" w:bidi="ar-SA"/>
        </w:rPr>
        <w:t xml:space="preserve"> </w:t>
      </w:r>
      <w:r>
        <w:rPr>
          <w:noProof/>
          <w:lang w:bidi="ar-SA"/>
        </w:rPr>
        <w:drawing>
          <wp:inline distT="0" distB="0" distL="0" distR="0" wp14:anchorId="6E1EA0B1" wp14:editId="28079C3D">
            <wp:extent cx="2355011" cy="852427"/>
            <wp:effectExtent l="171450" t="171450" r="388620" b="36703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2372854" cy="858886"/>
                    </a:xfrm>
                    <a:prstGeom prst="rect">
                      <a:avLst/>
                    </a:prstGeom>
                    <a:ln>
                      <a:noFill/>
                    </a:ln>
                    <a:effectLst>
                      <a:outerShdw blurRad="292100" dist="139700" dir="2700000" algn="tl" rotWithShape="0">
                        <a:srgbClr val="333333">
                          <a:alpha val="65000"/>
                        </a:srgbClr>
                      </a:outerShdw>
                    </a:effectLst>
                  </pic:spPr>
                </pic:pic>
              </a:graphicData>
            </a:graphic>
          </wp:inline>
        </w:drawing>
      </w:r>
    </w:p>
    <w:p w14:paraId="508DC3E0" w14:textId="77777777" w:rsidR="00C626F0" w:rsidRPr="00EC5298" w:rsidRDefault="00C626F0" w:rsidP="00E20F1D">
      <w:pPr>
        <w:pStyle w:val="ListParagraph"/>
        <w:numPr>
          <w:ilvl w:val="0"/>
          <w:numId w:val="65"/>
        </w:numPr>
        <w:rPr>
          <w:lang w:val="en-GB"/>
        </w:rPr>
      </w:pPr>
      <w:r>
        <w:rPr>
          <w:noProof/>
          <w:lang w:val="en-GB" w:eastAsia="en-GB" w:bidi="ar-SA"/>
        </w:rPr>
        <w:lastRenderedPageBreak/>
        <w:t xml:space="preserve">In the example below there was no “correct” anchor near to the invoice number. I chose to use “Please always quote this!” because it </w:t>
      </w:r>
      <w:r w:rsidRPr="00C626F0">
        <w:rPr>
          <w:b/>
          <w:noProof/>
          <w:lang w:val="en-GB" w:eastAsia="en-GB" w:bidi="ar-SA"/>
        </w:rPr>
        <w:t>will</w:t>
      </w:r>
      <w:r>
        <w:rPr>
          <w:noProof/>
          <w:lang w:val="en-GB" w:eastAsia="en-GB" w:bidi="ar-SA"/>
        </w:rPr>
        <w:t xml:space="preserve"> help for this vendor and </w:t>
      </w:r>
      <w:r>
        <w:rPr>
          <w:b/>
          <w:noProof/>
          <w:lang w:val="en-GB" w:eastAsia="en-GB" w:bidi="ar-SA"/>
        </w:rPr>
        <w:t xml:space="preserve">shouldn’t </w:t>
      </w:r>
      <w:r>
        <w:rPr>
          <w:noProof/>
          <w:lang w:val="en-GB" w:eastAsia="en-GB" w:bidi="ar-SA"/>
        </w:rPr>
        <w:t>cause confusion on other documents.</w:t>
      </w:r>
      <w:r>
        <w:rPr>
          <w:noProof/>
          <w:lang w:val="en-GB" w:eastAsia="en-GB" w:bidi="ar-SA"/>
        </w:rPr>
        <w:br/>
      </w:r>
      <w:r>
        <w:rPr>
          <w:noProof/>
          <w:lang w:bidi="ar-SA"/>
        </w:rPr>
        <w:drawing>
          <wp:inline distT="0" distB="0" distL="0" distR="0" wp14:anchorId="4701A667" wp14:editId="255999E2">
            <wp:extent cx="3036588" cy="1155940"/>
            <wp:effectExtent l="171450" t="171450" r="373380" b="36830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3038072" cy="11565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9A03819" w14:textId="77777777" w:rsidR="00314E98" w:rsidRDefault="00314E98" w:rsidP="00FD4760">
      <w:pPr>
        <w:pStyle w:val="Heading2"/>
        <w:spacing w:before="240"/>
        <w:rPr>
          <w:lang w:val="en-GB"/>
        </w:rPr>
      </w:pPr>
      <w:bookmarkStart w:id="368" w:name="_Toc386812593"/>
      <w:r>
        <w:rPr>
          <w:lang w:val="en-GB"/>
        </w:rPr>
        <w:t>Trainable Locator Subfield Confidences</w:t>
      </w:r>
      <w:bookmarkEnd w:id="364"/>
      <w:bookmarkEnd w:id="368"/>
    </w:p>
    <w:p w14:paraId="4294FB1D" w14:textId="77777777" w:rsidR="00FD4760" w:rsidRPr="00FD4760" w:rsidRDefault="00FD4760" w:rsidP="00EC5298">
      <w:pPr>
        <w:keepNext/>
        <w:rPr>
          <w:lang w:val="en-GB"/>
        </w:rPr>
      </w:pPr>
      <w:r>
        <w:rPr>
          <w:lang w:val="en-GB"/>
        </w:rPr>
        <w:t xml:space="preserve">Kofax Transformation </w:t>
      </w:r>
      <w:r>
        <w:rPr>
          <w:b/>
          <w:lang w:val="en-GB"/>
        </w:rPr>
        <w:t>trusts</w:t>
      </w:r>
      <w:r>
        <w:rPr>
          <w:lang w:val="en-GB"/>
        </w:rPr>
        <w:t xml:space="preserve"> you as a user of Project Builder more than it trusts a Validation Operator when it comes to training documents. If you train a document in Project Builder, you only need </w:t>
      </w:r>
      <w:r>
        <w:rPr>
          <w:b/>
          <w:lang w:val="en-GB"/>
        </w:rPr>
        <w:t>ONE</w:t>
      </w:r>
      <w:r>
        <w:rPr>
          <w:lang w:val="en-GB"/>
        </w:rPr>
        <w:t xml:space="preserve"> training sample to achieve a specific-training confidence of 90%.</w:t>
      </w:r>
      <w:r w:rsidR="00EC5298">
        <w:rPr>
          <w:lang w:val="en-GB"/>
        </w:rPr>
        <w:t xml:space="preserve"> </w:t>
      </w:r>
      <w:r w:rsidR="00EC5298" w:rsidRPr="00EC5298">
        <w:rPr>
          <w:lang w:val="en-GB"/>
        </w:rPr>
        <w:t>Pick a document with clear anchors and with long phrases in the fields.</w:t>
      </w:r>
    </w:p>
    <w:p w14:paraId="68724DD1" w14:textId="77777777" w:rsidR="00314E98" w:rsidRDefault="00A7116F" w:rsidP="00314E98">
      <w:pPr>
        <w:rPr>
          <w:lang w:val="en-GB"/>
        </w:rPr>
      </w:pPr>
      <w:r>
        <w:rPr>
          <w:lang w:val="en-GB"/>
        </w:rPr>
        <w:br/>
      </w:r>
      <w:r>
        <w:rPr>
          <w:noProof/>
          <w:lang w:bidi="ar-SA"/>
        </w:rPr>
        <w:drawing>
          <wp:inline distT="0" distB="0" distL="0" distR="0" wp14:anchorId="79712C1E" wp14:editId="05B683DF">
            <wp:extent cx="3102228" cy="942627"/>
            <wp:effectExtent l="171450" t="171450" r="384175" b="353060"/>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100934" cy="942234"/>
                    </a:xfrm>
                    <a:prstGeom prst="rect">
                      <a:avLst/>
                    </a:prstGeom>
                    <a:ln>
                      <a:noFill/>
                    </a:ln>
                    <a:effectLst>
                      <a:outerShdw blurRad="292100" dist="139700" dir="2700000" algn="tl" rotWithShape="0">
                        <a:srgbClr val="333333">
                          <a:alpha val="65000"/>
                        </a:srgbClr>
                      </a:outerShdw>
                    </a:effectLst>
                  </pic:spPr>
                </pic:pic>
              </a:graphicData>
            </a:graphic>
          </wp:inline>
        </w:drawing>
      </w:r>
    </w:p>
    <w:p w14:paraId="0420334E" w14:textId="77777777" w:rsidR="00314E98" w:rsidRDefault="00314E98" w:rsidP="00314E98">
      <w:pPr>
        <w:rPr>
          <w:lang w:val="en-GB"/>
        </w:rPr>
      </w:pPr>
      <w:r>
        <w:rPr>
          <w:lang w:val="en-GB"/>
        </w:rPr>
        <w:t xml:space="preserve">If a </w:t>
      </w:r>
      <w:r w:rsidRPr="00D00876">
        <w:rPr>
          <w:b/>
          <w:lang w:val="en-GB"/>
        </w:rPr>
        <w:t>second</w:t>
      </w:r>
      <w:r w:rsidRPr="00A7116F">
        <w:rPr>
          <w:lang w:val="en-GB"/>
        </w:rPr>
        <w:t xml:space="preserve"> document</w:t>
      </w:r>
      <w:r w:rsidRPr="00A7116F">
        <w:rPr>
          <w:b/>
          <w:lang w:val="en-GB"/>
        </w:rPr>
        <w:t xml:space="preserve"> </w:t>
      </w:r>
      <w:r>
        <w:rPr>
          <w:lang w:val="en-GB"/>
        </w:rPr>
        <w:t>is tr</w:t>
      </w:r>
      <w:r w:rsidR="003A1BFF">
        <w:rPr>
          <w:lang w:val="en-GB"/>
        </w:rPr>
        <w:t>ained in Project B</w:t>
      </w:r>
      <w:r>
        <w:rPr>
          <w:lang w:val="en-GB"/>
        </w:rPr>
        <w:t>uilder then the confidence is 95%</w:t>
      </w:r>
      <w:r w:rsidR="009A76D5">
        <w:rPr>
          <w:lang w:val="en-GB"/>
        </w:rPr>
        <w:t>.</w:t>
      </w:r>
      <w:r w:rsidR="00EC5298">
        <w:rPr>
          <w:lang w:val="en-GB"/>
        </w:rPr>
        <w:t xml:space="preserve"> Documents that are trained in KTM Validation start out only with a 50% score.</w:t>
      </w:r>
    </w:p>
    <w:p w14:paraId="625CEBC9" w14:textId="77777777" w:rsidR="001971DC" w:rsidRDefault="00314E98" w:rsidP="00FD4760">
      <w:pPr>
        <w:pStyle w:val="Heading2"/>
      </w:pPr>
      <w:bookmarkStart w:id="369" w:name="_Toc382990302"/>
      <w:bookmarkStart w:id="370" w:name="_Toc386812594"/>
      <w:r>
        <w:t>Online Training</w:t>
      </w:r>
      <w:r w:rsidR="005F1213">
        <w:fldChar w:fldCharType="begin"/>
      </w:r>
      <w:r w:rsidR="005F1213">
        <w:instrText xml:space="preserve"> XE "</w:instrText>
      </w:r>
      <w:r w:rsidR="005F1213" w:rsidRPr="00A64640">
        <w:instrText>Online Training</w:instrText>
      </w:r>
      <w:r w:rsidR="005F1213">
        <w:instrText xml:space="preserve">" </w:instrText>
      </w:r>
      <w:r w:rsidR="005F1213">
        <w:fldChar w:fldCharType="end"/>
      </w:r>
      <w:r>
        <w:t xml:space="preserve"> Scoring</w:t>
      </w:r>
      <w:bookmarkEnd w:id="369"/>
      <w:r w:rsidR="00FD4760">
        <w:t xml:space="preserve"> and automatic conflict cleaning</w:t>
      </w:r>
      <w:bookmarkEnd w:id="370"/>
      <w:r w:rsidR="005F1213">
        <w:fldChar w:fldCharType="begin"/>
      </w:r>
      <w:r w:rsidR="005F1213">
        <w:instrText xml:space="preserve"> XE "</w:instrText>
      </w:r>
      <w:r w:rsidR="005F1213" w:rsidRPr="00A64640">
        <w:instrText>Scoring</w:instrText>
      </w:r>
      <w:r w:rsidR="005F1213">
        <w:instrText xml:space="preserve">" </w:instrText>
      </w:r>
      <w:r w:rsidR="005F1213">
        <w:fldChar w:fldCharType="end"/>
      </w:r>
    </w:p>
    <w:p w14:paraId="21CE5D8E" w14:textId="77777777" w:rsidR="00314E98" w:rsidRDefault="00314E98" w:rsidP="00314E98">
      <w:pPr>
        <w:rPr>
          <w:lang w:val="en-GB"/>
        </w:rPr>
      </w:pPr>
      <w:r>
        <w:rPr>
          <w:lang w:val="en-GB"/>
        </w:rPr>
        <w:t>If a document is trained in KTM Validation and then processed by KTM Learning Server, then the subfields in the next document will have confidence of 50%. After 2 documents the confidence will be 85%, 3 documents 90% and 40 documents 100%</w:t>
      </w:r>
    </w:p>
    <w:p w14:paraId="04E7DAC5" w14:textId="77777777" w:rsidR="00314E98" w:rsidRPr="00D00876" w:rsidRDefault="00314E98" w:rsidP="00314E98">
      <w:pPr>
        <w:rPr>
          <w:lang w:val="en-GB"/>
        </w:rPr>
      </w:pPr>
      <w:r>
        <w:rPr>
          <w:lang w:val="en-GB"/>
        </w:rPr>
        <w:t xml:space="preserve">If the </w:t>
      </w:r>
      <w:r>
        <w:rPr>
          <w:b/>
          <w:lang w:val="en-GB"/>
        </w:rPr>
        <w:t>second</w:t>
      </w:r>
      <w:r>
        <w:rPr>
          <w:lang w:val="en-GB"/>
        </w:rPr>
        <w:t xml:space="preserve"> document conflicts with the first document because the field coordinates are different, then the confidence for the 3</w:t>
      </w:r>
      <w:r w:rsidRPr="00D00876">
        <w:rPr>
          <w:vertAlign w:val="superscript"/>
          <w:lang w:val="en-GB"/>
        </w:rPr>
        <w:t>rd</w:t>
      </w:r>
      <w:r>
        <w:rPr>
          <w:lang w:val="en-GB"/>
        </w:rPr>
        <w:t xml:space="preserve"> document is 40%, the 4</w:t>
      </w:r>
      <w:r w:rsidRPr="00D00876">
        <w:rPr>
          <w:vertAlign w:val="superscript"/>
          <w:lang w:val="en-GB"/>
        </w:rPr>
        <w:t>th</w:t>
      </w:r>
      <w:r>
        <w:rPr>
          <w:lang w:val="en-GB"/>
        </w:rPr>
        <w:t xml:space="preserve"> is 60%, 5</w:t>
      </w:r>
      <w:r w:rsidRPr="00D00876">
        <w:rPr>
          <w:vertAlign w:val="superscript"/>
          <w:lang w:val="en-GB"/>
        </w:rPr>
        <w:t>th</w:t>
      </w:r>
      <w:r>
        <w:rPr>
          <w:lang w:val="en-GB"/>
        </w:rPr>
        <w:t xml:space="preserve"> is 80%, 6</w:t>
      </w:r>
      <w:r w:rsidRPr="00D00876">
        <w:rPr>
          <w:vertAlign w:val="superscript"/>
          <w:lang w:val="en-GB"/>
        </w:rPr>
        <w:t>th</w:t>
      </w:r>
      <w:r>
        <w:rPr>
          <w:lang w:val="en-GB"/>
        </w:rPr>
        <w:t xml:space="preserve"> is 85% and 7</w:t>
      </w:r>
      <w:r w:rsidRPr="00D00876">
        <w:rPr>
          <w:vertAlign w:val="superscript"/>
          <w:lang w:val="en-GB"/>
        </w:rPr>
        <w:t>th</w:t>
      </w:r>
      <w:r>
        <w:rPr>
          <w:lang w:val="en-GB"/>
        </w:rPr>
        <w:t>,8</w:t>
      </w:r>
      <w:r w:rsidRPr="00D00876">
        <w:rPr>
          <w:vertAlign w:val="superscript"/>
          <w:lang w:val="en-GB"/>
        </w:rPr>
        <w:t>th</w:t>
      </w:r>
      <w:r>
        <w:rPr>
          <w:lang w:val="en-GB"/>
        </w:rPr>
        <w:t>, … stay at 90%. This is the conflict mechanism learning to ignore the conflicting documents.</w:t>
      </w:r>
    </w:p>
    <w:p w14:paraId="4DC0644C" w14:textId="77777777" w:rsidR="00A34DEE" w:rsidRDefault="00A34DEE" w:rsidP="00A7116F">
      <w:r>
        <w:rPr>
          <w:noProof/>
          <w:lang w:bidi="ar-SA"/>
        </w:rPr>
        <w:lastRenderedPageBreak/>
        <w:drawing>
          <wp:inline distT="0" distB="0" distL="0" distR="0" wp14:anchorId="45EDB6FC" wp14:editId="4B91CB7F">
            <wp:extent cx="4796128" cy="2774950"/>
            <wp:effectExtent l="0" t="0" r="5080" b="6350"/>
            <wp:docPr id="38937" name="Picture 38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00442" cy="2777446"/>
                    </a:xfrm>
                    <a:prstGeom prst="rect">
                      <a:avLst/>
                    </a:prstGeom>
                    <a:noFill/>
                  </pic:spPr>
                </pic:pic>
              </a:graphicData>
            </a:graphic>
          </wp:inline>
        </w:drawing>
      </w:r>
    </w:p>
    <w:p w14:paraId="68D4A24E" w14:textId="77777777" w:rsidR="00FD4760" w:rsidRDefault="00FD4760" w:rsidP="00FD4760">
      <w:pPr>
        <w:pStyle w:val="Heading2"/>
      </w:pPr>
      <w:bookmarkStart w:id="371" w:name="_Toc386812595"/>
      <w:r>
        <w:t>Resolving Conflicts</w:t>
      </w:r>
      <w:bookmarkEnd w:id="371"/>
      <w:r>
        <w:fldChar w:fldCharType="begin"/>
      </w:r>
      <w:r>
        <w:instrText xml:space="preserve"> XE "</w:instrText>
      </w:r>
      <w:r w:rsidRPr="00602246">
        <w:instrText>Conflicts:</w:instrText>
      </w:r>
      <w:r w:rsidRPr="00602246">
        <w:rPr>
          <w:lang w:val="en-GB"/>
        </w:rPr>
        <w:instrText>Resolving</w:instrText>
      </w:r>
      <w:r>
        <w:instrText xml:space="preserve">" </w:instrText>
      </w:r>
      <w:r>
        <w:fldChar w:fldCharType="end"/>
      </w:r>
    </w:p>
    <w:p w14:paraId="40637D5A" w14:textId="77777777" w:rsidR="00FD4760" w:rsidRDefault="00FD4760" w:rsidP="00FD4760">
      <w:pPr>
        <w:rPr>
          <w:rFonts w:eastAsiaTheme="minorHAnsi"/>
          <w:b/>
        </w:rPr>
      </w:pPr>
      <w:r>
        <w:rPr>
          <w:rFonts w:eastAsiaTheme="minorHAnsi"/>
        </w:rPr>
        <w:t xml:space="preserve">When you train your project with extraction samples, you can view the conflicts in the </w:t>
      </w:r>
      <w:r>
        <w:rPr>
          <w:rFonts w:eastAsiaTheme="minorHAnsi"/>
          <w:b/>
        </w:rPr>
        <w:t>Resolve Conflicts Screen</w:t>
      </w:r>
      <w:r>
        <w:rPr>
          <w:rFonts w:eastAsiaTheme="minorHAnsi"/>
        </w:rPr>
        <w:t>.</w:t>
      </w:r>
      <w:r>
        <w:rPr>
          <w:rFonts w:eastAsiaTheme="minorHAnsi"/>
        </w:rPr>
        <w:br/>
      </w:r>
      <w:r>
        <w:rPr>
          <w:noProof/>
          <w:lang w:bidi="ar-SA"/>
        </w:rPr>
        <w:drawing>
          <wp:inline distT="0" distB="0" distL="0" distR="0" wp14:anchorId="33389AD5" wp14:editId="1D98B319">
            <wp:extent cx="3943350" cy="981075"/>
            <wp:effectExtent l="171450" t="171450" r="381000" b="3714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943350" cy="9810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CCB891" w14:textId="77777777" w:rsidR="00FD4760" w:rsidRDefault="00FD4760" w:rsidP="00FD4760">
      <w:pPr>
        <w:rPr>
          <w:rFonts w:eastAsiaTheme="minorHAnsi"/>
        </w:rPr>
      </w:pPr>
      <w:r>
        <w:rPr>
          <w:rFonts w:eastAsiaTheme="minorHAnsi"/>
        </w:rPr>
        <w:t>Here you have the choice to fix the conflict or to delete one or both of the documents.</w:t>
      </w:r>
    </w:p>
    <w:p w14:paraId="1FD16879" w14:textId="77777777" w:rsidR="00FD4760" w:rsidRPr="008E0534" w:rsidRDefault="00FD4760" w:rsidP="00FD4760">
      <w:r>
        <w:rPr>
          <w:rFonts w:eastAsiaTheme="minorHAnsi"/>
        </w:rPr>
        <w:t>Conflicts occur when two documents with the same classification layout have the same field at different places on the screen.</w:t>
      </w:r>
    </w:p>
    <w:p w14:paraId="3FA19C9C" w14:textId="77777777" w:rsidR="00575CB8" w:rsidRDefault="00575CB8" w:rsidP="00FD4760">
      <w:pPr>
        <w:pStyle w:val="Heading2"/>
      </w:pPr>
      <w:bookmarkStart w:id="372" w:name="_Toc386812596"/>
      <w:bookmarkStart w:id="373" w:name="_Toc382141834"/>
      <w:bookmarkStart w:id="374" w:name="_Toc382142152"/>
      <w:bookmarkStart w:id="375" w:name="_Toc382990303"/>
      <w:r>
        <w:t>Invoice</w:t>
      </w:r>
      <w:r w:rsidR="005F1213">
        <w:t xml:space="preserve"> </w:t>
      </w:r>
      <w:r>
        <w:t>Evaluator</w:t>
      </w:r>
      <w:r w:rsidR="005F1213">
        <w:fldChar w:fldCharType="begin"/>
      </w:r>
      <w:r w:rsidR="005F1213">
        <w:instrText xml:space="preserve"> XE "</w:instrText>
      </w:r>
      <w:r w:rsidR="005F1213" w:rsidRPr="00A64640">
        <w:instrText>Invoice Evaluator</w:instrText>
      </w:r>
      <w:r w:rsidR="005F1213">
        <w:instrText xml:space="preserve">" </w:instrText>
      </w:r>
      <w:r w:rsidR="005F1213">
        <w:fldChar w:fldCharType="end"/>
      </w:r>
      <w:r>
        <w:t>/Advanced</w:t>
      </w:r>
      <w:r w:rsidR="005F1213">
        <w:t xml:space="preserve"> </w:t>
      </w:r>
      <w:r>
        <w:t>Evaluator</w:t>
      </w:r>
      <w:bookmarkEnd w:id="372"/>
      <w:r w:rsidR="005F1213">
        <w:fldChar w:fldCharType="begin"/>
      </w:r>
      <w:r w:rsidR="005F1213">
        <w:instrText xml:space="preserve"> XE "</w:instrText>
      </w:r>
      <w:r w:rsidR="005F1213" w:rsidRPr="00A64640">
        <w:instrText>Advanced Evaluator</w:instrText>
      </w:r>
      <w:r w:rsidR="005F1213">
        <w:instrText xml:space="preserve">" </w:instrText>
      </w:r>
      <w:r w:rsidR="005F1213">
        <w:fldChar w:fldCharType="end"/>
      </w:r>
    </w:p>
    <w:bookmarkEnd w:id="373"/>
    <w:bookmarkEnd w:id="374"/>
    <w:bookmarkEnd w:id="375"/>
    <w:p w14:paraId="3601DE6B" w14:textId="77777777" w:rsidR="00C626F0" w:rsidRDefault="00C626F0" w:rsidP="00C626F0">
      <w:r>
        <w:t>This is one of the most important locators in KTM, and is key to success in online learning.</w:t>
      </w:r>
    </w:p>
    <w:p w14:paraId="00BE8F3C" w14:textId="77777777" w:rsidR="00C626F0" w:rsidRPr="00314E98" w:rsidRDefault="00C626F0" w:rsidP="00C626F0">
      <w:r>
        <w:t xml:space="preserve">It was renamed to </w:t>
      </w:r>
      <w:r>
        <w:rPr>
          <w:b/>
        </w:rPr>
        <w:t xml:space="preserve">Advanced Evaluator </w:t>
      </w:r>
      <w:r>
        <w:t>in KTM 6.0 and is license-free. You should use it in probably any project.</w:t>
      </w:r>
    </w:p>
    <w:p w14:paraId="2989948A" w14:textId="77777777" w:rsidR="00C626F0" w:rsidRDefault="00C626F0" w:rsidP="00C626F0">
      <w:r>
        <w:t>The Invoice Evaluator requires an invoice add-on license in KTM5.5</w:t>
      </w:r>
    </w:p>
    <w:p w14:paraId="1E143E43" w14:textId="77777777" w:rsidR="00C626F0" w:rsidRDefault="00C626F0" w:rsidP="00575CB8">
      <w:r>
        <w:t xml:space="preserve">You should only use this locator for </w:t>
      </w:r>
      <w:r>
        <w:rPr>
          <w:b/>
        </w:rPr>
        <w:t xml:space="preserve">independent trainable fields, </w:t>
      </w:r>
      <w:r>
        <w:t xml:space="preserve">e.g. invoice number, invoice date, order number, order date. </w:t>
      </w:r>
    </w:p>
    <w:p w14:paraId="09A5644D" w14:textId="77777777" w:rsidR="00314E98" w:rsidRDefault="00314E98" w:rsidP="00C626F0">
      <w:r>
        <w:t xml:space="preserve">DO NOT put any amount fields into the IE, as they are dependent on each other and the </w:t>
      </w:r>
      <w:r w:rsidR="008C424C">
        <w:t xml:space="preserve">Advanced Evaluator can mix unrelated </w:t>
      </w:r>
      <w:r>
        <w:t>alternatives</w:t>
      </w:r>
    </w:p>
    <w:p w14:paraId="29059289" w14:textId="77777777" w:rsidR="00C626F0" w:rsidRDefault="00C626F0" w:rsidP="00C626F0">
      <w:pPr>
        <w:pStyle w:val="Heading3"/>
      </w:pPr>
      <w:bookmarkStart w:id="376" w:name="_Toc386812597"/>
      <w:r>
        <w:t>Create a strong Learning Feedback Mechanism for the User</w:t>
      </w:r>
      <w:bookmarkEnd w:id="376"/>
    </w:p>
    <w:p w14:paraId="55D36893" w14:textId="77777777" w:rsidR="00575CB8" w:rsidRDefault="00575CB8" w:rsidP="008C424C">
      <w:pPr>
        <w:spacing w:after="0"/>
      </w:pPr>
    </w:p>
    <w:p w14:paraId="2A5FA695" w14:textId="77777777" w:rsidR="002C17C5" w:rsidRDefault="00575CB8" w:rsidP="00C626F0">
      <w:r>
        <w:lastRenderedPageBreak/>
        <w:t>The most important principle of configuring IE/AE is to create a strong feedback</w:t>
      </w:r>
      <w:r w:rsidR="00ED132C">
        <w:t xml:space="preserve"> </w:t>
      </w:r>
      <w:r>
        <w:t>mechanism for the user</w:t>
      </w:r>
      <w:r w:rsidR="002E54AF">
        <w:t>:</w:t>
      </w:r>
      <w:r w:rsidR="002C17C5">
        <w:rPr>
          <w:noProof/>
          <w:lang w:bidi="ar-SA"/>
        </w:rPr>
        <w:drawing>
          <wp:inline distT="0" distB="0" distL="0" distR="0" wp14:anchorId="061B9822" wp14:editId="6BA7FFDB">
            <wp:extent cx="6267335" cy="3441700"/>
            <wp:effectExtent l="19050" t="19050" r="19685" b="25400"/>
            <wp:docPr id="38938" name="Picture 38938" descr="cid:image001.png@01CF2269.D34971B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2269.D34971B0"/>
                    <pic:cNvPicPr>
                      <a:picLocks noChangeAspect="1" noChangeArrowheads="1"/>
                    </pic:cNvPicPr>
                  </pic:nvPicPr>
                  <pic:blipFill>
                    <a:blip r:embed="rId82" r:link="rId83">
                      <a:extLst>
                        <a:ext uri="{28A0092B-C50C-407E-A947-70E740481C1C}">
                          <a14:useLocalDpi xmlns:a14="http://schemas.microsoft.com/office/drawing/2010/main" val="0"/>
                        </a:ext>
                      </a:extLst>
                    </a:blip>
                    <a:srcRect/>
                    <a:stretch>
                      <a:fillRect/>
                    </a:stretch>
                  </pic:blipFill>
                  <pic:spPr bwMode="auto">
                    <a:xfrm>
                      <a:off x="0" y="0"/>
                      <a:ext cx="6266513" cy="3441249"/>
                    </a:xfrm>
                    <a:prstGeom prst="rect">
                      <a:avLst/>
                    </a:prstGeom>
                    <a:noFill/>
                    <a:ln>
                      <a:solidFill>
                        <a:schemeClr val="tx1"/>
                      </a:solidFill>
                    </a:ln>
                  </pic:spPr>
                </pic:pic>
              </a:graphicData>
            </a:graphic>
          </wp:inline>
        </w:drawing>
      </w:r>
    </w:p>
    <w:p w14:paraId="328675C0" w14:textId="77777777" w:rsidR="00575CB8" w:rsidRDefault="00575CB8" w:rsidP="00E20F1D">
      <w:pPr>
        <w:pStyle w:val="PlainText"/>
        <w:numPr>
          <w:ilvl w:val="0"/>
          <w:numId w:val="26"/>
        </w:numPr>
        <w:spacing w:before="120" w:after="120"/>
      </w:pPr>
      <w:r>
        <w:t xml:space="preserve">Make sure that what the user has trained </w:t>
      </w:r>
      <w:r w:rsidR="000541E6">
        <w:t>always</w:t>
      </w:r>
      <w:r>
        <w:t xml:space="preserve"> wins</w:t>
      </w:r>
      <w:r w:rsidR="000541E6">
        <w:t>,</w:t>
      </w:r>
      <w:r>
        <w:t xml:space="preserve"> no matter how bad the score.</w:t>
      </w:r>
    </w:p>
    <w:p w14:paraId="6B60157F" w14:textId="77777777" w:rsidR="00575CB8" w:rsidRDefault="00575CB8" w:rsidP="00E20F1D">
      <w:pPr>
        <w:pStyle w:val="PlainText"/>
        <w:numPr>
          <w:ilvl w:val="1"/>
          <w:numId w:val="26"/>
        </w:numPr>
        <w:spacing w:before="120" w:after="120"/>
      </w:pPr>
      <w:r>
        <w:t xml:space="preserve">This is </w:t>
      </w:r>
      <w:r w:rsidRPr="00A7116F">
        <w:t>strong feedback</w:t>
      </w:r>
      <w:r>
        <w:t xml:space="preserve"> and makes the user reali</w:t>
      </w:r>
      <w:r w:rsidR="000541E6">
        <w:t>z</w:t>
      </w:r>
      <w:r>
        <w:t>e</w:t>
      </w:r>
      <w:r w:rsidR="000541E6">
        <w:t>,</w:t>
      </w:r>
      <w:r>
        <w:t xml:space="preserve"> “KTM really learns from me. When I train well it does well, when I make a mistake it shows me my mistake</w:t>
      </w:r>
      <w:r w:rsidR="007C7774">
        <w:t xml:space="preserve"> again</w:t>
      </w:r>
      <w:r w:rsidR="00ED132C">
        <w:t>.</w:t>
      </w:r>
      <w:r>
        <w:t>”</w:t>
      </w:r>
    </w:p>
    <w:p w14:paraId="6025A5AA" w14:textId="77777777" w:rsidR="00575CB8" w:rsidRDefault="00575CB8" w:rsidP="00E20F1D">
      <w:pPr>
        <w:pStyle w:val="PlainText"/>
        <w:numPr>
          <w:ilvl w:val="1"/>
          <w:numId w:val="26"/>
        </w:numPr>
        <w:spacing w:before="120" w:after="120"/>
      </w:pPr>
      <w:r>
        <w:t>That is why the first row is Specific with threshold of 11% (11% is just over the lowest threshold of 10% for a locator to be copied to a field)</w:t>
      </w:r>
      <w:r w:rsidR="00ED132C">
        <w:t>.</w:t>
      </w:r>
    </w:p>
    <w:p w14:paraId="1F5166C4" w14:textId="77777777" w:rsidR="008368DA" w:rsidRDefault="00575CB8" w:rsidP="00E20F1D">
      <w:pPr>
        <w:pStyle w:val="PlainText"/>
        <w:numPr>
          <w:ilvl w:val="1"/>
          <w:numId w:val="26"/>
        </w:numPr>
        <w:spacing w:before="120" w:after="120"/>
      </w:pPr>
      <w:r>
        <w:t>Specific should always beat generic</w:t>
      </w:r>
      <w:r w:rsidR="008368DA">
        <w:t>. Specific means “I have seen this document before”. Generic means “I haven’t seen this before but I think….”</w:t>
      </w:r>
    </w:p>
    <w:p w14:paraId="10E03849" w14:textId="77777777" w:rsidR="00575CB8" w:rsidRDefault="00575CB8" w:rsidP="00E20F1D">
      <w:pPr>
        <w:pStyle w:val="PlainText"/>
        <w:numPr>
          <w:ilvl w:val="1"/>
          <w:numId w:val="26"/>
        </w:numPr>
        <w:spacing w:before="120" w:after="120"/>
      </w:pPr>
      <w:r>
        <w:t xml:space="preserve">Let the conflict resolution mechanism raise the scores of training files – you can set field thresholds </w:t>
      </w:r>
      <w:r w:rsidR="000541E6">
        <w:t xml:space="preserve">less than </w:t>
      </w:r>
      <w:r>
        <w:t xml:space="preserve">85% so that </w:t>
      </w:r>
      <w:r w:rsidR="000541E6">
        <w:t>two</w:t>
      </w:r>
      <w:r>
        <w:t xml:space="preserve"> samples give straight-through processing, </w:t>
      </w:r>
      <w:r w:rsidR="000541E6">
        <w:t xml:space="preserve">greater than </w:t>
      </w:r>
      <w:r>
        <w:t xml:space="preserve">85% for </w:t>
      </w:r>
      <w:r w:rsidR="000541E6">
        <w:t>three</w:t>
      </w:r>
      <w:r>
        <w:t xml:space="preserve"> samples</w:t>
      </w:r>
      <w:r w:rsidR="000541E6">
        <w:t>,</w:t>
      </w:r>
      <w:r>
        <w:t xml:space="preserve"> and </w:t>
      </w:r>
      <w:r w:rsidR="000541E6">
        <w:t xml:space="preserve">greater than </w:t>
      </w:r>
      <w:r>
        <w:t xml:space="preserve">90% for </w:t>
      </w:r>
      <w:r w:rsidR="000541E6">
        <w:t>four</w:t>
      </w:r>
      <w:r>
        <w:t xml:space="preserve"> samples.</w:t>
      </w:r>
    </w:p>
    <w:p w14:paraId="04DBFC26" w14:textId="77777777" w:rsidR="00575CB8" w:rsidRDefault="00575CB8" w:rsidP="00E20F1D">
      <w:pPr>
        <w:pStyle w:val="PlainText"/>
        <w:numPr>
          <w:ilvl w:val="0"/>
          <w:numId w:val="26"/>
        </w:numPr>
        <w:spacing w:before="120" w:after="120"/>
      </w:pPr>
      <w:r>
        <w:t>Generic result agrees with a format locator that has evaluation words.</w:t>
      </w:r>
      <w:r w:rsidR="0036378B">
        <w:t xml:space="preserve"> – when non-determinism agrees with determinism.</w:t>
      </w:r>
    </w:p>
    <w:p w14:paraId="0664F70E" w14:textId="77777777" w:rsidR="00575CB8" w:rsidRDefault="00575CB8" w:rsidP="00E20F1D">
      <w:pPr>
        <w:pStyle w:val="PlainText"/>
        <w:numPr>
          <w:ilvl w:val="0"/>
          <w:numId w:val="26"/>
        </w:numPr>
        <w:spacing w:before="120" w:after="120"/>
      </w:pPr>
      <w:r>
        <w:t>Generic result is shown, but confidence set to 1</w:t>
      </w:r>
      <w:r w:rsidR="0036378B">
        <w:t>1</w:t>
      </w:r>
      <w:r>
        <w:t>% to require user validation.</w:t>
      </w:r>
    </w:p>
    <w:p w14:paraId="6A667EDE" w14:textId="77777777" w:rsidR="00575CB8" w:rsidRDefault="00575CB8" w:rsidP="00E20F1D">
      <w:pPr>
        <w:pStyle w:val="PlainText"/>
        <w:numPr>
          <w:ilvl w:val="0"/>
          <w:numId w:val="26"/>
        </w:numPr>
        <w:spacing w:before="120" w:after="120"/>
      </w:pPr>
      <w:r>
        <w:t>Show the result from the format locator with evaluation words but give bad score</w:t>
      </w:r>
      <w:r w:rsidR="000541E6">
        <w:t>.</w:t>
      </w:r>
    </w:p>
    <w:p w14:paraId="791DFFFC" w14:textId="77777777" w:rsidR="00575CB8" w:rsidRDefault="00575CB8" w:rsidP="00E20F1D">
      <w:pPr>
        <w:pStyle w:val="PlainText"/>
        <w:numPr>
          <w:ilvl w:val="0"/>
          <w:numId w:val="26"/>
        </w:numPr>
        <w:spacing w:before="120" w:after="120"/>
      </w:pPr>
      <w:r>
        <w:t>Show the first result from the weaker format locator.</w:t>
      </w:r>
    </w:p>
    <w:p w14:paraId="0EF2519F" w14:textId="77777777" w:rsidR="0036378B" w:rsidRDefault="0036378B" w:rsidP="0036378B">
      <w:pPr>
        <w:pStyle w:val="PlainText"/>
        <w:spacing w:before="120" w:after="120"/>
      </w:pPr>
      <w:r>
        <w:t>This is just a starting point for your Advanced Evaluator. We have configured it very aggressively above to avoid false positives. You may find that you can relax some of the tight thresholds by running and rerunning benchmarks with different configuration settings. You should never adjust these settings based on individual documents, but rather on larger groups of documents.</w:t>
      </w:r>
    </w:p>
    <w:p w14:paraId="013209F9" w14:textId="77777777" w:rsidR="00575CB8" w:rsidRPr="0070320F" w:rsidRDefault="00A7116F" w:rsidP="00D05671">
      <w:pPr>
        <w:pStyle w:val="Heading1"/>
        <w:rPr>
          <w:lang w:val="en-AU"/>
        </w:rPr>
      </w:pPr>
      <w:bookmarkStart w:id="377" w:name="_Toc382990304"/>
      <w:bookmarkStart w:id="378" w:name="_Toc386812598"/>
      <w:r>
        <w:rPr>
          <w:lang w:val="en-AU"/>
        </w:rPr>
        <w:lastRenderedPageBreak/>
        <w:t>Databases</w:t>
      </w:r>
      <w:bookmarkEnd w:id="377"/>
      <w:bookmarkEnd w:id="378"/>
      <w:r w:rsidR="005F1213">
        <w:rPr>
          <w:lang w:val="en-AU"/>
        </w:rPr>
        <w:fldChar w:fldCharType="begin"/>
      </w:r>
      <w:r w:rsidR="005F1213">
        <w:instrText xml:space="preserve"> XE "</w:instrText>
      </w:r>
      <w:r w:rsidR="005F1213" w:rsidRPr="00A64640">
        <w:rPr>
          <w:lang w:val="en-AU"/>
        </w:rPr>
        <w:instrText>Databases</w:instrText>
      </w:r>
      <w:r w:rsidR="005F1213">
        <w:instrText xml:space="preserve">" </w:instrText>
      </w:r>
      <w:r w:rsidR="005F1213">
        <w:rPr>
          <w:lang w:val="en-AU"/>
        </w:rPr>
        <w:fldChar w:fldCharType="end"/>
      </w:r>
    </w:p>
    <w:p w14:paraId="77B53453" w14:textId="77777777" w:rsidR="008C424C" w:rsidRDefault="008C424C" w:rsidP="008C424C">
      <w:pPr>
        <w:rPr>
          <w:lang w:val="en-AU"/>
        </w:rPr>
      </w:pPr>
      <w:r>
        <w:rPr>
          <w:lang w:val="en-AU"/>
        </w:rPr>
        <w:t>KTM has an immensely powerful Fuzzy Database technology that should form the heart of many things that your project does.</w:t>
      </w:r>
    </w:p>
    <w:p w14:paraId="7DA54E0F" w14:textId="77777777" w:rsidR="008C424C" w:rsidRDefault="008C424C" w:rsidP="008C424C">
      <w:pPr>
        <w:rPr>
          <w:lang w:val="en-AU"/>
        </w:rPr>
      </w:pPr>
      <w:r>
        <w:rPr>
          <w:lang w:val="en-AU"/>
        </w:rPr>
        <w:t>Many KTM developers have a deterministic background and very familiar with SQL databases, but SQL databases are less than ideal in most KTM contexts because they are slow to query, require search-by-column and require perfect input, which you rarely have from OCR documents.</w:t>
      </w:r>
    </w:p>
    <w:p w14:paraId="49B08F35" w14:textId="77777777" w:rsidR="008C424C" w:rsidRDefault="008C424C" w:rsidP="008C424C">
      <w:pPr>
        <w:rPr>
          <w:lang w:val="en-AU"/>
        </w:rPr>
      </w:pPr>
      <w:r>
        <w:rPr>
          <w:lang w:val="en-AU"/>
        </w:rPr>
        <w:t>KTM fuzzy databases have the following advantages</w:t>
      </w:r>
    </w:p>
    <w:p w14:paraId="1572C48A" w14:textId="77777777" w:rsidR="008C424C" w:rsidRPr="008C424C" w:rsidRDefault="008C424C" w:rsidP="00E20F1D">
      <w:pPr>
        <w:pStyle w:val="ListParagraph"/>
        <w:numPr>
          <w:ilvl w:val="0"/>
          <w:numId w:val="47"/>
        </w:numPr>
        <w:rPr>
          <w:lang w:val="en-AU"/>
        </w:rPr>
      </w:pPr>
      <w:r>
        <w:rPr>
          <w:lang w:val="en-AU"/>
        </w:rPr>
        <w:t>Queries are fuzzy, returning many alternatives</w:t>
      </w:r>
    </w:p>
    <w:p w14:paraId="6EEAA544" w14:textId="77777777" w:rsidR="008C424C" w:rsidRDefault="008C424C" w:rsidP="00E20F1D">
      <w:pPr>
        <w:pStyle w:val="ListParagraph"/>
        <w:numPr>
          <w:ilvl w:val="0"/>
          <w:numId w:val="47"/>
        </w:numPr>
        <w:rPr>
          <w:lang w:val="en-AU"/>
        </w:rPr>
      </w:pPr>
      <w:r>
        <w:rPr>
          <w:lang w:val="en-AU"/>
        </w:rPr>
        <w:t>Very fast. Even databases of 10’s of millions of records can be queried subsecond.</w:t>
      </w:r>
    </w:p>
    <w:p w14:paraId="3AD31851" w14:textId="77777777" w:rsidR="008C424C" w:rsidRDefault="008C424C" w:rsidP="00E20F1D">
      <w:pPr>
        <w:pStyle w:val="ListParagraph"/>
        <w:numPr>
          <w:ilvl w:val="0"/>
          <w:numId w:val="47"/>
        </w:numPr>
        <w:rPr>
          <w:lang w:val="en-AU"/>
        </w:rPr>
      </w:pPr>
      <w:r>
        <w:rPr>
          <w:lang w:val="en-AU"/>
        </w:rPr>
        <w:t xml:space="preserve">It is easy to query the </w:t>
      </w:r>
      <w:r w:rsidRPr="008C424C">
        <w:rPr>
          <w:b/>
          <w:lang w:val="en-AU"/>
        </w:rPr>
        <w:t>entire text of a document</w:t>
      </w:r>
      <w:r>
        <w:rPr>
          <w:lang w:val="en-AU"/>
        </w:rPr>
        <w:t xml:space="preserve"> with a database. This is impossible with SQL.</w:t>
      </w:r>
    </w:p>
    <w:p w14:paraId="4F58A395" w14:textId="77777777" w:rsidR="008C424C" w:rsidRDefault="008C424C" w:rsidP="00E20F1D">
      <w:pPr>
        <w:pStyle w:val="ListParagraph"/>
        <w:numPr>
          <w:ilvl w:val="0"/>
          <w:numId w:val="47"/>
        </w:numPr>
        <w:rPr>
          <w:lang w:val="en-AU"/>
        </w:rPr>
      </w:pPr>
      <w:r>
        <w:rPr>
          <w:lang w:val="en-AU"/>
        </w:rPr>
        <w:t xml:space="preserve">Users do not need to be aware </w:t>
      </w:r>
      <w:r w:rsidR="004B555D">
        <w:rPr>
          <w:lang w:val="en-AU"/>
        </w:rPr>
        <w:t xml:space="preserve">of </w:t>
      </w:r>
      <w:r>
        <w:rPr>
          <w:lang w:val="en-AU"/>
        </w:rPr>
        <w:t>database columns</w:t>
      </w:r>
    </w:p>
    <w:p w14:paraId="168861E6" w14:textId="77777777" w:rsidR="008C424C" w:rsidRDefault="008C424C" w:rsidP="00E20F1D">
      <w:pPr>
        <w:pStyle w:val="ListParagraph"/>
        <w:numPr>
          <w:ilvl w:val="0"/>
          <w:numId w:val="47"/>
        </w:numPr>
        <w:rPr>
          <w:lang w:val="en-AU"/>
        </w:rPr>
      </w:pPr>
      <w:r>
        <w:rPr>
          <w:lang w:val="en-AU"/>
        </w:rPr>
        <w:t>They function like Google Search – any words can be used to search, and spelling mistakes are allowed. And usually what you are looking for is the first or second result.</w:t>
      </w:r>
    </w:p>
    <w:p w14:paraId="09207512" w14:textId="77777777" w:rsidR="008C424C" w:rsidRDefault="008C424C" w:rsidP="00E20F1D">
      <w:pPr>
        <w:pStyle w:val="ListParagraph"/>
        <w:numPr>
          <w:ilvl w:val="0"/>
          <w:numId w:val="47"/>
        </w:numPr>
        <w:rPr>
          <w:lang w:val="en-AU"/>
        </w:rPr>
      </w:pPr>
      <w:r>
        <w:rPr>
          <w:lang w:val="en-AU"/>
        </w:rPr>
        <w:t>They are very interactive and easy to understand for the user</w:t>
      </w:r>
    </w:p>
    <w:p w14:paraId="3D37F613" w14:textId="77777777" w:rsidR="008C424C" w:rsidRDefault="008C424C" w:rsidP="00E20F1D">
      <w:pPr>
        <w:pStyle w:val="ListParagraph"/>
        <w:numPr>
          <w:ilvl w:val="0"/>
          <w:numId w:val="47"/>
        </w:numPr>
        <w:rPr>
          <w:lang w:val="en-AU"/>
        </w:rPr>
      </w:pPr>
      <w:r>
        <w:rPr>
          <w:lang w:val="en-AU"/>
        </w:rPr>
        <w:t>The</w:t>
      </w:r>
      <w:r w:rsidR="00852631">
        <w:rPr>
          <w:lang w:val="en-AU"/>
        </w:rPr>
        <w:t>y</w:t>
      </w:r>
      <w:r>
        <w:rPr>
          <w:lang w:val="en-AU"/>
        </w:rPr>
        <w:t xml:space="preserve"> easily bring in data from other business systems making KTM a single cockpit for extracting data from documents.</w:t>
      </w:r>
    </w:p>
    <w:p w14:paraId="26E81C22" w14:textId="77777777" w:rsidR="008C424C" w:rsidRDefault="008C424C" w:rsidP="008C424C">
      <w:pPr>
        <w:pStyle w:val="Heading2"/>
        <w:rPr>
          <w:lang w:val="en-AU"/>
        </w:rPr>
      </w:pPr>
      <w:bookmarkStart w:id="379" w:name="_Toc382990305"/>
      <w:bookmarkStart w:id="380" w:name="_Toc386812599"/>
      <w:r w:rsidRPr="0070320F">
        <w:rPr>
          <w:lang w:val="en-AU"/>
        </w:rPr>
        <w:t>Database Locator</w:t>
      </w:r>
      <w:bookmarkEnd w:id="379"/>
      <w:bookmarkEnd w:id="380"/>
    </w:p>
    <w:p w14:paraId="318C070A" w14:textId="77777777" w:rsidR="00F166BC" w:rsidRDefault="00F166BC" w:rsidP="008C424C">
      <w:pPr>
        <w:rPr>
          <w:lang w:val="en-AU"/>
        </w:rPr>
      </w:pPr>
      <w:r>
        <w:rPr>
          <w:lang w:val="en-AU"/>
        </w:rPr>
        <w:t xml:space="preserve">You should always consider using a Vendor Locator to rescore and filter the results of the Database Locator. Often it is easier to configure a vendor locator to clean up database locator results, than </w:t>
      </w:r>
      <w:r w:rsidR="00564E59">
        <w:rPr>
          <w:lang w:val="en-AU"/>
        </w:rPr>
        <w:t xml:space="preserve">it is to </w:t>
      </w:r>
      <w:r>
        <w:rPr>
          <w:lang w:val="en-AU"/>
        </w:rPr>
        <w:t>configure a database locator to get the correct result every time.</w:t>
      </w:r>
    </w:p>
    <w:p w14:paraId="63F6D76F" w14:textId="77777777" w:rsidR="00E93CDC" w:rsidRDefault="00F166BC" w:rsidP="008C424C">
      <w:pPr>
        <w:rPr>
          <w:lang w:val="en-AU"/>
        </w:rPr>
      </w:pPr>
      <w:r>
        <w:rPr>
          <w:lang w:val="en-AU"/>
        </w:rPr>
        <w:t>Vendor Names are often not the same on invoices as they are on documents.</w:t>
      </w:r>
    </w:p>
    <w:p w14:paraId="0FB39E23" w14:textId="77777777" w:rsidR="00F166BC" w:rsidRDefault="00F166BC" w:rsidP="008C424C">
      <w:pPr>
        <w:rPr>
          <w:lang w:val="en-AU"/>
        </w:rPr>
      </w:pPr>
      <w:r>
        <w:rPr>
          <w:lang w:val="en-AU"/>
        </w:rPr>
        <w:t>Make sure you put city, street</w:t>
      </w:r>
      <w:r w:rsidR="00E93CDC">
        <w:rPr>
          <w:lang w:val="en-AU"/>
        </w:rPr>
        <w:t xml:space="preserve"> and post code in a group and restrict them to the same line.</w:t>
      </w:r>
      <w:r w:rsidR="00E93CDC">
        <w:rPr>
          <w:lang w:val="en-AU"/>
        </w:rPr>
        <w:br/>
      </w:r>
      <w:r w:rsidR="00E93CDC">
        <w:rPr>
          <w:noProof/>
          <w:lang w:bidi="ar-SA"/>
        </w:rPr>
        <w:drawing>
          <wp:inline distT="0" distB="0" distL="0" distR="0" wp14:anchorId="270F548B" wp14:editId="122B2633">
            <wp:extent cx="3209925" cy="590550"/>
            <wp:effectExtent l="171450" t="171450" r="390525" b="361950"/>
            <wp:docPr id="38914" name="Picture 38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3209925" cy="590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C64BE6" w14:textId="77777777" w:rsidR="008C424C" w:rsidRPr="0070320F" w:rsidRDefault="00F166BC" w:rsidP="008C424C">
      <w:pPr>
        <w:rPr>
          <w:lang w:val="en-AU"/>
        </w:rPr>
      </w:pPr>
      <w:r>
        <w:rPr>
          <w:lang w:val="en-AU"/>
        </w:rPr>
        <w:t xml:space="preserve">If the first alternative of the </w:t>
      </w:r>
      <w:r w:rsidR="008C424C">
        <w:rPr>
          <w:lang w:val="en-AU"/>
        </w:rPr>
        <w:t xml:space="preserve">Exclusion Database </w:t>
      </w:r>
      <w:r>
        <w:rPr>
          <w:lang w:val="en-AU"/>
        </w:rPr>
        <w:t xml:space="preserve">has a match of </w:t>
      </w:r>
      <w:r w:rsidR="008C424C">
        <w:rPr>
          <w:lang w:val="en-AU"/>
        </w:rPr>
        <w:t xml:space="preserve">80% </w:t>
      </w:r>
      <w:r>
        <w:rPr>
          <w:lang w:val="en-AU"/>
        </w:rPr>
        <w:t xml:space="preserve">or more, then </w:t>
      </w:r>
      <w:r w:rsidR="008C424C">
        <w:rPr>
          <w:lang w:val="en-AU"/>
        </w:rPr>
        <w:t>a dynamic exclusion zone</w:t>
      </w:r>
      <w:r>
        <w:rPr>
          <w:lang w:val="en-AU"/>
        </w:rPr>
        <w:t xml:space="preserve"> is produced on the document. Use this to force the database locator to ignore certain results.</w:t>
      </w:r>
    </w:p>
    <w:p w14:paraId="6A5AB6AE" w14:textId="77777777" w:rsidR="00E93CDC" w:rsidRDefault="00E93CDC" w:rsidP="00E93CDC">
      <w:pPr>
        <w:pStyle w:val="Heading2"/>
        <w:rPr>
          <w:lang w:val="en-AU"/>
        </w:rPr>
      </w:pPr>
      <w:bookmarkStart w:id="381" w:name="_Toc382990306"/>
      <w:bookmarkStart w:id="382" w:name="_Toc386812600"/>
      <w:r w:rsidRPr="0070320F">
        <w:rPr>
          <w:lang w:val="en-AU"/>
        </w:rPr>
        <w:t>Vendor Locator</w:t>
      </w:r>
      <w:bookmarkEnd w:id="381"/>
      <w:bookmarkEnd w:id="382"/>
      <w:r w:rsidR="005F1213">
        <w:rPr>
          <w:lang w:val="en-AU"/>
        </w:rPr>
        <w:fldChar w:fldCharType="begin"/>
      </w:r>
      <w:r w:rsidR="005F1213">
        <w:instrText xml:space="preserve"> XE "</w:instrText>
      </w:r>
      <w:r w:rsidR="005F1213" w:rsidRPr="00A64640">
        <w:rPr>
          <w:lang w:val="en-AU"/>
        </w:rPr>
        <w:instrText>Vendor Locator</w:instrText>
      </w:r>
      <w:r w:rsidR="005F1213">
        <w:instrText xml:space="preserve">" </w:instrText>
      </w:r>
      <w:r w:rsidR="005F1213">
        <w:rPr>
          <w:lang w:val="en-AU"/>
        </w:rPr>
        <w:fldChar w:fldCharType="end"/>
      </w:r>
    </w:p>
    <w:p w14:paraId="351F226E" w14:textId="77777777" w:rsidR="00E93CDC" w:rsidRDefault="002E620B" w:rsidP="00E93CDC">
      <w:pPr>
        <w:rPr>
          <w:lang w:val="en-AU"/>
        </w:rPr>
      </w:pPr>
      <w:r>
        <w:rPr>
          <w:lang w:val="en-AU"/>
        </w:rPr>
        <w:t>This locator is important to be able to train VendorIDs, rescore</w:t>
      </w:r>
      <w:r w:rsidR="00E93CDC">
        <w:rPr>
          <w:lang w:val="en-AU"/>
        </w:rPr>
        <w:t xml:space="preserve"> the alternatives of the database locator and remove unwanted alternatives.</w:t>
      </w:r>
    </w:p>
    <w:p w14:paraId="06789B0C" w14:textId="77777777" w:rsidR="00766EA4" w:rsidRPr="00766EA4" w:rsidRDefault="00766EA4" w:rsidP="00E93CDC">
      <w:pPr>
        <w:rPr>
          <w:lang w:val="en-GB"/>
        </w:rPr>
      </w:pPr>
      <w:r>
        <w:rPr>
          <w:lang w:val="en-AU"/>
        </w:rPr>
        <w:t xml:space="preserve">It also supports invoices with more than one Vendor ID. Perhaps one Vendor sends invoice to 3 departments and has 3 different VendorIDs in the database. The Vendor locator can resolve the correct Vendor. Below you see the Invoice </w:t>
      </w:r>
      <w:r>
        <w:rPr>
          <w:lang w:val="en-AU"/>
        </w:rPr>
        <w:lastRenderedPageBreak/>
        <w:t>Group Locator returning 2 trained VendorIDs for this invoice.</w:t>
      </w:r>
      <w:r>
        <w:rPr>
          <w:lang w:val="en-AU"/>
        </w:rPr>
        <w:br/>
      </w:r>
      <w:r>
        <w:rPr>
          <w:noProof/>
          <w:lang w:bidi="ar-SA"/>
        </w:rPr>
        <w:drawing>
          <wp:inline distT="0" distB="0" distL="0" distR="0" wp14:anchorId="1C6533DE" wp14:editId="71838E1B">
            <wp:extent cx="5105400" cy="1733550"/>
            <wp:effectExtent l="0" t="0" r="0" b="0"/>
            <wp:docPr id="38917" name="Picture 38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105400" cy="1733550"/>
                    </a:xfrm>
                    <a:prstGeom prst="rect">
                      <a:avLst/>
                    </a:prstGeom>
                  </pic:spPr>
                </pic:pic>
              </a:graphicData>
            </a:graphic>
          </wp:inline>
        </w:drawing>
      </w:r>
    </w:p>
    <w:p w14:paraId="5BE0E0F7" w14:textId="77777777" w:rsidR="002E620B" w:rsidRDefault="004F3DDA" w:rsidP="004F3DDA">
      <w:pPr>
        <w:rPr>
          <w:lang w:val="en-AU"/>
        </w:rPr>
      </w:pPr>
      <w:r w:rsidRPr="004F3DDA">
        <w:rPr>
          <w:lang w:val="en-AU"/>
        </w:rPr>
        <w:t>Steps to configure the Vendor Locator</w:t>
      </w:r>
    </w:p>
    <w:p w14:paraId="5D235A1E" w14:textId="77777777" w:rsidR="004F3DDA" w:rsidRDefault="004F3DDA" w:rsidP="00E20F1D">
      <w:pPr>
        <w:pStyle w:val="ListParagraph"/>
        <w:numPr>
          <w:ilvl w:val="0"/>
          <w:numId w:val="48"/>
        </w:numPr>
        <w:rPr>
          <w:lang w:val="en-AU"/>
        </w:rPr>
      </w:pPr>
      <w:r>
        <w:rPr>
          <w:lang w:val="en-AU"/>
        </w:rPr>
        <w:t>Make sure that the Database Locator is returning MANY results, not just 20.</w:t>
      </w:r>
    </w:p>
    <w:p w14:paraId="30450A70" w14:textId="77777777" w:rsidR="004F3DDA" w:rsidRDefault="004F3DDA" w:rsidP="00E20F1D">
      <w:pPr>
        <w:pStyle w:val="ListParagraph"/>
        <w:numPr>
          <w:ilvl w:val="0"/>
          <w:numId w:val="48"/>
        </w:numPr>
        <w:rPr>
          <w:lang w:val="en-AU"/>
        </w:rPr>
      </w:pPr>
      <w:r>
        <w:rPr>
          <w:lang w:val="en-AU"/>
        </w:rPr>
        <w:t>Make sure that the Database Locator is giving scores of 40%-70% for most results.</w:t>
      </w:r>
    </w:p>
    <w:p w14:paraId="63AE46D9" w14:textId="77777777" w:rsidR="004F3DDA" w:rsidRDefault="004F3DDA" w:rsidP="00E20F1D">
      <w:pPr>
        <w:pStyle w:val="ListParagraph"/>
        <w:numPr>
          <w:ilvl w:val="0"/>
          <w:numId w:val="48"/>
        </w:numPr>
        <w:rPr>
          <w:lang w:val="en-AU"/>
        </w:rPr>
      </w:pPr>
      <w:r>
        <w:rPr>
          <w:lang w:val="en-AU"/>
        </w:rPr>
        <w:t>Make sure that the Database Locator has the correct alternative in the top 20-50. It is not important for the database locator to get it right.</w:t>
      </w:r>
    </w:p>
    <w:p w14:paraId="2FE0DCB5" w14:textId="77777777" w:rsidR="004F3DDA" w:rsidRDefault="004F3DDA" w:rsidP="00E20F1D">
      <w:pPr>
        <w:pStyle w:val="ListParagraph"/>
        <w:numPr>
          <w:ilvl w:val="0"/>
          <w:numId w:val="48"/>
        </w:numPr>
        <w:rPr>
          <w:lang w:val="en-AU"/>
        </w:rPr>
      </w:pPr>
      <w:r>
        <w:rPr>
          <w:lang w:val="en-AU"/>
        </w:rPr>
        <w:t>Use a Format Locator to find VAT ID candidates or Business Numbers or Fax Numbers, and configure the Vendor Locator to reward alternatives with 100% which match perfectly.</w:t>
      </w:r>
    </w:p>
    <w:p w14:paraId="607FD87B" w14:textId="77777777" w:rsidR="001971DC" w:rsidRDefault="004F3DDA" w:rsidP="00E20F1D">
      <w:pPr>
        <w:pStyle w:val="ListParagraph"/>
        <w:numPr>
          <w:ilvl w:val="0"/>
          <w:numId w:val="48"/>
        </w:numPr>
        <w:rPr>
          <w:lang w:val="en-AU"/>
        </w:rPr>
      </w:pPr>
      <w:r>
        <w:rPr>
          <w:lang w:val="en-AU"/>
        </w:rPr>
        <w:t>Reward the alternative that matches online learning with 100%.</w:t>
      </w:r>
    </w:p>
    <w:p w14:paraId="23A0C086" w14:textId="77777777" w:rsidR="004F3DDA" w:rsidRDefault="004F3DDA" w:rsidP="004F3DDA">
      <w:pPr>
        <w:pStyle w:val="ListParagraph"/>
        <w:rPr>
          <w:lang w:val="en-AU"/>
        </w:rPr>
      </w:pPr>
      <w:r>
        <w:rPr>
          <w:noProof/>
          <w:lang w:bidi="ar-SA"/>
        </w:rPr>
        <w:drawing>
          <wp:inline distT="0" distB="0" distL="0" distR="0" wp14:anchorId="5EEFA66E" wp14:editId="2AD0B748">
            <wp:extent cx="3524250" cy="1285875"/>
            <wp:effectExtent l="0" t="0" r="0" b="9525"/>
            <wp:docPr id="38915" name="Picture 38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3524250" cy="1285875"/>
                    </a:xfrm>
                    <a:prstGeom prst="rect">
                      <a:avLst/>
                    </a:prstGeom>
                  </pic:spPr>
                </pic:pic>
              </a:graphicData>
            </a:graphic>
          </wp:inline>
        </w:drawing>
      </w:r>
    </w:p>
    <w:p w14:paraId="6906A659" w14:textId="77777777" w:rsidR="004F3DDA" w:rsidRDefault="004F3DDA" w:rsidP="00E20F1D">
      <w:pPr>
        <w:pStyle w:val="ListParagraph"/>
        <w:numPr>
          <w:ilvl w:val="0"/>
          <w:numId w:val="48"/>
        </w:numPr>
        <w:rPr>
          <w:lang w:val="en-AU"/>
        </w:rPr>
      </w:pPr>
      <w:r>
        <w:rPr>
          <w:lang w:val="en-AU"/>
        </w:rPr>
        <w:t>Do not subtract confidences in the Vendor Locator. You do not want to punish a result because of an OCR error.</w:t>
      </w:r>
    </w:p>
    <w:p w14:paraId="3F28A416" w14:textId="77777777" w:rsidR="004F3DDA" w:rsidRPr="004F3DDA" w:rsidRDefault="004F3DDA" w:rsidP="00E20F1D">
      <w:pPr>
        <w:pStyle w:val="ListParagraph"/>
        <w:numPr>
          <w:ilvl w:val="0"/>
          <w:numId w:val="48"/>
        </w:numPr>
        <w:rPr>
          <w:lang w:val="en-AU"/>
        </w:rPr>
      </w:pPr>
      <w:r>
        <w:rPr>
          <w:lang w:val="en-AU"/>
        </w:rPr>
        <w:t>Always use the Extraction Benchmark to tune all of these options to find what works best with your documents and databases.</w:t>
      </w:r>
    </w:p>
    <w:p w14:paraId="152BAE38" w14:textId="77777777" w:rsidR="00766EA4" w:rsidRDefault="00766EA4" w:rsidP="00766EA4">
      <w:pPr>
        <w:pStyle w:val="Heading2"/>
        <w:rPr>
          <w:lang w:val="en-AU"/>
        </w:rPr>
      </w:pPr>
      <w:bookmarkStart w:id="383" w:name="_Toc382990307"/>
      <w:bookmarkStart w:id="384" w:name="_Toc386812601"/>
      <w:r>
        <w:rPr>
          <w:lang w:val="en-AU"/>
        </w:rPr>
        <w:t>Database Evaluator</w:t>
      </w:r>
      <w:bookmarkEnd w:id="383"/>
      <w:bookmarkEnd w:id="384"/>
      <w:r w:rsidR="005F1213">
        <w:rPr>
          <w:lang w:val="en-AU"/>
        </w:rPr>
        <w:fldChar w:fldCharType="begin"/>
      </w:r>
      <w:r w:rsidR="005F1213">
        <w:instrText xml:space="preserve"> XE "</w:instrText>
      </w:r>
      <w:r w:rsidR="005F1213" w:rsidRPr="0015333A">
        <w:rPr>
          <w:lang w:val="en-AU"/>
        </w:rPr>
        <w:instrText>Database Evaluator:</w:instrText>
      </w:r>
      <w:r w:rsidR="005F1213" w:rsidRPr="0015333A">
        <w:rPr>
          <w:lang w:val="en-GB"/>
        </w:rPr>
        <w:instrText>Uses</w:instrText>
      </w:r>
      <w:r w:rsidR="005F1213">
        <w:instrText xml:space="preserve">" </w:instrText>
      </w:r>
      <w:r w:rsidR="005F1213">
        <w:rPr>
          <w:lang w:val="en-AU"/>
        </w:rPr>
        <w:fldChar w:fldCharType="end"/>
      </w:r>
    </w:p>
    <w:p w14:paraId="47C76619" w14:textId="77777777" w:rsidR="00766EA4" w:rsidRDefault="00766EA4" w:rsidP="00766EA4">
      <w:pPr>
        <w:rPr>
          <w:lang w:val="en-AU"/>
        </w:rPr>
      </w:pPr>
      <w:r>
        <w:rPr>
          <w:lang w:val="en-AU"/>
        </w:rPr>
        <w:t xml:space="preserve">The Database Evaluator is a </w:t>
      </w:r>
      <w:r w:rsidR="001D09D4">
        <w:rPr>
          <w:lang w:val="en-AU"/>
        </w:rPr>
        <w:t>seldom</w:t>
      </w:r>
      <w:r>
        <w:rPr>
          <w:lang w:val="en-AU"/>
        </w:rPr>
        <w:t xml:space="preserve"> used Evaluator, but it has some wonderful use cases.</w:t>
      </w:r>
    </w:p>
    <w:p w14:paraId="47A4990F" w14:textId="77777777" w:rsidR="001D09D4" w:rsidRDefault="001D09D4" w:rsidP="00E20F1D">
      <w:pPr>
        <w:pStyle w:val="ListParagraph"/>
        <w:numPr>
          <w:ilvl w:val="0"/>
          <w:numId w:val="49"/>
        </w:numPr>
        <w:rPr>
          <w:lang w:val="en-AU"/>
        </w:rPr>
      </w:pPr>
      <w:r>
        <w:rPr>
          <w:lang w:val="en-AU"/>
        </w:rPr>
        <w:t>Spell Checking</w:t>
      </w:r>
    </w:p>
    <w:p w14:paraId="1090B556" w14:textId="77777777" w:rsidR="001D09D4" w:rsidRDefault="001D09D4" w:rsidP="00E20F1D">
      <w:pPr>
        <w:pStyle w:val="ListParagraph"/>
        <w:numPr>
          <w:ilvl w:val="0"/>
          <w:numId w:val="49"/>
        </w:numPr>
        <w:rPr>
          <w:lang w:val="en-AU"/>
        </w:rPr>
      </w:pPr>
      <w:r>
        <w:rPr>
          <w:lang w:val="en-AU"/>
        </w:rPr>
        <w:t>Record Retrieval</w:t>
      </w:r>
    </w:p>
    <w:p w14:paraId="1A895267" w14:textId="77777777" w:rsidR="001D09D4" w:rsidRPr="001D09D4" w:rsidRDefault="001D09D4" w:rsidP="00E20F1D">
      <w:pPr>
        <w:pStyle w:val="ListParagraph"/>
        <w:numPr>
          <w:ilvl w:val="0"/>
          <w:numId w:val="49"/>
        </w:numPr>
        <w:rPr>
          <w:lang w:val="en-AU"/>
        </w:rPr>
      </w:pPr>
      <w:r>
        <w:rPr>
          <w:lang w:val="en-AU"/>
        </w:rPr>
        <w:t>Fuzzy Webservice</w:t>
      </w:r>
    </w:p>
    <w:p w14:paraId="212AE8B3" w14:textId="77777777" w:rsidR="00766EA4" w:rsidRDefault="001D09D4" w:rsidP="003B47FA">
      <w:pPr>
        <w:pStyle w:val="Heading3"/>
      </w:pPr>
      <w:bookmarkStart w:id="385" w:name="_Toc382990308"/>
      <w:bookmarkStart w:id="386" w:name="_Toc386812602"/>
      <w:r>
        <w:t>Spell Checking</w:t>
      </w:r>
      <w:r w:rsidR="005F1213">
        <w:fldChar w:fldCharType="begin"/>
      </w:r>
      <w:r w:rsidR="005F1213">
        <w:instrText xml:space="preserve"> XE "</w:instrText>
      </w:r>
      <w:r w:rsidR="005F1213" w:rsidRPr="00A64640">
        <w:instrText>Spell Checking</w:instrText>
      </w:r>
      <w:r w:rsidR="005F1213">
        <w:instrText xml:space="preserve">" </w:instrText>
      </w:r>
      <w:r w:rsidR="005F1213">
        <w:fldChar w:fldCharType="end"/>
      </w:r>
      <w:r>
        <w:t xml:space="preserve"> with Database Evaluator</w:t>
      </w:r>
      <w:bookmarkEnd w:id="385"/>
      <w:bookmarkEnd w:id="386"/>
    </w:p>
    <w:p w14:paraId="062DE61C" w14:textId="77777777" w:rsidR="001D09D4" w:rsidRDefault="001D09D4" w:rsidP="001D09D4">
      <w:pPr>
        <w:rPr>
          <w:lang w:val="en-AU"/>
        </w:rPr>
      </w:pPr>
      <w:r>
        <w:rPr>
          <w:lang w:val="en-AU"/>
        </w:rPr>
        <w:t>You can use a Database Evaluator to spell check values from an Advanced Zone Locator.</w:t>
      </w:r>
    </w:p>
    <w:p w14:paraId="29E173CD" w14:textId="77777777" w:rsidR="0005401C" w:rsidRPr="0005401C" w:rsidRDefault="001D09D4" w:rsidP="001D09D4">
      <w:pPr>
        <w:rPr>
          <w:lang w:val="en-AU"/>
        </w:rPr>
      </w:pPr>
      <w:r>
        <w:rPr>
          <w:lang w:val="en-AU"/>
        </w:rPr>
        <w:t>If a zone has 100 or even 1000 possible values, put them into a fuzzy database with 1 column and use the Database Evaluator to aut</w:t>
      </w:r>
      <w:r w:rsidR="0005401C">
        <w:rPr>
          <w:lang w:val="en-AU"/>
        </w:rPr>
        <w:t xml:space="preserve">omatically correct the spelling by selecting </w:t>
      </w:r>
      <w:r w:rsidR="0005401C">
        <w:rPr>
          <w:b/>
          <w:lang w:val="en-AU"/>
        </w:rPr>
        <w:t>Partial match required</w:t>
      </w:r>
      <w:r w:rsidR="0005401C">
        <w:rPr>
          <w:lang w:val="en-AU"/>
        </w:rPr>
        <w:t xml:space="preserve"> and </w:t>
      </w:r>
      <w:r w:rsidR="0005401C">
        <w:rPr>
          <w:b/>
          <w:lang w:val="en-AU"/>
        </w:rPr>
        <w:t>Always allow.</w:t>
      </w:r>
    </w:p>
    <w:p w14:paraId="492438B8" w14:textId="77777777" w:rsidR="0005401C" w:rsidRDefault="0005401C" w:rsidP="001D09D4">
      <w:pPr>
        <w:rPr>
          <w:lang w:val="en-AU"/>
        </w:rPr>
      </w:pPr>
      <w:r>
        <w:rPr>
          <w:noProof/>
          <w:lang w:bidi="ar-SA"/>
        </w:rPr>
        <w:lastRenderedPageBreak/>
        <w:drawing>
          <wp:inline distT="0" distB="0" distL="0" distR="0" wp14:anchorId="24141F86" wp14:editId="330A0D68">
            <wp:extent cx="3762375" cy="752475"/>
            <wp:effectExtent l="171450" t="171450" r="390525" b="371475"/>
            <wp:docPr id="38919" name="Picture 38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762375" cy="752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DA0BBFF" w14:textId="77777777" w:rsidR="001D09D4" w:rsidRPr="001D09D4" w:rsidRDefault="0005401C" w:rsidP="001D09D4">
      <w:pPr>
        <w:rPr>
          <w:lang w:val="en-AU"/>
        </w:rPr>
      </w:pPr>
      <w:r>
        <w:rPr>
          <w:lang w:val="en-AU"/>
        </w:rPr>
        <w:t>You can more finely control what happens by adjusting the sliders.</w:t>
      </w:r>
      <w:r>
        <w:rPr>
          <w:lang w:val="en-AU"/>
        </w:rPr>
        <w:br/>
      </w:r>
      <w:r>
        <w:rPr>
          <w:noProof/>
          <w:lang w:bidi="ar-SA"/>
        </w:rPr>
        <w:drawing>
          <wp:inline distT="0" distB="0" distL="0" distR="0" wp14:anchorId="23B10B53" wp14:editId="5A0C4000">
            <wp:extent cx="4162425" cy="1714500"/>
            <wp:effectExtent l="0" t="0" r="9525" b="0"/>
            <wp:docPr id="38918" name="Picture 38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4162425" cy="1714500"/>
                    </a:xfrm>
                    <a:prstGeom prst="rect">
                      <a:avLst/>
                    </a:prstGeom>
                  </pic:spPr>
                </pic:pic>
              </a:graphicData>
            </a:graphic>
          </wp:inline>
        </w:drawing>
      </w:r>
    </w:p>
    <w:p w14:paraId="6A58CE3F" w14:textId="77777777" w:rsidR="0005401C" w:rsidRDefault="0005401C" w:rsidP="003B47FA">
      <w:pPr>
        <w:pStyle w:val="Heading3"/>
      </w:pPr>
      <w:bookmarkStart w:id="387" w:name="_Toc382990309"/>
      <w:bookmarkStart w:id="388" w:name="_Toc386812603"/>
      <w:r>
        <w:t>“Webservice</w:t>
      </w:r>
      <w:r w:rsidR="005F1213">
        <w:fldChar w:fldCharType="begin"/>
      </w:r>
      <w:r w:rsidR="005F1213">
        <w:instrText xml:space="preserve"> XE "</w:instrText>
      </w:r>
      <w:r w:rsidR="005F1213" w:rsidRPr="00A64640">
        <w:instrText>Webservice</w:instrText>
      </w:r>
      <w:r w:rsidR="005F1213">
        <w:instrText xml:space="preserve">" </w:instrText>
      </w:r>
      <w:r w:rsidR="005F1213">
        <w:fldChar w:fldCharType="end"/>
      </w:r>
      <w:r>
        <w:t>” or “SQL” query with Database Evaluator</w:t>
      </w:r>
      <w:bookmarkEnd w:id="387"/>
      <w:bookmarkEnd w:id="388"/>
    </w:p>
    <w:p w14:paraId="6BED31F5" w14:textId="77777777" w:rsidR="0005401C" w:rsidRDefault="0005401C" w:rsidP="0005401C">
      <w:pPr>
        <w:rPr>
          <w:lang w:val="en-AU"/>
        </w:rPr>
      </w:pPr>
      <w:r>
        <w:rPr>
          <w:lang w:val="en-AU"/>
        </w:rPr>
        <w:t xml:space="preserve">You can use the </w:t>
      </w:r>
      <w:r w:rsidRPr="0005401C">
        <w:rPr>
          <w:b/>
          <w:lang w:val="en-AU"/>
        </w:rPr>
        <w:t>Search &amp; Matching Server</w:t>
      </w:r>
      <w:r>
        <w:rPr>
          <w:lang w:val="en-AU"/>
        </w:rPr>
        <w:t xml:space="preserve"> and a </w:t>
      </w:r>
      <w:r w:rsidRPr="0005401C">
        <w:rPr>
          <w:b/>
          <w:lang w:val="en-AU"/>
        </w:rPr>
        <w:t>Database Evaluator</w:t>
      </w:r>
      <w:r>
        <w:rPr>
          <w:lang w:val="en-AU"/>
        </w:rPr>
        <w:t xml:space="preserve"> with </w:t>
      </w:r>
      <w:r>
        <w:rPr>
          <w:b/>
          <w:lang w:val="en-AU"/>
        </w:rPr>
        <w:t>Exact match required</w:t>
      </w:r>
      <w:r>
        <w:rPr>
          <w:lang w:val="en-AU"/>
        </w:rPr>
        <w:t xml:space="preserve"> to have a web-service like call, complete script-free, instead of writing a webservice to access a database and then KTM scripting to call the webservice,</w:t>
      </w:r>
    </w:p>
    <w:p w14:paraId="05A27380" w14:textId="77777777" w:rsidR="0005401C" w:rsidRPr="0005401C" w:rsidRDefault="0005401C" w:rsidP="0005401C">
      <w:pPr>
        <w:rPr>
          <w:lang w:val="en-AU"/>
        </w:rPr>
      </w:pPr>
      <w:r>
        <w:rPr>
          <w:lang w:val="en-AU"/>
        </w:rPr>
        <w:t>Choose “partial match required” to have a “fuzzy” webservice call.</w:t>
      </w:r>
    </w:p>
    <w:p w14:paraId="4435B3C4" w14:textId="77777777" w:rsidR="0005401C" w:rsidRPr="0005401C" w:rsidRDefault="0005401C" w:rsidP="0005401C">
      <w:pPr>
        <w:rPr>
          <w:lang w:val="en-AU"/>
        </w:rPr>
      </w:pPr>
      <w:r>
        <w:rPr>
          <w:noProof/>
          <w:lang w:bidi="ar-SA"/>
        </w:rPr>
        <w:drawing>
          <wp:inline distT="0" distB="0" distL="0" distR="0" wp14:anchorId="23001977" wp14:editId="55DDBF6C">
            <wp:extent cx="3790950" cy="809625"/>
            <wp:effectExtent l="171450" t="171450" r="381000" b="371475"/>
            <wp:docPr id="38921" name="Picture 38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3790950" cy="809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3E3DDE" w14:textId="77777777" w:rsidR="00575CB8" w:rsidRDefault="00575CB8" w:rsidP="00575CB8">
      <w:pPr>
        <w:pStyle w:val="Heading2"/>
        <w:rPr>
          <w:lang w:val="en-AU"/>
        </w:rPr>
      </w:pPr>
      <w:bookmarkStart w:id="389" w:name="_Toc382990310"/>
      <w:bookmarkStart w:id="390" w:name="_Toc386812604"/>
      <w:r>
        <w:rPr>
          <w:lang w:val="en-AU"/>
        </w:rPr>
        <w:t xml:space="preserve">Validation </w:t>
      </w:r>
      <w:r w:rsidR="0005401C">
        <w:rPr>
          <w:lang w:val="en-AU"/>
        </w:rPr>
        <w:t xml:space="preserve">Form </w:t>
      </w:r>
      <w:r>
        <w:rPr>
          <w:lang w:val="en-AU"/>
        </w:rPr>
        <w:t>Search</w:t>
      </w:r>
      <w:bookmarkEnd w:id="389"/>
      <w:bookmarkEnd w:id="390"/>
      <w:r w:rsidR="005F1213">
        <w:rPr>
          <w:lang w:val="en-AU"/>
        </w:rPr>
        <w:fldChar w:fldCharType="begin"/>
      </w:r>
      <w:r w:rsidR="005F1213">
        <w:instrText xml:space="preserve"> XE "</w:instrText>
      </w:r>
      <w:r w:rsidR="005F1213" w:rsidRPr="00927D4F">
        <w:rPr>
          <w:lang w:val="en-AU"/>
        </w:rPr>
        <w:instrText>Search</w:instrText>
      </w:r>
      <w:r w:rsidR="005F1213" w:rsidRPr="00927D4F">
        <w:rPr>
          <w:lang w:val="en-GB"/>
        </w:rPr>
        <w:instrText>ing</w:instrText>
      </w:r>
      <w:r w:rsidR="005F1213" w:rsidRPr="00927D4F">
        <w:instrText>:</w:instrText>
      </w:r>
      <w:r w:rsidR="005F1213" w:rsidRPr="00927D4F">
        <w:rPr>
          <w:lang w:val="en-GB"/>
        </w:rPr>
        <w:instrText>Validation Form</w:instrText>
      </w:r>
      <w:r w:rsidR="005F1213">
        <w:instrText xml:space="preserve">" </w:instrText>
      </w:r>
      <w:r w:rsidR="005F1213">
        <w:rPr>
          <w:lang w:val="en-AU"/>
        </w:rPr>
        <w:fldChar w:fldCharType="end"/>
      </w:r>
    </w:p>
    <w:p w14:paraId="7DD85B6A" w14:textId="77777777" w:rsidR="0005401C" w:rsidRDefault="0005401C" w:rsidP="0005401C">
      <w:pPr>
        <w:rPr>
          <w:lang w:val="en-AU"/>
        </w:rPr>
      </w:pPr>
      <w:r>
        <w:rPr>
          <w:lang w:val="en-AU"/>
        </w:rPr>
        <w:t>You might have a field for “US State” on a document. You could create the following database</w:t>
      </w:r>
      <w:r w:rsidR="007B28EB">
        <w:rPr>
          <w:lang w:val="en-AU"/>
        </w:rPr>
        <w:t xml:space="preserve"> from </w:t>
      </w:r>
      <w:hyperlink r:id="rId90" w:history="1">
        <w:r w:rsidR="007B28EB" w:rsidRPr="005014C4">
          <w:rPr>
            <w:rStyle w:val="Hyperlink"/>
            <w:lang w:val="en-AU"/>
          </w:rPr>
          <w:t>http://en.wikipedia.org/wiki/List_of_U.S._state_abbreviations</w:t>
        </w:r>
      </w:hyperlink>
      <w:r w:rsidR="007B28EB">
        <w:rPr>
          <w:lang w:val="en-AU"/>
        </w:rPr>
        <w:t xml:space="preserve"> </w:t>
      </w:r>
    </w:p>
    <w:tbl>
      <w:tblPr>
        <w:tblStyle w:val="LightList-Accent1"/>
        <w:tblW w:w="0" w:type="auto"/>
        <w:tblLook w:val="04A0" w:firstRow="1" w:lastRow="0" w:firstColumn="1" w:lastColumn="0" w:noHBand="0" w:noVBand="1"/>
      </w:tblPr>
      <w:tblGrid>
        <w:gridCol w:w="1092"/>
        <w:gridCol w:w="788"/>
        <w:gridCol w:w="777"/>
        <w:gridCol w:w="718"/>
      </w:tblGrid>
      <w:tr w:rsidR="00153A5C" w14:paraId="2F93DEE2" w14:textId="77777777" w:rsidTr="00F152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37F5AE" w14:textId="77777777" w:rsidR="00153A5C" w:rsidRDefault="00153A5C" w:rsidP="00F152DD">
            <w:pPr>
              <w:rPr>
                <w:lang w:val="en-AU"/>
              </w:rPr>
            </w:pPr>
            <w:r>
              <w:rPr>
                <w:lang w:val="en-AU"/>
              </w:rPr>
              <w:t>State</w:t>
            </w:r>
          </w:p>
        </w:tc>
        <w:tc>
          <w:tcPr>
            <w:tcW w:w="0" w:type="auto"/>
          </w:tcPr>
          <w:p w14:paraId="2DD8FDF0" w14:textId="77777777" w:rsidR="00153A5C" w:rsidRDefault="00153A5C" w:rsidP="00F152DD">
            <w:pPr>
              <w:cnfStyle w:val="100000000000" w:firstRow="1" w:lastRow="0" w:firstColumn="0" w:lastColumn="0" w:oddVBand="0" w:evenVBand="0" w:oddHBand="0" w:evenHBand="0" w:firstRowFirstColumn="0" w:firstRowLastColumn="0" w:lastRowFirstColumn="0" w:lastRowLastColumn="0"/>
              <w:rPr>
                <w:lang w:val="en-AU"/>
              </w:rPr>
            </w:pPr>
            <w:r>
              <w:rPr>
                <w:lang w:val="en-AU"/>
              </w:rPr>
              <w:t>USPS</w:t>
            </w:r>
          </w:p>
        </w:tc>
        <w:tc>
          <w:tcPr>
            <w:tcW w:w="0" w:type="auto"/>
          </w:tcPr>
          <w:p w14:paraId="78929F0D" w14:textId="77777777" w:rsidR="00153A5C" w:rsidRDefault="00153A5C" w:rsidP="00F152DD">
            <w:pPr>
              <w:cnfStyle w:val="100000000000" w:firstRow="1" w:lastRow="0" w:firstColumn="0" w:lastColumn="0" w:oddVBand="0" w:evenVBand="0" w:oddHBand="0" w:evenHBand="0" w:firstRowFirstColumn="0" w:firstRowLastColumn="0" w:lastRowFirstColumn="0" w:lastRowLastColumn="0"/>
              <w:rPr>
                <w:lang w:val="en-AU"/>
              </w:rPr>
            </w:pPr>
            <w:r>
              <w:rPr>
                <w:lang w:val="en-AU"/>
              </w:rPr>
              <w:t>Other</w:t>
            </w:r>
          </w:p>
        </w:tc>
        <w:tc>
          <w:tcPr>
            <w:tcW w:w="0" w:type="auto"/>
          </w:tcPr>
          <w:p w14:paraId="2BEC9EC6" w14:textId="77777777" w:rsidR="00153A5C" w:rsidRDefault="00153A5C" w:rsidP="00F152DD">
            <w:pPr>
              <w:cnfStyle w:val="100000000000" w:firstRow="1" w:lastRow="0" w:firstColumn="0" w:lastColumn="0" w:oddVBand="0" w:evenVBand="0" w:oddHBand="0" w:evenHBand="0" w:firstRowFirstColumn="0" w:firstRowLastColumn="0" w:lastRowFirstColumn="0" w:lastRowLastColumn="0"/>
              <w:rPr>
                <w:lang w:val="en-AU"/>
              </w:rPr>
            </w:pPr>
            <w:r>
              <w:rPr>
                <w:lang w:val="en-AU"/>
              </w:rPr>
              <w:t>ANSI</w:t>
            </w:r>
          </w:p>
        </w:tc>
      </w:tr>
      <w:tr w:rsidR="00153A5C" w14:paraId="2AA2F27A" w14:textId="77777777" w:rsidTr="00F15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DA4C7B" w14:textId="77777777" w:rsidR="00153A5C" w:rsidRDefault="00153A5C" w:rsidP="00F152DD">
            <w:pPr>
              <w:rPr>
                <w:lang w:val="en-AU"/>
              </w:rPr>
            </w:pPr>
            <w:r>
              <w:rPr>
                <w:lang w:val="en-AU"/>
              </w:rPr>
              <w:t>Alabama</w:t>
            </w:r>
          </w:p>
        </w:tc>
        <w:tc>
          <w:tcPr>
            <w:tcW w:w="0" w:type="auto"/>
          </w:tcPr>
          <w:p w14:paraId="0FB4F65C" w14:textId="77777777" w:rsidR="00153A5C" w:rsidRDefault="00153A5C" w:rsidP="00F152DD">
            <w:pPr>
              <w:cnfStyle w:val="000000100000" w:firstRow="0" w:lastRow="0" w:firstColumn="0" w:lastColumn="0" w:oddVBand="0" w:evenVBand="0" w:oddHBand="1" w:evenHBand="0" w:firstRowFirstColumn="0" w:firstRowLastColumn="0" w:lastRowFirstColumn="0" w:lastRowLastColumn="0"/>
              <w:rPr>
                <w:lang w:val="en-AU"/>
              </w:rPr>
            </w:pPr>
            <w:r>
              <w:rPr>
                <w:lang w:val="en-AU"/>
              </w:rPr>
              <w:t>AL</w:t>
            </w:r>
          </w:p>
        </w:tc>
        <w:tc>
          <w:tcPr>
            <w:tcW w:w="0" w:type="auto"/>
          </w:tcPr>
          <w:p w14:paraId="2C5BDB93" w14:textId="77777777" w:rsidR="00153A5C" w:rsidRDefault="00153A5C" w:rsidP="00F152DD">
            <w:pPr>
              <w:cnfStyle w:val="000000100000" w:firstRow="0" w:lastRow="0" w:firstColumn="0" w:lastColumn="0" w:oddVBand="0" w:evenVBand="0" w:oddHBand="1" w:evenHBand="0" w:firstRowFirstColumn="0" w:firstRowLastColumn="0" w:lastRowFirstColumn="0" w:lastRowLastColumn="0"/>
              <w:rPr>
                <w:lang w:val="en-AU"/>
              </w:rPr>
            </w:pPr>
            <w:r>
              <w:rPr>
                <w:lang w:val="en-AU"/>
              </w:rPr>
              <w:t>ALA</w:t>
            </w:r>
          </w:p>
        </w:tc>
        <w:tc>
          <w:tcPr>
            <w:tcW w:w="0" w:type="auto"/>
          </w:tcPr>
          <w:p w14:paraId="5B035A10" w14:textId="77777777" w:rsidR="00153A5C" w:rsidRDefault="00153A5C" w:rsidP="00F152DD">
            <w:pPr>
              <w:cnfStyle w:val="000000100000" w:firstRow="0" w:lastRow="0" w:firstColumn="0" w:lastColumn="0" w:oddVBand="0" w:evenVBand="0" w:oddHBand="1" w:evenHBand="0" w:firstRowFirstColumn="0" w:firstRowLastColumn="0" w:lastRowFirstColumn="0" w:lastRowLastColumn="0"/>
              <w:rPr>
                <w:lang w:val="en-AU"/>
              </w:rPr>
            </w:pPr>
            <w:r>
              <w:rPr>
                <w:lang w:val="en-AU"/>
              </w:rPr>
              <w:t>01</w:t>
            </w:r>
          </w:p>
        </w:tc>
      </w:tr>
      <w:tr w:rsidR="00153A5C" w14:paraId="42933095" w14:textId="77777777" w:rsidTr="00F152DD">
        <w:tc>
          <w:tcPr>
            <w:cnfStyle w:val="001000000000" w:firstRow="0" w:lastRow="0" w:firstColumn="1" w:lastColumn="0" w:oddVBand="0" w:evenVBand="0" w:oddHBand="0" w:evenHBand="0" w:firstRowFirstColumn="0" w:firstRowLastColumn="0" w:lastRowFirstColumn="0" w:lastRowLastColumn="0"/>
            <w:tcW w:w="0" w:type="auto"/>
          </w:tcPr>
          <w:p w14:paraId="483D03EB" w14:textId="77777777" w:rsidR="00153A5C" w:rsidRDefault="00153A5C" w:rsidP="00F152DD">
            <w:pPr>
              <w:rPr>
                <w:lang w:val="en-AU"/>
              </w:rPr>
            </w:pPr>
            <w:r>
              <w:rPr>
                <w:lang w:val="en-AU"/>
              </w:rPr>
              <w:t>Arizona</w:t>
            </w:r>
          </w:p>
        </w:tc>
        <w:tc>
          <w:tcPr>
            <w:tcW w:w="0" w:type="auto"/>
          </w:tcPr>
          <w:p w14:paraId="67CC20CA" w14:textId="77777777" w:rsidR="00153A5C" w:rsidRDefault="00153A5C" w:rsidP="00F152DD">
            <w:pPr>
              <w:cnfStyle w:val="000000000000" w:firstRow="0" w:lastRow="0" w:firstColumn="0" w:lastColumn="0" w:oddVBand="0" w:evenVBand="0" w:oddHBand="0" w:evenHBand="0" w:firstRowFirstColumn="0" w:firstRowLastColumn="0" w:lastRowFirstColumn="0" w:lastRowLastColumn="0"/>
              <w:rPr>
                <w:lang w:val="en-AU"/>
              </w:rPr>
            </w:pPr>
            <w:r>
              <w:rPr>
                <w:lang w:val="en-AU"/>
              </w:rPr>
              <w:t>AZ</w:t>
            </w:r>
          </w:p>
        </w:tc>
        <w:tc>
          <w:tcPr>
            <w:tcW w:w="0" w:type="auto"/>
          </w:tcPr>
          <w:p w14:paraId="1D12DE18" w14:textId="77777777" w:rsidR="00153A5C" w:rsidRDefault="00153A5C" w:rsidP="00F152DD">
            <w:pPr>
              <w:cnfStyle w:val="000000000000" w:firstRow="0" w:lastRow="0" w:firstColumn="0" w:lastColumn="0" w:oddVBand="0" w:evenVBand="0" w:oddHBand="0" w:evenHBand="0" w:firstRowFirstColumn="0" w:firstRowLastColumn="0" w:lastRowFirstColumn="0" w:lastRowLastColumn="0"/>
              <w:rPr>
                <w:lang w:val="en-AU"/>
              </w:rPr>
            </w:pPr>
            <w:r>
              <w:rPr>
                <w:lang w:val="en-AU"/>
              </w:rPr>
              <w:t>ARI</w:t>
            </w:r>
          </w:p>
        </w:tc>
        <w:tc>
          <w:tcPr>
            <w:tcW w:w="0" w:type="auto"/>
          </w:tcPr>
          <w:p w14:paraId="77DF0A18" w14:textId="77777777" w:rsidR="00153A5C" w:rsidRDefault="00153A5C" w:rsidP="00F152DD">
            <w:pPr>
              <w:cnfStyle w:val="000000000000" w:firstRow="0" w:lastRow="0" w:firstColumn="0" w:lastColumn="0" w:oddVBand="0" w:evenVBand="0" w:oddHBand="0" w:evenHBand="0" w:firstRowFirstColumn="0" w:firstRowLastColumn="0" w:lastRowFirstColumn="0" w:lastRowLastColumn="0"/>
              <w:rPr>
                <w:lang w:val="en-AU"/>
              </w:rPr>
            </w:pPr>
            <w:r>
              <w:rPr>
                <w:lang w:val="en-AU"/>
              </w:rPr>
              <w:t>02</w:t>
            </w:r>
          </w:p>
        </w:tc>
      </w:tr>
      <w:tr w:rsidR="00153A5C" w14:paraId="16DA77B8" w14:textId="77777777" w:rsidTr="00F152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BB9355" w14:textId="77777777" w:rsidR="00153A5C" w:rsidRDefault="00153A5C" w:rsidP="00F152DD">
            <w:pPr>
              <w:rPr>
                <w:lang w:val="en-AU"/>
              </w:rPr>
            </w:pPr>
            <w:r>
              <w:rPr>
                <w:lang w:val="en-AU"/>
              </w:rPr>
              <w:t>Alaska</w:t>
            </w:r>
          </w:p>
        </w:tc>
        <w:tc>
          <w:tcPr>
            <w:tcW w:w="0" w:type="auto"/>
          </w:tcPr>
          <w:p w14:paraId="6E0FD721" w14:textId="77777777" w:rsidR="00153A5C" w:rsidRDefault="00153A5C" w:rsidP="00F152DD">
            <w:pPr>
              <w:cnfStyle w:val="000000100000" w:firstRow="0" w:lastRow="0" w:firstColumn="0" w:lastColumn="0" w:oddVBand="0" w:evenVBand="0" w:oddHBand="1" w:evenHBand="0" w:firstRowFirstColumn="0" w:firstRowLastColumn="0" w:lastRowFirstColumn="0" w:lastRowLastColumn="0"/>
              <w:rPr>
                <w:lang w:val="en-AU"/>
              </w:rPr>
            </w:pPr>
            <w:r>
              <w:rPr>
                <w:lang w:val="en-AU"/>
              </w:rPr>
              <w:t>AK</w:t>
            </w:r>
          </w:p>
        </w:tc>
        <w:tc>
          <w:tcPr>
            <w:tcW w:w="0" w:type="auto"/>
          </w:tcPr>
          <w:p w14:paraId="70BCF01E" w14:textId="77777777" w:rsidR="00153A5C" w:rsidRDefault="00153A5C" w:rsidP="00F152DD">
            <w:pPr>
              <w:cnfStyle w:val="000000100000" w:firstRow="0" w:lastRow="0" w:firstColumn="0" w:lastColumn="0" w:oddVBand="0" w:evenVBand="0" w:oddHBand="1" w:evenHBand="0" w:firstRowFirstColumn="0" w:firstRowLastColumn="0" w:lastRowFirstColumn="0" w:lastRowLastColumn="0"/>
              <w:rPr>
                <w:lang w:val="en-AU"/>
              </w:rPr>
            </w:pPr>
            <w:r>
              <w:rPr>
                <w:lang w:val="en-AU"/>
              </w:rPr>
              <w:t>Alas</w:t>
            </w:r>
          </w:p>
        </w:tc>
        <w:tc>
          <w:tcPr>
            <w:tcW w:w="0" w:type="auto"/>
          </w:tcPr>
          <w:p w14:paraId="1B5494BB" w14:textId="77777777" w:rsidR="00153A5C" w:rsidRDefault="00153A5C" w:rsidP="00F152DD">
            <w:pPr>
              <w:cnfStyle w:val="000000100000" w:firstRow="0" w:lastRow="0" w:firstColumn="0" w:lastColumn="0" w:oddVBand="0" w:evenVBand="0" w:oddHBand="1" w:evenHBand="0" w:firstRowFirstColumn="0" w:firstRowLastColumn="0" w:lastRowFirstColumn="0" w:lastRowLastColumn="0"/>
              <w:rPr>
                <w:lang w:val="en-AU"/>
              </w:rPr>
            </w:pPr>
            <w:r>
              <w:rPr>
                <w:lang w:val="en-AU"/>
              </w:rPr>
              <w:t>02</w:t>
            </w:r>
          </w:p>
        </w:tc>
      </w:tr>
      <w:tr w:rsidR="00153A5C" w14:paraId="61BD4E52" w14:textId="77777777" w:rsidTr="00F152DD">
        <w:tc>
          <w:tcPr>
            <w:cnfStyle w:val="001000000000" w:firstRow="0" w:lastRow="0" w:firstColumn="1" w:lastColumn="0" w:oddVBand="0" w:evenVBand="0" w:oddHBand="0" w:evenHBand="0" w:firstRowFirstColumn="0" w:firstRowLastColumn="0" w:lastRowFirstColumn="0" w:lastRowLastColumn="0"/>
            <w:tcW w:w="0" w:type="auto"/>
          </w:tcPr>
          <w:p w14:paraId="562F80A5" w14:textId="77777777" w:rsidR="00153A5C" w:rsidRDefault="00153A5C" w:rsidP="00F152DD">
            <w:pPr>
              <w:rPr>
                <w:lang w:val="en-AU"/>
              </w:rPr>
            </w:pPr>
            <w:r>
              <w:rPr>
                <w:lang w:val="en-AU"/>
              </w:rPr>
              <w:t>…</w:t>
            </w:r>
          </w:p>
        </w:tc>
        <w:tc>
          <w:tcPr>
            <w:tcW w:w="0" w:type="auto"/>
          </w:tcPr>
          <w:p w14:paraId="7767199F" w14:textId="77777777" w:rsidR="00153A5C" w:rsidRDefault="00153A5C" w:rsidP="00F152DD">
            <w:pPr>
              <w:cnfStyle w:val="000000000000" w:firstRow="0" w:lastRow="0" w:firstColumn="0" w:lastColumn="0" w:oddVBand="0" w:evenVBand="0" w:oddHBand="0" w:evenHBand="0" w:firstRowFirstColumn="0" w:firstRowLastColumn="0" w:lastRowFirstColumn="0" w:lastRowLastColumn="0"/>
              <w:rPr>
                <w:lang w:val="en-AU"/>
              </w:rPr>
            </w:pPr>
            <w:r>
              <w:rPr>
                <w:lang w:val="en-AU"/>
              </w:rPr>
              <w:t>…</w:t>
            </w:r>
          </w:p>
        </w:tc>
        <w:tc>
          <w:tcPr>
            <w:tcW w:w="0" w:type="auto"/>
          </w:tcPr>
          <w:p w14:paraId="494EE73E" w14:textId="77777777" w:rsidR="00153A5C" w:rsidRDefault="00153A5C" w:rsidP="00F152DD">
            <w:pPr>
              <w:cnfStyle w:val="000000000000" w:firstRow="0" w:lastRow="0" w:firstColumn="0" w:lastColumn="0" w:oddVBand="0" w:evenVBand="0" w:oddHBand="0" w:evenHBand="0" w:firstRowFirstColumn="0" w:firstRowLastColumn="0" w:lastRowFirstColumn="0" w:lastRowLastColumn="0"/>
              <w:rPr>
                <w:lang w:val="en-AU"/>
              </w:rPr>
            </w:pPr>
            <w:r>
              <w:rPr>
                <w:lang w:val="en-AU"/>
              </w:rPr>
              <w:t>…</w:t>
            </w:r>
          </w:p>
        </w:tc>
        <w:tc>
          <w:tcPr>
            <w:tcW w:w="0" w:type="auto"/>
          </w:tcPr>
          <w:p w14:paraId="730A0060" w14:textId="77777777" w:rsidR="00153A5C" w:rsidRDefault="00153A5C" w:rsidP="00F152DD">
            <w:pPr>
              <w:cnfStyle w:val="000000000000" w:firstRow="0" w:lastRow="0" w:firstColumn="0" w:lastColumn="0" w:oddVBand="0" w:evenVBand="0" w:oddHBand="0" w:evenHBand="0" w:firstRowFirstColumn="0" w:firstRowLastColumn="0" w:lastRowFirstColumn="0" w:lastRowLastColumn="0"/>
              <w:rPr>
                <w:lang w:val="en-AU"/>
              </w:rPr>
            </w:pPr>
          </w:p>
        </w:tc>
      </w:tr>
    </w:tbl>
    <w:p w14:paraId="36728BE9" w14:textId="77777777" w:rsidR="00575CB8" w:rsidRDefault="00575CB8" w:rsidP="00575CB8">
      <w:pPr>
        <w:pStyle w:val="PlainText"/>
      </w:pPr>
    </w:p>
    <w:p w14:paraId="636E479A" w14:textId="77777777" w:rsidR="00153A5C" w:rsidRDefault="00153A5C" w:rsidP="00153A5C">
      <w:pPr>
        <w:rPr>
          <w:rStyle w:val="SubtleReference"/>
        </w:rPr>
      </w:pPr>
      <w:bookmarkStart w:id="391" w:name="_Toc382141835"/>
      <w:bookmarkStart w:id="392" w:name="_Toc382142153"/>
      <w:r>
        <w:rPr>
          <w:lang w:val="en-AU"/>
        </w:rPr>
        <w:lastRenderedPageBreak/>
        <w:t xml:space="preserve">You could use the above US State database in a field formatter to spellcheck words. If the user types “AZ” and ENTER, the text will be replaced with “”Arizona”. They could also type Arizo or Abalama or 01 as well. See </w:t>
      </w:r>
      <w:r w:rsidRPr="00BA38DF">
        <w:rPr>
          <w:rStyle w:val="SubtleReference"/>
        </w:rPr>
        <w:fldChar w:fldCharType="begin"/>
      </w:r>
      <w:r w:rsidRPr="00BA38DF">
        <w:rPr>
          <w:rStyle w:val="SubtleReference"/>
        </w:rPr>
        <w:instrText xml:space="preserve"> REF _Ref382061886 \h </w:instrText>
      </w:r>
      <w:r>
        <w:rPr>
          <w:rStyle w:val="SubtleReference"/>
        </w:rPr>
        <w:instrText xml:space="preserve"> \* MERGEFORMAT </w:instrText>
      </w:r>
      <w:r w:rsidRPr="00BA38DF">
        <w:rPr>
          <w:rStyle w:val="SubtleReference"/>
        </w:rPr>
      </w:r>
      <w:r w:rsidRPr="00BA38DF">
        <w:rPr>
          <w:rStyle w:val="SubtleReference"/>
        </w:rPr>
        <w:fldChar w:fldCharType="separate"/>
      </w:r>
      <w:r w:rsidR="005F780A" w:rsidRPr="005F780A">
        <w:rPr>
          <w:rStyle w:val="SubtleReference"/>
        </w:rPr>
        <w:t>Calling a Fuzzy Database in a Field Formatter</w:t>
      </w:r>
      <w:r w:rsidR="005F780A">
        <w:rPr>
          <w:rStyle w:val="SubtleReference"/>
        </w:rPr>
        <w:fldChar w:fldCharType="begin"/>
      </w:r>
      <w:r w:rsidR="005F780A" w:rsidRPr="005F780A">
        <w:rPr>
          <w:rStyle w:val="SubtleReference"/>
        </w:rPr>
        <w:instrText xml:space="preserve"> XE "Formatter</w:instrText>
      </w:r>
      <w:r w:rsidR="005F780A" w:rsidRPr="00083239">
        <w:instrText>:</w:instrText>
      </w:r>
      <w:r w:rsidR="005F780A" w:rsidRPr="00083239">
        <w:rPr>
          <w:lang w:val="en-GB"/>
        </w:rPr>
        <w:instrText>using Fuzzy Databases</w:instrText>
      </w:r>
      <w:r w:rsidR="005F780A">
        <w:instrText xml:space="preserve">" </w:instrText>
      </w:r>
      <w:r w:rsidR="005F780A">
        <w:rPr>
          <w:lang w:val="en-GB"/>
        </w:rPr>
        <w:fldChar w:fldCharType="end"/>
      </w:r>
      <w:r w:rsidR="005F780A">
        <w:rPr>
          <w:lang w:val="en-GB"/>
        </w:rPr>
        <w:t xml:space="preserve"> for Spell Checking</w:t>
      </w:r>
      <w:r w:rsidRPr="00BA38DF">
        <w:rPr>
          <w:rStyle w:val="SubtleReference"/>
        </w:rPr>
        <w:fldChar w:fldCharType="end"/>
      </w:r>
    </w:p>
    <w:p w14:paraId="18BDD69C" w14:textId="77777777" w:rsidR="00AF3657" w:rsidRDefault="00AF3657" w:rsidP="00AF3657">
      <w:pPr>
        <w:rPr>
          <w:lang w:val="en-AU"/>
        </w:rPr>
      </w:pPr>
      <w:r>
        <w:rPr>
          <w:lang w:val="en-AU"/>
        </w:rPr>
        <w:t>Now you have a very flexible, fuzzy and fast way of entering US States, and each user can use whatever system they prefer.</w:t>
      </w:r>
    </w:p>
    <w:p w14:paraId="45DED538" w14:textId="77777777" w:rsidR="00575CB8" w:rsidRPr="0070320F" w:rsidRDefault="00AF3657" w:rsidP="00153A5C">
      <w:pPr>
        <w:pStyle w:val="Heading1"/>
        <w:ind w:left="360"/>
        <w:rPr>
          <w:lang w:val="en-AU"/>
        </w:rPr>
      </w:pPr>
      <w:bookmarkStart w:id="393" w:name="_Toc382990311"/>
      <w:bookmarkStart w:id="394" w:name="_Toc386812605"/>
      <w:bookmarkEnd w:id="391"/>
      <w:bookmarkEnd w:id="392"/>
      <w:r>
        <w:rPr>
          <w:lang w:val="en-AU"/>
        </w:rPr>
        <w:t>Search And Matching Server</w:t>
      </w:r>
      <w:bookmarkEnd w:id="393"/>
      <w:bookmarkEnd w:id="394"/>
      <w:r w:rsidR="005F1213">
        <w:rPr>
          <w:lang w:val="en-AU"/>
        </w:rPr>
        <w:fldChar w:fldCharType="begin"/>
      </w:r>
      <w:r w:rsidR="005F1213">
        <w:instrText xml:space="preserve"> XE "</w:instrText>
      </w:r>
      <w:r w:rsidR="005F1213" w:rsidRPr="00A64640">
        <w:rPr>
          <w:lang w:val="en-AU"/>
        </w:rPr>
        <w:instrText>Search And Matching Server</w:instrText>
      </w:r>
      <w:r w:rsidR="005F1213">
        <w:instrText xml:space="preserve">" </w:instrText>
      </w:r>
      <w:r w:rsidR="005F1213">
        <w:rPr>
          <w:lang w:val="en-AU"/>
        </w:rPr>
        <w:fldChar w:fldCharType="end"/>
      </w:r>
    </w:p>
    <w:p w14:paraId="10A6A82D" w14:textId="77777777" w:rsidR="00575CB8" w:rsidRPr="00D440B9" w:rsidRDefault="004F35E8" w:rsidP="00575CB8">
      <w:pPr>
        <w:pStyle w:val="Heading2"/>
        <w:rPr>
          <w:lang w:val="en-AU"/>
        </w:rPr>
      </w:pPr>
      <w:bookmarkStart w:id="395" w:name="_Toc382141836"/>
      <w:bookmarkStart w:id="396" w:name="_Toc382142154"/>
      <w:bookmarkStart w:id="397" w:name="_Toc382990312"/>
      <w:bookmarkStart w:id="398" w:name="_Toc386812606"/>
      <w:r>
        <w:rPr>
          <w:lang w:val="en-AU"/>
        </w:rPr>
        <w:t xml:space="preserve">Kofax Search &amp; Matching Server </w:t>
      </w:r>
      <w:r w:rsidR="00575CB8" w:rsidRPr="00D440B9">
        <w:rPr>
          <w:lang w:val="en-AU"/>
        </w:rPr>
        <w:t>KSMS has the following value</w:t>
      </w:r>
      <w:bookmarkEnd w:id="395"/>
      <w:bookmarkEnd w:id="396"/>
      <w:bookmarkEnd w:id="397"/>
      <w:bookmarkEnd w:id="398"/>
    </w:p>
    <w:p w14:paraId="648E903A" w14:textId="77777777" w:rsidR="00575CB8" w:rsidRPr="00FA28D9" w:rsidRDefault="00575CB8" w:rsidP="00E20F1D">
      <w:pPr>
        <w:pStyle w:val="ListParagraph"/>
        <w:numPr>
          <w:ilvl w:val="0"/>
          <w:numId w:val="54"/>
        </w:numPr>
        <w:rPr>
          <w:lang w:val="en-AU"/>
        </w:rPr>
      </w:pPr>
      <w:r w:rsidRPr="00FA28D9">
        <w:rPr>
          <w:lang w:val="en-AU"/>
        </w:rPr>
        <w:t>Security</w:t>
      </w:r>
    </w:p>
    <w:p w14:paraId="4C3FDEA8" w14:textId="77777777" w:rsidR="00575CB8" w:rsidRPr="00D440B9" w:rsidRDefault="00575CB8" w:rsidP="00FA28D9">
      <w:pPr>
        <w:ind w:left="1440" w:hanging="720"/>
        <w:rPr>
          <w:lang w:val="en-AU"/>
        </w:rPr>
      </w:pPr>
      <w:r w:rsidRPr="00D440B9">
        <w:rPr>
          <w:lang w:val="en-AU"/>
        </w:rPr>
        <w:t>o</w:t>
      </w:r>
      <w:r w:rsidRPr="00D440B9">
        <w:rPr>
          <w:lang w:val="en-AU"/>
        </w:rPr>
        <w:tab/>
        <w:t xml:space="preserve">Customer databases need to be secure and encrypted. It should not be possible </w:t>
      </w:r>
      <w:r w:rsidR="00C95F08">
        <w:rPr>
          <w:lang w:val="en-AU"/>
        </w:rPr>
        <w:t xml:space="preserve">for anyone </w:t>
      </w:r>
      <w:r w:rsidRPr="00D440B9">
        <w:rPr>
          <w:lang w:val="en-AU"/>
        </w:rPr>
        <w:t>to steal</w:t>
      </w:r>
      <w:r w:rsidR="00C95F08">
        <w:rPr>
          <w:lang w:val="en-AU"/>
        </w:rPr>
        <w:t xml:space="preserve"> or </w:t>
      </w:r>
      <w:r w:rsidRPr="00D440B9">
        <w:rPr>
          <w:lang w:val="en-AU"/>
        </w:rPr>
        <w:t>le</w:t>
      </w:r>
      <w:r w:rsidR="00C95F08">
        <w:rPr>
          <w:lang w:val="en-AU"/>
        </w:rPr>
        <w:t>a</w:t>
      </w:r>
      <w:r w:rsidRPr="00D440B9">
        <w:rPr>
          <w:lang w:val="en-AU"/>
        </w:rPr>
        <w:t>ch data from it.</w:t>
      </w:r>
    </w:p>
    <w:p w14:paraId="494DA7DA" w14:textId="77777777" w:rsidR="00575CB8" w:rsidRPr="00D440B9" w:rsidRDefault="00575CB8" w:rsidP="00FA28D9">
      <w:pPr>
        <w:ind w:left="1440" w:hanging="720"/>
        <w:rPr>
          <w:lang w:val="en-AU"/>
        </w:rPr>
      </w:pPr>
      <w:r w:rsidRPr="00D440B9">
        <w:rPr>
          <w:lang w:val="en-AU"/>
        </w:rPr>
        <w:t>o</w:t>
      </w:r>
      <w:r w:rsidRPr="00D440B9">
        <w:rPr>
          <w:lang w:val="en-AU"/>
        </w:rPr>
        <w:tab/>
        <w:t>The Customer’s data stays in the data center, not in the application center.</w:t>
      </w:r>
    </w:p>
    <w:p w14:paraId="432D2159" w14:textId="77777777" w:rsidR="00575CB8" w:rsidRPr="00D440B9" w:rsidRDefault="00575CB8" w:rsidP="00FA28D9">
      <w:pPr>
        <w:ind w:left="1440" w:hanging="720"/>
        <w:rPr>
          <w:lang w:val="en-AU"/>
        </w:rPr>
      </w:pPr>
      <w:r w:rsidRPr="00D440B9">
        <w:rPr>
          <w:lang w:val="en-AU"/>
        </w:rPr>
        <w:t>o</w:t>
      </w:r>
      <w:r w:rsidRPr="00D440B9">
        <w:rPr>
          <w:lang w:val="en-AU"/>
        </w:rPr>
        <w:tab/>
        <w:t xml:space="preserve">The KTM developer should have </w:t>
      </w:r>
      <w:r w:rsidR="00FA28D9">
        <w:rPr>
          <w:lang w:val="en-AU"/>
        </w:rPr>
        <w:t>zero access</w:t>
      </w:r>
      <w:r w:rsidRPr="00D440B9">
        <w:rPr>
          <w:lang w:val="en-AU"/>
        </w:rPr>
        <w:t xml:space="preserve"> and no read rights to customer databases.</w:t>
      </w:r>
    </w:p>
    <w:p w14:paraId="3565344A" w14:textId="77777777" w:rsidR="00575CB8" w:rsidRPr="00FA28D9" w:rsidRDefault="00575CB8" w:rsidP="00E20F1D">
      <w:pPr>
        <w:pStyle w:val="ListParagraph"/>
        <w:numPr>
          <w:ilvl w:val="0"/>
          <w:numId w:val="54"/>
        </w:numPr>
        <w:rPr>
          <w:lang w:val="en-AU"/>
        </w:rPr>
      </w:pPr>
      <w:r w:rsidRPr="00FA28D9">
        <w:rPr>
          <w:lang w:val="en-AU"/>
        </w:rPr>
        <w:t>The project has &gt;&gt;100 MB of fuzzy databases</w:t>
      </w:r>
    </w:p>
    <w:p w14:paraId="0693D660" w14:textId="77777777" w:rsidR="00575CB8" w:rsidRPr="00D440B9" w:rsidRDefault="00575CB8" w:rsidP="00FA28D9">
      <w:pPr>
        <w:ind w:left="1440" w:hanging="720"/>
        <w:rPr>
          <w:lang w:val="en-AU"/>
        </w:rPr>
      </w:pPr>
      <w:r w:rsidRPr="00D440B9">
        <w:rPr>
          <w:lang w:val="en-AU"/>
        </w:rPr>
        <w:t>o</w:t>
      </w:r>
      <w:r w:rsidRPr="00D440B9">
        <w:rPr>
          <w:lang w:val="en-AU"/>
        </w:rPr>
        <w:tab/>
      </w:r>
      <w:r w:rsidR="00C95F08">
        <w:rPr>
          <w:lang w:val="en-AU"/>
        </w:rPr>
        <w:t>T</w:t>
      </w:r>
      <w:r w:rsidRPr="00D440B9">
        <w:rPr>
          <w:lang w:val="en-AU"/>
        </w:rPr>
        <w:t xml:space="preserve">hese should not be loaded into every Validation Client into RAM </w:t>
      </w:r>
      <w:r w:rsidR="00FA28D9">
        <w:rPr>
          <w:lang w:val="en-AU"/>
        </w:rPr>
        <w:t>because</w:t>
      </w:r>
      <w:r w:rsidRPr="00D440B9">
        <w:rPr>
          <w:lang w:val="en-AU"/>
        </w:rPr>
        <w:t xml:space="preserve"> it is slow to open module, uses RAM</w:t>
      </w:r>
      <w:r w:rsidR="00FA28D9">
        <w:rPr>
          <w:lang w:val="en-AU"/>
        </w:rPr>
        <w:t>,</w:t>
      </w:r>
      <w:r w:rsidRPr="00D440B9">
        <w:rPr>
          <w:lang w:val="en-AU"/>
        </w:rPr>
        <w:t xml:space="preserve"> and is a security risk.</w:t>
      </w:r>
    </w:p>
    <w:p w14:paraId="7093CC08" w14:textId="77777777" w:rsidR="00575CB8" w:rsidRPr="00D440B9" w:rsidRDefault="00575CB8" w:rsidP="00FA28D9">
      <w:pPr>
        <w:ind w:left="1440" w:hanging="720"/>
        <w:rPr>
          <w:lang w:val="en-AU"/>
        </w:rPr>
      </w:pPr>
      <w:r w:rsidRPr="00D440B9">
        <w:rPr>
          <w:lang w:val="en-AU"/>
        </w:rPr>
        <w:t>o</w:t>
      </w:r>
      <w:r w:rsidRPr="00D440B9">
        <w:rPr>
          <w:lang w:val="en-AU"/>
        </w:rPr>
        <w:tab/>
      </w:r>
      <w:r w:rsidR="00C95F08">
        <w:rPr>
          <w:lang w:val="en-AU"/>
        </w:rPr>
        <w:t>T</w:t>
      </w:r>
      <w:r w:rsidRPr="00D440B9">
        <w:rPr>
          <w:lang w:val="en-AU"/>
        </w:rPr>
        <w:t xml:space="preserve">hese should not be loaded into every KTM Server CPU instance, because 16 CPU </w:t>
      </w:r>
      <w:r w:rsidR="00FA28D9">
        <w:rPr>
          <w:lang w:val="en-AU"/>
        </w:rPr>
        <w:t>times</w:t>
      </w:r>
      <w:r w:rsidRPr="00D440B9">
        <w:rPr>
          <w:lang w:val="en-AU"/>
        </w:rPr>
        <w:t xml:space="preserve"> lots of MB = lots of GB of RAM wasted.</w:t>
      </w:r>
    </w:p>
    <w:p w14:paraId="710740B8" w14:textId="77777777" w:rsidR="00575CB8" w:rsidRPr="00FA28D9" w:rsidRDefault="00575CB8" w:rsidP="00E20F1D">
      <w:pPr>
        <w:pStyle w:val="ListParagraph"/>
        <w:numPr>
          <w:ilvl w:val="0"/>
          <w:numId w:val="54"/>
        </w:numPr>
        <w:rPr>
          <w:lang w:val="en-AU"/>
        </w:rPr>
      </w:pPr>
      <w:r w:rsidRPr="00FA28D9">
        <w:rPr>
          <w:lang w:val="en-AU"/>
        </w:rPr>
        <w:t>Integration Effort</w:t>
      </w:r>
    </w:p>
    <w:p w14:paraId="3E4ACFC0" w14:textId="77777777" w:rsidR="00575CB8" w:rsidRPr="00D440B9" w:rsidRDefault="00575CB8" w:rsidP="00FA28D9">
      <w:pPr>
        <w:ind w:left="720"/>
        <w:rPr>
          <w:lang w:val="en-AU"/>
        </w:rPr>
      </w:pPr>
      <w:r w:rsidRPr="00D440B9">
        <w:rPr>
          <w:lang w:val="en-AU"/>
        </w:rPr>
        <w:t>o</w:t>
      </w:r>
      <w:r w:rsidRPr="00D440B9">
        <w:rPr>
          <w:lang w:val="en-AU"/>
        </w:rPr>
        <w:tab/>
        <w:t xml:space="preserve">The customer doesn’t need to write a tool to push the data regularly to KTM, because KSMS </w:t>
      </w:r>
      <w:r w:rsidR="00857BFD">
        <w:rPr>
          <w:lang w:val="en-AU"/>
        </w:rPr>
        <w:t>pulls the data.</w:t>
      </w:r>
    </w:p>
    <w:p w14:paraId="5710CACC" w14:textId="77777777" w:rsidR="00575CB8" w:rsidRPr="00FA28D9" w:rsidRDefault="00575CB8" w:rsidP="00E20F1D">
      <w:pPr>
        <w:pStyle w:val="ListParagraph"/>
        <w:numPr>
          <w:ilvl w:val="0"/>
          <w:numId w:val="54"/>
        </w:numPr>
        <w:contextualSpacing w:val="0"/>
        <w:rPr>
          <w:lang w:val="en-AU"/>
        </w:rPr>
      </w:pPr>
      <w:r w:rsidRPr="00FA28D9">
        <w:rPr>
          <w:lang w:val="en-AU"/>
        </w:rPr>
        <w:t>KSMS bridges the deterministic world of SQL and web programming with the Quantum, fuzzy world of KTM, and makes a lot of deterministic and anachronistic webservice and dll integrations to KTM unnecessary.</w:t>
      </w:r>
    </w:p>
    <w:p w14:paraId="3A40C9FA" w14:textId="77777777" w:rsidR="001971DC" w:rsidRDefault="00575CB8" w:rsidP="00E20F1D">
      <w:pPr>
        <w:pStyle w:val="ListParagraph"/>
        <w:numPr>
          <w:ilvl w:val="0"/>
          <w:numId w:val="54"/>
        </w:numPr>
        <w:spacing w:after="240"/>
        <w:contextualSpacing w:val="0"/>
        <w:rPr>
          <w:lang w:val="en-AU"/>
        </w:rPr>
      </w:pPr>
      <w:r w:rsidRPr="00FA28D9">
        <w:rPr>
          <w:lang w:val="en-AU"/>
        </w:rPr>
        <w:t xml:space="preserve">KSMS should be sold to the DB Admin as a free </w:t>
      </w:r>
      <w:r w:rsidR="00FA28D9">
        <w:rPr>
          <w:lang w:val="en-AU"/>
        </w:rPr>
        <w:t xml:space="preserve">and </w:t>
      </w:r>
      <w:r w:rsidRPr="00FA28D9">
        <w:rPr>
          <w:lang w:val="en-AU"/>
        </w:rPr>
        <w:t>simple</w:t>
      </w:r>
      <w:r w:rsidR="00C95F08">
        <w:rPr>
          <w:lang w:val="en-AU"/>
        </w:rPr>
        <w:t>-</w:t>
      </w:r>
      <w:r w:rsidRPr="00FA28D9">
        <w:rPr>
          <w:lang w:val="en-AU"/>
        </w:rPr>
        <w:t>to</w:t>
      </w:r>
      <w:r w:rsidR="00C95F08">
        <w:rPr>
          <w:lang w:val="en-AU"/>
        </w:rPr>
        <w:t>-</w:t>
      </w:r>
      <w:r w:rsidRPr="00FA28D9">
        <w:rPr>
          <w:lang w:val="en-AU"/>
        </w:rPr>
        <w:t>install</w:t>
      </w:r>
      <w:r w:rsidR="00C95F08">
        <w:rPr>
          <w:lang w:val="en-AU"/>
        </w:rPr>
        <w:t>-</w:t>
      </w:r>
      <w:r w:rsidR="00FA28D9">
        <w:rPr>
          <w:lang w:val="en-AU"/>
        </w:rPr>
        <w:t>and</w:t>
      </w:r>
      <w:r w:rsidR="00C95F08">
        <w:rPr>
          <w:lang w:val="en-AU"/>
        </w:rPr>
        <w:t>-</w:t>
      </w:r>
      <w:r w:rsidRPr="00FA28D9">
        <w:rPr>
          <w:lang w:val="en-AU"/>
        </w:rPr>
        <w:t>configure fuzzy</w:t>
      </w:r>
      <w:r w:rsidR="00C95F08">
        <w:rPr>
          <w:lang w:val="en-AU"/>
        </w:rPr>
        <w:t xml:space="preserve"> </w:t>
      </w:r>
      <w:r w:rsidRPr="00FA28D9">
        <w:rPr>
          <w:lang w:val="en-AU"/>
        </w:rPr>
        <w:t xml:space="preserve">indexer for any SQL </w:t>
      </w:r>
      <w:r w:rsidR="00857BFD">
        <w:rPr>
          <w:lang w:val="en-AU"/>
        </w:rPr>
        <w:t>database.</w:t>
      </w:r>
      <w:r w:rsidR="00BA38DF">
        <w:rPr>
          <w:lang w:val="en-AU"/>
        </w:rPr>
        <w:t xml:space="preserve"> </w:t>
      </w:r>
      <w:r w:rsidR="00857BFD">
        <w:rPr>
          <w:lang w:val="en-AU"/>
        </w:rPr>
        <w:t>T</w:t>
      </w:r>
      <w:r w:rsidR="00BA38DF">
        <w:rPr>
          <w:lang w:val="en-AU"/>
        </w:rPr>
        <w:t>his fuzzy database</w:t>
      </w:r>
      <w:r w:rsidRPr="00FA28D9">
        <w:rPr>
          <w:lang w:val="en-AU"/>
        </w:rPr>
        <w:t xml:space="preserve">/view </w:t>
      </w:r>
      <w:r w:rsidR="00857BFD">
        <w:rPr>
          <w:lang w:val="en-AU"/>
        </w:rPr>
        <w:t xml:space="preserve">is something </w:t>
      </w:r>
      <w:r w:rsidRPr="00FA28D9">
        <w:rPr>
          <w:lang w:val="en-AU"/>
        </w:rPr>
        <w:t xml:space="preserve">that </w:t>
      </w:r>
      <w:r w:rsidR="00FA28D9">
        <w:rPr>
          <w:lang w:val="en-AU"/>
        </w:rPr>
        <w:t>they</w:t>
      </w:r>
      <w:r w:rsidRPr="00FA28D9">
        <w:rPr>
          <w:lang w:val="en-AU"/>
        </w:rPr>
        <w:t xml:space="preserve"> control and can completely lock down</w:t>
      </w:r>
      <w:r w:rsidR="00FA28D9">
        <w:rPr>
          <w:lang w:val="en-AU"/>
        </w:rPr>
        <w:t>.</w:t>
      </w:r>
      <w:r w:rsidR="00BA38DF" w:rsidRPr="00857BFD">
        <w:rPr>
          <w:lang w:val="en-AU"/>
        </w:rPr>
        <w:t xml:space="preserve"> </w:t>
      </w:r>
    </w:p>
    <w:p w14:paraId="62915BCD" w14:textId="77777777" w:rsidR="00857BFD" w:rsidRDefault="00857BFD" w:rsidP="00F152DD">
      <w:pPr>
        <w:pStyle w:val="Heading2"/>
      </w:pPr>
      <w:bookmarkStart w:id="399" w:name="_Toc381879017"/>
      <w:bookmarkStart w:id="400" w:name="_Toc382990313"/>
      <w:bookmarkStart w:id="401" w:name="_Toc386812607"/>
      <w:r>
        <w:t>Comparison between different Database</w:t>
      </w:r>
      <w:bookmarkEnd w:id="399"/>
      <w:r w:rsidR="005F1213">
        <w:fldChar w:fldCharType="begin"/>
      </w:r>
      <w:r w:rsidR="005F1213">
        <w:instrText xml:space="preserve"> XE "</w:instrText>
      </w:r>
      <w:r w:rsidR="005F1213" w:rsidRPr="00A64640">
        <w:instrText>Fuzzy Database vs ODBC</w:instrText>
      </w:r>
      <w:r w:rsidR="005F1213">
        <w:instrText xml:space="preserve">" </w:instrText>
      </w:r>
      <w:r w:rsidR="005F1213">
        <w:fldChar w:fldCharType="end"/>
      </w:r>
      <w:r>
        <w:t xml:space="preserve"> Types</w:t>
      </w:r>
      <w:bookmarkEnd w:id="400"/>
      <w:bookmarkEnd w:id="401"/>
    </w:p>
    <w:p w14:paraId="7D7BBB75" w14:textId="77777777" w:rsidR="00857BFD" w:rsidRDefault="00857BFD" w:rsidP="00F152DD">
      <w:r>
        <w:t xml:space="preserve">You should try to get ALL data as fuzzy. Avoid SQL and webservices if </w:t>
      </w:r>
      <w:r w:rsidR="00AD1DA1">
        <w:t>you can</w:t>
      </w:r>
      <w:r>
        <w:t>.</w:t>
      </w:r>
    </w:p>
    <w:p w14:paraId="0ED37E9A" w14:textId="77777777" w:rsidR="00857BFD" w:rsidRDefault="00857BFD" w:rsidP="00857BFD">
      <w:r>
        <w:t>Determine a data strategy considering advantages of SQL, webservices, FUZZY Databases, Search&amp;Matching server, Flat Files or XML.</w:t>
      </w:r>
    </w:p>
    <w:tbl>
      <w:tblPr>
        <w:tblStyle w:val="LightList-Accent1"/>
        <w:tblW w:w="0" w:type="auto"/>
        <w:tblCellMar>
          <w:top w:w="29" w:type="dxa"/>
          <w:left w:w="115" w:type="dxa"/>
          <w:bottom w:w="29" w:type="dxa"/>
          <w:right w:w="115" w:type="dxa"/>
        </w:tblCellMar>
        <w:tblLook w:val="04A0" w:firstRow="1" w:lastRow="0" w:firstColumn="1" w:lastColumn="0" w:noHBand="0" w:noVBand="1"/>
      </w:tblPr>
      <w:tblGrid>
        <w:gridCol w:w="3085"/>
        <w:gridCol w:w="4140"/>
        <w:gridCol w:w="3647"/>
      </w:tblGrid>
      <w:tr w:rsidR="00575CB8" w14:paraId="7E5C929D" w14:textId="77777777" w:rsidTr="00940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62ACA09A" w14:textId="77777777" w:rsidR="00575CB8" w:rsidRDefault="00575CB8" w:rsidP="00535D57">
            <w:r>
              <w:t>Database Type</w:t>
            </w:r>
          </w:p>
        </w:tc>
        <w:tc>
          <w:tcPr>
            <w:tcW w:w="4140" w:type="dxa"/>
          </w:tcPr>
          <w:p w14:paraId="139A18CD" w14:textId="77777777" w:rsidR="00575CB8" w:rsidRDefault="00575CB8" w:rsidP="00535D57">
            <w:pPr>
              <w:cnfStyle w:val="100000000000" w:firstRow="1" w:lastRow="0" w:firstColumn="0" w:lastColumn="0" w:oddVBand="0" w:evenVBand="0" w:oddHBand="0" w:evenHBand="0" w:firstRowFirstColumn="0" w:firstRowLastColumn="0" w:lastRowFirstColumn="0" w:lastRowLastColumn="0"/>
            </w:pPr>
            <w:r>
              <w:t>Advantages</w:t>
            </w:r>
          </w:p>
        </w:tc>
        <w:tc>
          <w:tcPr>
            <w:tcW w:w="3647" w:type="dxa"/>
          </w:tcPr>
          <w:p w14:paraId="19B636AF" w14:textId="77777777" w:rsidR="00575CB8" w:rsidRDefault="00575CB8" w:rsidP="00535D57">
            <w:pPr>
              <w:cnfStyle w:val="100000000000" w:firstRow="1" w:lastRow="0" w:firstColumn="0" w:lastColumn="0" w:oddVBand="0" w:evenVBand="0" w:oddHBand="0" w:evenHBand="0" w:firstRowFirstColumn="0" w:firstRowLastColumn="0" w:lastRowFirstColumn="0" w:lastRowLastColumn="0"/>
            </w:pPr>
            <w:r>
              <w:t>Disadvantages</w:t>
            </w:r>
          </w:p>
        </w:tc>
      </w:tr>
      <w:tr w:rsidR="00575CB8" w14:paraId="41135AB1" w14:textId="77777777" w:rsidTr="0094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40719655" w14:textId="77777777" w:rsidR="00575CB8" w:rsidRDefault="00575CB8" w:rsidP="00535D57">
            <w:r>
              <w:t>Fuzzy Local</w:t>
            </w:r>
          </w:p>
        </w:tc>
        <w:tc>
          <w:tcPr>
            <w:tcW w:w="4140" w:type="dxa"/>
          </w:tcPr>
          <w:p w14:paraId="60A11A1C"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t>Fast</w:t>
            </w:r>
          </w:p>
          <w:p w14:paraId="1F739F35"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t>Zero Latency</w:t>
            </w:r>
          </w:p>
          <w:p w14:paraId="31AF7179"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lastRenderedPageBreak/>
              <w:t>Immune to OCR errors</w:t>
            </w:r>
          </w:p>
          <w:p w14:paraId="32A0F1CB" w14:textId="77777777" w:rsidR="00575CB8" w:rsidRDefault="00575CB8" w:rsidP="00C95F08">
            <w:pPr>
              <w:spacing w:after="0"/>
              <w:cnfStyle w:val="000000100000" w:firstRow="0" w:lastRow="0" w:firstColumn="0" w:lastColumn="0" w:oddVBand="0" w:evenVBand="0" w:oddHBand="1" w:evenHBand="0" w:firstRowFirstColumn="0" w:firstRowLastColumn="0" w:lastRowFirstColumn="0" w:lastRowLastColumn="0"/>
            </w:pPr>
            <w:r>
              <w:t xml:space="preserve">KTM has </w:t>
            </w:r>
            <w:r w:rsidR="003C4EC5">
              <w:t>no</w:t>
            </w:r>
            <w:r>
              <w:t xml:space="preserve"> access to Enterprise Database Infrastructure</w:t>
            </w:r>
          </w:p>
          <w:p w14:paraId="6368D37B"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t>Requires no scripting</w:t>
            </w:r>
          </w:p>
          <w:p w14:paraId="4786149D" w14:textId="77777777" w:rsidR="00575CB8" w:rsidRDefault="006F1F0C" w:rsidP="0094019A">
            <w:pPr>
              <w:spacing w:after="0"/>
              <w:cnfStyle w:val="000000100000" w:firstRow="0" w:lastRow="0" w:firstColumn="0" w:lastColumn="0" w:oddVBand="0" w:evenVBand="0" w:oddHBand="1" w:evenHBand="0" w:firstRowFirstColumn="0" w:firstRowLastColumn="0" w:lastRowFirstColumn="0" w:lastRowLastColumn="0"/>
            </w:pPr>
            <w:r>
              <w:t>Also support</w:t>
            </w:r>
            <w:r w:rsidR="00575CB8">
              <w:t>s non-fuzzy searches</w:t>
            </w:r>
          </w:p>
        </w:tc>
        <w:tc>
          <w:tcPr>
            <w:tcW w:w="3647" w:type="dxa"/>
          </w:tcPr>
          <w:p w14:paraId="7DD19955"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lastRenderedPageBreak/>
              <w:t>Read only</w:t>
            </w:r>
          </w:p>
          <w:p w14:paraId="6CF44AF6"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t xml:space="preserve">Entire database &amp; index transferred </w:t>
            </w:r>
            <w:r>
              <w:lastRenderedPageBreak/>
              <w:t>to clients as plain text</w:t>
            </w:r>
          </w:p>
          <w:p w14:paraId="72ECAD95"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t>Database Admins need to generate</w:t>
            </w:r>
            <w:r w:rsidR="00EE1968">
              <w:t xml:space="preserve"> csv files</w:t>
            </w:r>
            <w:r>
              <w:t xml:space="preserve"> periodically.</w:t>
            </w:r>
          </w:p>
          <w:p w14:paraId="7CCC34D2" w14:textId="77777777" w:rsidR="00575CB8" w:rsidRDefault="00575CB8" w:rsidP="00535D57">
            <w:pPr>
              <w:cnfStyle w:val="000000100000" w:firstRow="0" w:lastRow="0" w:firstColumn="0" w:lastColumn="0" w:oddVBand="0" w:evenVBand="0" w:oddHBand="1" w:evenHBand="0" w:firstRowFirstColumn="0" w:firstRowLastColumn="0" w:lastRowFirstColumn="0" w:lastRowLastColumn="0"/>
            </w:pPr>
          </w:p>
        </w:tc>
      </w:tr>
      <w:tr w:rsidR="00575CB8" w14:paraId="65ABFD67" w14:textId="77777777" w:rsidTr="0094019A">
        <w:tc>
          <w:tcPr>
            <w:cnfStyle w:val="001000000000" w:firstRow="0" w:lastRow="0" w:firstColumn="1" w:lastColumn="0" w:oddVBand="0" w:evenVBand="0" w:oddHBand="0" w:evenHBand="0" w:firstRowFirstColumn="0" w:firstRowLastColumn="0" w:lastRowFirstColumn="0" w:lastRowLastColumn="0"/>
            <w:tcW w:w="3085" w:type="dxa"/>
          </w:tcPr>
          <w:p w14:paraId="1E8B22A0" w14:textId="77777777" w:rsidR="00575CB8" w:rsidRDefault="00575CB8" w:rsidP="00535D57">
            <w:r>
              <w:lastRenderedPageBreak/>
              <w:t>Fuzzy Remote</w:t>
            </w:r>
            <w:r w:rsidR="005F1213">
              <w:fldChar w:fldCharType="begin"/>
            </w:r>
            <w:r w:rsidR="005F1213">
              <w:instrText xml:space="preserve"> XE "</w:instrText>
            </w:r>
            <w:r w:rsidR="005F1213" w:rsidRPr="00A64640">
              <w:instrText>Remote Fuzzy Databases</w:instrText>
            </w:r>
            <w:r w:rsidR="005F1213">
              <w:instrText xml:space="preserve">" </w:instrText>
            </w:r>
            <w:r w:rsidR="005F1213">
              <w:fldChar w:fldCharType="end"/>
            </w:r>
          </w:p>
          <w:p w14:paraId="5ABC244C" w14:textId="77777777" w:rsidR="00575CB8" w:rsidRDefault="00575CB8" w:rsidP="00535D57">
            <w:r>
              <w:t>(Search &amp; Match</w:t>
            </w:r>
            <w:r w:rsidR="00A70B6C">
              <w:t>ing</w:t>
            </w:r>
            <w:r>
              <w:t xml:space="preserve"> Server)</w:t>
            </w:r>
          </w:p>
        </w:tc>
        <w:tc>
          <w:tcPr>
            <w:tcW w:w="4140" w:type="dxa"/>
          </w:tcPr>
          <w:p w14:paraId="7EC95F15" w14:textId="77777777" w:rsidR="00575CB8" w:rsidRDefault="00575CB8" w:rsidP="0094019A">
            <w:pPr>
              <w:spacing w:after="0"/>
              <w:cnfStyle w:val="000000000000" w:firstRow="0" w:lastRow="0" w:firstColumn="0" w:lastColumn="0" w:oddVBand="0" w:evenVBand="0" w:oddHBand="0" w:evenHBand="0" w:firstRowFirstColumn="0" w:firstRowLastColumn="0" w:lastRowFirstColumn="0" w:lastRowLastColumn="0"/>
            </w:pPr>
            <w:r>
              <w:t>All above</w:t>
            </w:r>
          </w:p>
          <w:p w14:paraId="0E51A2EA" w14:textId="77777777" w:rsidR="00575CB8" w:rsidRDefault="00575CB8" w:rsidP="0094019A">
            <w:pPr>
              <w:spacing w:after="0"/>
              <w:cnfStyle w:val="000000000000" w:firstRow="0" w:lastRow="0" w:firstColumn="0" w:lastColumn="0" w:oddVBand="0" w:evenVBand="0" w:oddHBand="0" w:evenHBand="0" w:firstRowFirstColumn="0" w:firstRowLastColumn="0" w:lastRowFirstColumn="0" w:lastRowLastColumn="0"/>
            </w:pPr>
            <w:r>
              <w:t>Secure and scalable</w:t>
            </w:r>
            <w:r w:rsidR="00A70B6C">
              <w:t>.</w:t>
            </w:r>
          </w:p>
          <w:p w14:paraId="6CE3AF44" w14:textId="77777777" w:rsidR="00A70B6C" w:rsidRDefault="00A70B6C" w:rsidP="00A70B6C">
            <w:pPr>
              <w:cnfStyle w:val="000000000000" w:firstRow="0" w:lastRow="0" w:firstColumn="0" w:lastColumn="0" w:oddVBand="0" w:evenVBand="0" w:oddHBand="0" w:evenHBand="0" w:firstRowFirstColumn="0" w:firstRowLastColumn="0" w:lastRowFirstColumn="0" w:lastRowLastColumn="0"/>
            </w:pPr>
            <w:r>
              <w:t>KTM has NO access to Enterprise Database Infrastructure</w:t>
            </w:r>
          </w:p>
          <w:p w14:paraId="75C7AFBF" w14:textId="77777777" w:rsidR="00575CB8" w:rsidRDefault="00575CB8" w:rsidP="0094019A">
            <w:pPr>
              <w:spacing w:after="0"/>
              <w:cnfStyle w:val="000000000000" w:firstRow="0" w:lastRow="0" w:firstColumn="0" w:lastColumn="0" w:oddVBand="0" w:evenVBand="0" w:oddHBand="0" w:evenHBand="0" w:firstRowFirstColumn="0" w:firstRowLastColumn="0" w:lastRowFirstColumn="0" w:lastRowLastColumn="0"/>
            </w:pPr>
            <w:r>
              <w:t>Supports 10s of millions of records</w:t>
            </w:r>
          </w:p>
          <w:p w14:paraId="08AE2FE5"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Converts any SQL database into a fully indexed fuzzy database</w:t>
            </w:r>
          </w:p>
          <w:p w14:paraId="1D702143" w14:textId="77777777" w:rsidR="00A70B6C" w:rsidRDefault="00A70B6C" w:rsidP="00535D57">
            <w:pPr>
              <w:cnfStyle w:val="000000000000" w:firstRow="0" w:lastRow="0" w:firstColumn="0" w:lastColumn="0" w:oddVBand="0" w:evenVBand="0" w:oddHBand="0" w:evenHBand="0" w:firstRowFirstColumn="0" w:firstRowLastColumn="0" w:lastRowFirstColumn="0" w:lastRowLastColumn="0"/>
            </w:pPr>
            <w:r>
              <w:t>No need for Validation clients to connect directly to databases.</w:t>
            </w:r>
          </w:p>
          <w:p w14:paraId="71B8BC3D" w14:textId="77777777" w:rsidR="00EE1968" w:rsidRDefault="00EE1968" w:rsidP="00535D57">
            <w:pPr>
              <w:cnfStyle w:val="000000000000" w:firstRow="0" w:lastRow="0" w:firstColumn="0" w:lastColumn="0" w:oddVBand="0" w:evenVBand="0" w:oddHBand="0" w:evenHBand="0" w:firstRowFirstColumn="0" w:firstRowLastColumn="0" w:lastRowFirstColumn="0" w:lastRowLastColumn="0"/>
            </w:pPr>
            <w:r>
              <w:t>Easy for DB Admin to use.</w:t>
            </w:r>
          </w:p>
          <w:p w14:paraId="571A5324" w14:textId="77777777" w:rsidR="00EE1968" w:rsidRDefault="00EE1968" w:rsidP="0094019A">
            <w:pPr>
              <w:spacing w:after="0"/>
              <w:cnfStyle w:val="000000000000" w:firstRow="0" w:lastRow="0" w:firstColumn="0" w:lastColumn="0" w:oddVBand="0" w:evenVBand="0" w:oddHBand="0" w:evenHBand="0" w:firstRowFirstColumn="0" w:firstRowLastColumn="0" w:lastRowFirstColumn="0" w:lastRowLastColumn="0"/>
            </w:pPr>
            <w:r>
              <w:t>License Free.</w:t>
            </w:r>
          </w:p>
        </w:tc>
        <w:tc>
          <w:tcPr>
            <w:tcW w:w="3647" w:type="dxa"/>
          </w:tcPr>
          <w:p w14:paraId="27F463F9" w14:textId="77777777" w:rsidR="00575CB8" w:rsidRDefault="00575CB8" w:rsidP="00535D57">
            <w:pPr>
              <w:cnfStyle w:val="000000000000" w:firstRow="0" w:lastRow="0" w:firstColumn="0" w:lastColumn="0" w:oddVBand="0" w:evenVBand="0" w:oddHBand="0" w:evenHBand="0" w:firstRowFirstColumn="0" w:firstRowLastColumn="0" w:lastRowFirstColumn="0" w:lastRowLastColumn="0"/>
            </w:pPr>
            <w:r>
              <w:t>Higher latency than local fuzzy</w:t>
            </w:r>
          </w:p>
        </w:tc>
      </w:tr>
      <w:tr w:rsidR="00575CB8" w14:paraId="3A856470" w14:textId="77777777" w:rsidTr="0094019A">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3085" w:type="dxa"/>
          </w:tcPr>
          <w:p w14:paraId="1225503B" w14:textId="77777777" w:rsidR="00575CB8" w:rsidRDefault="00575CB8" w:rsidP="0094019A">
            <w:pPr>
              <w:spacing w:after="0"/>
            </w:pPr>
            <w:r>
              <w:t>SQL</w:t>
            </w:r>
            <w:r w:rsidR="005F1213">
              <w:fldChar w:fldCharType="begin"/>
            </w:r>
            <w:r w:rsidR="005F1213">
              <w:instrText xml:space="preserve"> XE "</w:instrText>
            </w:r>
            <w:r w:rsidR="005F1213" w:rsidRPr="00A64640">
              <w:instrText>SQL</w:instrText>
            </w:r>
            <w:r w:rsidR="005F1213">
              <w:instrText xml:space="preserve">" </w:instrText>
            </w:r>
            <w:r w:rsidR="005F1213">
              <w:fldChar w:fldCharType="end"/>
            </w:r>
          </w:p>
        </w:tc>
        <w:tc>
          <w:tcPr>
            <w:tcW w:w="4140" w:type="dxa"/>
          </w:tcPr>
          <w:p w14:paraId="3C83ABEB"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t>KTM scripting supports “SELECT”.</w:t>
            </w:r>
          </w:p>
          <w:p w14:paraId="226730F6"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t>.</w:t>
            </w:r>
          </w:p>
        </w:tc>
        <w:tc>
          <w:tcPr>
            <w:tcW w:w="3647" w:type="dxa"/>
          </w:tcPr>
          <w:p w14:paraId="6BCE17FE" w14:textId="77777777" w:rsidR="00575CB8" w:rsidRDefault="00575CB8" w:rsidP="0094019A">
            <w:pPr>
              <w:spacing w:after="0"/>
              <w:ind w:left="-3"/>
              <w:cnfStyle w:val="000000100000" w:firstRow="0" w:lastRow="0" w:firstColumn="0" w:lastColumn="0" w:oddVBand="0" w:evenVBand="0" w:oddHBand="1" w:evenHBand="0" w:firstRowFirstColumn="0" w:firstRowLastColumn="0" w:lastRowFirstColumn="0" w:lastRowLastColumn="0"/>
            </w:pPr>
            <w:r>
              <w:t>Fail on any OCR errors.</w:t>
            </w:r>
          </w:p>
          <w:p w14:paraId="5C7B682D" w14:textId="77777777" w:rsidR="00575CB8" w:rsidRDefault="00575CB8" w:rsidP="0094019A">
            <w:pPr>
              <w:spacing w:after="0"/>
              <w:ind w:left="-3"/>
              <w:cnfStyle w:val="000000100000" w:firstRow="0" w:lastRow="0" w:firstColumn="0" w:lastColumn="0" w:oddVBand="0" w:evenVBand="0" w:oddHBand="1" w:evenHBand="0" w:firstRowFirstColumn="0" w:firstRowLastColumn="0" w:lastRowFirstColumn="0" w:lastRowLastColumn="0"/>
            </w:pPr>
            <w:r>
              <w:t>Latency problems</w:t>
            </w:r>
          </w:p>
          <w:p w14:paraId="05587EC3" w14:textId="77777777" w:rsidR="00575CB8" w:rsidRDefault="006F1F0C" w:rsidP="0094019A">
            <w:pPr>
              <w:spacing w:after="0"/>
              <w:ind w:left="-3"/>
              <w:cnfStyle w:val="000000100000" w:firstRow="0" w:lastRow="0" w:firstColumn="0" w:lastColumn="0" w:oddVBand="0" w:evenVBand="0" w:oddHBand="1" w:evenHBand="0" w:firstRowFirstColumn="0" w:firstRowLastColumn="0" w:lastRowFirstColumn="0" w:lastRowLastColumn="0"/>
            </w:pPr>
            <w:r>
              <w:t xml:space="preserve">Security risk. </w:t>
            </w:r>
            <w:r w:rsidR="00575CB8">
              <w:t xml:space="preserve">ODBC config </w:t>
            </w:r>
            <w:r w:rsidR="003C4EC5">
              <w:t xml:space="preserve">and </w:t>
            </w:r>
            <w:r w:rsidR="00575CB8">
              <w:t>or passwords in plain text on clients.</w:t>
            </w:r>
          </w:p>
          <w:p w14:paraId="2F03AE59" w14:textId="77777777" w:rsidR="00575CB8" w:rsidRDefault="00575CB8" w:rsidP="0094019A">
            <w:pPr>
              <w:spacing w:after="0"/>
              <w:ind w:left="-3"/>
              <w:cnfStyle w:val="000000100000" w:firstRow="0" w:lastRow="0" w:firstColumn="0" w:lastColumn="0" w:oddVBand="0" w:evenVBand="0" w:oddHBand="1" w:evenHBand="0" w:firstRowFirstColumn="0" w:firstRowLastColumn="0" w:lastRowFirstColumn="0" w:lastRowLastColumn="0"/>
            </w:pPr>
            <w:r>
              <w:t>Many users have access to data.</w:t>
            </w:r>
          </w:p>
          <w:p w14:paraId="3B4445F4" w14:textId="77777777" w:rsidR="00575CB8" w:rsidRDefault="00575CB8" w:rsidP="006F1F0C">
            <w:pPr>
              <w:cnfStyle w:val="000000100000" w:firstRow="0" w:lastRow="0" w:firstColumn="0" w:lastColumn="0" w:oddVBand="0" w:evenVBand="0" w:oddHBand="1" w:evenHBand="0" w:firstRowFirstColumn="0" w:firstRowLastColumn="0" w:lastRowFirstColumn="0" w:lastRowLastColumn="0"/>
            </w:pPr>
            <w:r>
              <w:t>Requires complex scripting</w:t>
            </w:r>
          </w:p>
          <w:p w14:paraId="453C6F44" w14:textId="77777777" w:rsidR="00EE1968" w:rsidRDefault="00EE1968" w:rsidP="0094019A">
            <w:pPr>
              <w:spacing w:after="0"/>
              <w:ind w:left="-3"/>
              <w:cnfStyle w:val="000000100000" w:firstRow="0" w:lastRow="0" w:firstColumn="0" w:lastColumn="0" w:oddVBand="0" w:evenVBand="0" w:oddHBand="1" w:evenHBand="0" w:firstRowFirstColumn="0" w:firstRowLastColumn="0" w:lastRowFirstColumn="0" w:lastRowLastColumn="0"/>
            </w:pPr>
            <w:r>
              <w:t>Need to use ADO.NET or ODBC to do INSERT.</w:t>
            </w:r>
          </w:p>
        </w:tc>
      </w:tr>
      <w:tr w:rsidR="00575CB8" w14:paraId="3F2A2D7F" w14:textId="77777777" w:rsidTr="0094019A">
        <w:tc>
          <w:tcPr>
            <w:cnfStyle w:val="001000000000" w:firstRow="0" w:lastRow="0" w:firstColumn="1" w:lastColumn="0" w:oddVBand="0" w:evenVBand="0" w:oddHBand="0" w:evenHBand="0" w:firstRowFirstColumn="0" w:firstRowLastColumn="0" w:lastRowFirstColumn="0" w:lastRowLastColumn="0"/>
            <w:tcW w:w="3085" w:type="dxa"/>
          </w:tcPr>
          <w:p w14:paraId="2A6AE346" w14:textId="77777777" w:rsidR="00575CB8" w:rsidRDefault="00575CB8" w:rsidP="00535D57">
            <w:r>
              <w:t>Webservices</w:t>
            </w:r>
            <w:r w:rsidR="005F1213">
              <w:fldChar w:fldCharType="begin"/>
            </w:r>
            <w:r w:rsidR="005F1213">
              <w:instrText xml:space="preserve"> XE "</w:instrText>
            </w:r>
            <w:r w:rsidR="005F1213" w:rsidRPr="00DF7BB9">
              <w:instrText>Webservices:</w:instrText>
            </w:r>
            <w:r w:rsidR="005F1213" w:rsidRPr="00DF7BB9">
              <w:rPr>
                <w:lang w:val="en-GB"/>
              </w:rPr>
              <w:instrText>Disadvantages</w:instrText>
            </w:r>
            <w:r w:rsidR="005F1213">
              <w:instrText xml:space="preserve">" </w:instrText>
            </w:r>
            <w:r w:rsidR="005F1213">
              <w:fldChar w:fldCharType="end"/>
            </w:r>
          </w:p>
        </w:tc>
        <w:tc>
          <w:tcPr>
            <w:tcW w:w="4140" w:type="dxa"/>
          </w:tcPr>
          <w:p w14:paraId="619DABF3" w14:textId="77777777" w:rsidR="00575CB8" w:rsidRDefault="00575CB8" w:rsidP="0094019A">
            <w:pPr>
              <w:spacing w:after="0"/>
              <w:cnfStyle w:val="000000000000" w:firstRow="0" w:lastRow="0" w:firstColumn="0" w:lastColumn="0" w:oddVBand="0" w:evenVBand="0" w:oddHBand="0" w:evenHBand="0" w:firstRowFirstColumn="0" w:firstRowLastColumn="0" w:lastRowFirstColumn="0" w:lastRowLastColumn="0"/>
            </w:pPr>
            <w:r>
              <w:t>Well known</w:t>
            </w:r>
          </w:p>
        </w:tc>
        <w:tc>
          <w:tcPr>
            <w:tcW w:w="3647" w:type="dxa"/>
          </w:tcPr>
          <w:p w14:paraId="78DA79F7" w14:textId="77777777" w:rsidR="0094019A" w:rsidRDefault="0094019A" w:rsidP="0094019A">
            <w:pPr>
              <w:spacing w:after="0"/>
              <w:cnfStyle w:val="000000000000" w:firstRow="0" w:lastRow="0" w:firstColumn="0" w:lastColumn="0" w:oddVBand="0" w:evenVBand="0" w:oddHBand="0" w:evenHBand="0" w:firstRowFirstColumn="0" w:firstRowLastColumn="0" w:lastRowFirstColumn="0" w:lastRowLastColumn="0"/>
            </w:pPr>
            <w:r>
              <w:t>Deterministic</w:t>
            </w:r>
          </w:p>
          <w:p w14:paraId="70860020" w14:textId="77777777" w:rsidR="00575CB8" w:rsidRDefault="00575CB8" w:rsidP="0094019A">
            <w:pPr>
              <w:spacing w:after="0"/>
              <w:cnfStyle w:val="000000000000" w:firstRow="0" w:lastRow="0" w:firstColumn="0" w:lastColumn="0" w:oddVBand="0" w:evenVBand="0" w:oddHBand="0" w:evenHBand="0" w:firstRowFirstColumn="0" w:firstRowLastColumn="0" w:lastRowFirstColumn="0" w:lastRowLastColumn="0"/>
            </w:pPr>
            <w:r>
              <w:t>Fail on any OCR errors</w:t>
            </w:r>
          </w:p>
          <w:p w14:paraId="5FBFAE27" w14:textId="77777777" w:rsidR="00575CB8" w:rsidRDefault="0094019A" w:rsidP="0094019A">
            <w:pPr>
              <w:spacing w:after="0"/>
              <w:cnfStyle w:val="000000000000" w:firstRow="0" w:lastRow="0" w:firstColumn="0" w:lastColumn="0" w:oddVBand="0" w:evenVBand="0" w:oddHBand="0" w:evenHBand="0" w:firstRowFirstColumn="0" w:firstRowLastColumn="0" w:lastRowFirstColumn="0" w:lastRowLastColumn="0"/>
            </w:pPr>
            <w:r>
              <w:t>Can have l</w:t>
            </w:r>
            <w:r w:rsidR="00575CB8">
              <w:t xml:space="preserve">atency </w:t>
            </w:r>
            <w:r>
              <w:t>p</w:t>
            </w:r>
            <w:r w:rsidR="00575CB8">
              <w:t>roblems</w:t>
            </w:r>
          </w:p>
          <w:p w14:paraId="578908F9" w14:textId="77777777" w:rsidR="00575CB8" w:rsidRDefault="00575CB8" w:rsidP="0094019A">
            <w:pPr>
              <w:spacing w:after="0"/>
              <w:cnfStyle w:val="000000000000" w:firstRow="0" w:lastRow="0" w:firstColumn="0" w:lastColumn="0" w:oddVBand="0" w:evenVBand="0" w:oddHBand="0" w:evenHBand="0" w:firstRowFirstColumn="0" w:firstRowLastColumn="0" w:lastRowFirstColumn="0" w:lastRowLastColumn="0"/>
            </w:pPr>
            <w:r>
              <w:t>DLLs need installing on all clients</w:t>
            </w:r>
          </w:p>
        </w:tc>
      </w:tr>
      <w:tr w:rsidR="00575CB8" w14:paraId="149B35C5" w14:textId="77777777" w:rsidTr="0094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14:paraId="50203056" w14:textId="77777777" w:rsidR="00575CB8" w:rsidRDefault="00575CB8" w:rsidP="00535D57">
            <w:r>
              <w:t>Dictionaries</w:t>
            </w:r>
          </w:p>
        </w:tc>
        <w:tc>
          <w:tcPr>
            <w:tcW w:w="4140" w:type="dxa"/>
          </w:tcPr>
          <w:p w14:paraId="7DEB2CDA"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t>Easy to create</w:t>
            </w:r>
          </w:p>
        </w:tc>
        <w:tc>
          <w:tcPr>
            <w:tcW w:w="3647" w:type="dxa"/>
          </w:tcPr>
          <w:p w14:paraId="4224B0B0" w14:textId="77777777" w:rsidR="00575CB8" w:rsidRDefault="00575CB8" w:rsidP="0094019A">
            <w:pPr>
              <w:spacing w:after="0"/>
              <w:cnfStyle w:val="000000100000" w:firstRow="0" w:lastRow="0" w:firstColumn="0" w:lastColumn="0" w:oddVBand="0" w:evenVBand="0" w:oddHBand="1" w:evenHBand="0" w:firstRowFirstColumn="0" w:firstRowLastColumn="0" w:lastRowFirstColumn="0" w:lastRowLastColumn="0"/>
            </w:pPr>
            <w:r>
              <w:t>Require project republishing</w:t>
            </w:r>
          </w:p>
        </w:tc>
      </w:tr>
    </w:tbl>
    <w:p w14:paraId="216A7446" w14:textId="77777777" w:rsidR="00E1769C" w:rsidRDefault="000F7676" w:rsidP="007123E4">
      <w:pPr>
        <w:pStyle w:val="Heading1"/>
      </w:pPr>
      <w:bookmarkStart w:id="402" w:name="_Toc382141844"/>
      <w:bookmarkStart w:id="403" w:name="_Toc382142162"/>
      <w:bookmarkStart w:id="404" w:name="_Toc382990314"/>
      <w:bookmarkStart w:id="405" w:name="_Toc386812608"/>
      <w:r>
        <w:lastRenderedPageBreak/>
        <w:t>Tables</w:t>
      </w:r>
      <w:bookmarkEnd w:id="402"/>
      <w:bookmarkEnd w:id="403"/>
      <w:bookmarkEnd w:id="404"/>
      <w:bookmarkEnd w:id="405"/>
      <w:r w:rsidR="005F1213">
        <w:fldChar w:fldCharType="begin"/>
      </w:r>
      <w:r w:rsidR="005F1213">
        <w:instrText xml:space="preserve"> XE "</w:instrText>
      </w:r>
      <w:r w:rsidR="005F1213" w:rsidRPr="00A64640">
        <w:instrText>Tables</w:instrText>
      </w:r>
      <w:r w:rsidR="005F1213">
        <w:instrText xml:space="preserve">" </w:instrText>
      </w:r>
      <w:r w:rsidR="005F1213">
        <w:fldChar w:fldCharType="end"/>
      </w:r>
    </w:p>
    <w:p w14:paraId="0BFB73A1" w14:textId="77777777" w:rsidR="00E1769C" w:rsidRPr="00536AF3" w:rsidRDefault="00E1769C" w:rsidP="00EE1968">
      <w:r>
        <w:t>Line Item matching is the most time</w:t>
      </w:r>
      <w:r w:rsidR="00131B9F">
        <w:t>-</w:t>
      </w:r>
      <w:r>
        <w:t xml:space="preserve">consuming task for account processing clerks, and </w:t>
      </w:r>
      <w:r w:rsidR="00131B9F">
        <w:t>it</w:t>
      </w:r>
      <w:r>
        <w:t xml:space="preserve"> can easily provide the largest return on investment in a KTM solution.</w:t>
      </w:r>
      <w:r w:rsidR="00504714">
        <w:br/>
      </w:r>
      <w:r w:rsidR="00504714">
        <w:rPr>
          <w:noProof/>
          <w:lang w:bidi="ar-SA"/>
        </w:rPr>
        <w:drawing>
          <wp:inline distT="0" distB="0" distL="0" distR="0" wp14:anchorId="3705803B" wp14:editId="691523C9">
            <wp:extent cx="3140710" cy="2489200"/>
            <wp:effectExtent l="19050" t="19050" r="21590" b="25400"/>
            <wp:docPr id="38941" name="Picture 38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3140710" cy="2489200"/>
                    </a:xfrm>
                    <a:prstGeom prst="rect">
                      <a:avLst/>
                    </a:prstGeom>
                    <a:ln>
                      <a:solidFill>
                        <a:schemeClr val="tx1"/>
                      </a:solidFill>
                    </a:ln>
                  </pic:spPr>
                </pic:pic>
              </a:graphicData>
            </a:graphic>
          </wp:inline>
        </w:drawing>
      </w:r>
    </w:p>
    <w:p w14:paraId="488FA4EE" w14:textId="77777777" w:rsidR="00E1769C" w:rsidRDefault="00E1769C" w:rsidP="00EE1968">
      <w:r>
        <w:t xml:space="preserve">KTM’s Table Locators use at least </w:t>
      </w:r>
      <w:r w:rsidR="003C4EC5">
        <w:t>seven</w:t>
      </w:r>
      <w:r>
        <w:t xml:space="preserve"> different methods to find the line items of an invoice and can be difficult to configure optimally.</w:t>
      </w:r>
    </w:p>
    <w:p w14:paraId="49B71634" w14:textId="77777777" w:rsidR="00EE1968" w:rsidRDefault="00E1769C" w:rsidP="00EE1968">
      <w:r>
        <w:t xml:space="preserve">We recommend combining Manual and Automatic Methods. This </w:t>
      </w:r>
      <w:r w:rsidR="00131B9F">
        <w:t xml:space="preserve">is </w:t>
      </w:r>
      <w:r>
        <w:t>why trained tables use the Manual Method and unknown tables use the automatic method.</w:t>
      </w:r>
    </w:p>
    <w:p w14:paraId="0FDB9745" w14:textId="77777777" w:rsidR="00E1769C" w:rsidRDefault="00E1769C" w:rsidP="00E1769C">
      <w:pPr>
        <w:pStyle w:val="Heading2"/>
      </w:pPr>
      <w:bookmarkStart w:id="406" w:name="_Toc382141845"/>
      <w:bookmarkStart w:id="407" w:name="_Toc382142163"/>
      <w:bookmarkStart w:id="408" w:name="_Toc382990315"/>
      <w:bookmarkStart w:id="409" w:name="_Toc386812609"/>
      <w:r>
        <w:t>Automatic Table Locators</w:t>
      </w:r>
      <w:bookmarkEnd w:id="406"/>
      <w:bookmarkEnd w:id="407"/>
      <w:bookmarkEnd w:id="408"/>
      <w:bookmarkEnd w:id="409"/>
      <w:r w:rsidR="005F1213">
        <w:fldChar w:fldCharType="begin"/>
      </w:r>
      <w:r w:rsidR="005F1213">
        <w:instrText xml:space="preserve"> XE "</w:instrText>
      </w:r>
      <w:r w:rsidR="005F1213" w:rsidRPr="00A64640">
        <w:instrText>Automatic Table Locators</w:instrText>
      </w:r>
      <w:r w:rsidR="005F1213">
        <w:instrText xml:space="preserve">" </w:instrText>
      </w:r>
      <w:r w:rsidR="005F1213">
        <w:fldChar w:fldCharType="end"/>
      </w:r>
    </w:p>
    <w:p w14:paraId="7646E564" w14:textId="77777777" w:rsidR="00E1769C" w:rsidRDefault="00E1769C" w:rsidP="00E1769C">
      <w:r>
        <w:t xml:space="preserve">The automatic table locator is used to locate the table on an </w:t>
      </w:r>
      <w:r w:rsidRPr="0094019A">
        <w:t>unknown invoice</w:t>
      </w:r>
      <w:r>
        <w:t>. It attempts to find:</w:t>
      </w:r>
    </w:p>
    <w:p w14:paraId="18DB176E" w14:textId="77777777" w:rsidR="00E1769C" w:rsidRDefault="00E1769C" w:rsidP="00E20F1D">
      <w:pPr>
        <w:pStyle w:val="ListParagraph"/>
        <w:numPr>
          <w:ilvl w:val="0"/>
          <w:numId w:val="41"/>
        </w:numPr>
        <w:contextualSpacing w:val="0"/>
      </w:pPr>
      <w:r>
        <w:t>The table header</w:t>
      </w:r>
    </w:p>
    <w:p w14:paraId="281E923B" w14:textId="77777777" w:rsidR="00E1769C" w:rsidRDefault="00E1769C" w:rsidP="00E20F1D">
      <w:pPr>
        <w:pStyle w:val="ListParagraph"/>
        <w:numPr>
          <w:ilvl w:val="0"/>
          <w:numId w:val="41"/>
        </w:numPr>
        <w:contextualSpacing w:val="0"/>
      </w:pPr>
      <w:r>
        <w:t>The rows and the columns</w:t>
      </w:r>
    </w:p>
    <w:p w14:paraId="37DCAEE9" w14:textId="77777777" w:rsidR="00E1769C" w:rsidRDefault="00E1769C" w:rsidP="00E20F1D">
      <w:pPr>
        <w:pStyle w:val="ListParagraph"/>
        <w:numPr>
          <w:ilvl w:val="0"/>
          <w:numId w:val="41"/>
        </w:numPr>
        <w:contextualSpacing w:val="0"/>
      </w:pPr>
      <w:r>
        <w:t>The identity of the columns</w:t>
      </w:r>
    </w:p>
    <w:p w14:paraId="282EF371" w14:textId="77777777" w:rsidR="00E1769C" w:rsidRDefault="00E1769C" w:rsidP="00E20F1D">
      <w:pPr>
        <w:pStyle w:val="ListParagraph"/>
        <w:numPr>
          <w:ilvl w:val="0"/>
          <w:numId w:val="41"/>
        </w:numPr>
        <w:contextualSpacing w:val="0"/>
      </w:pPr>
      <w:r>
        <w:t>The end of the table</w:t>
      </w:r>
    </w:p>
    <w:p w14:paraId="2C3E04E0" w14:textId="77777777" w:rsidR="00EE1968" w:rsidRDefault="00E1769C" w:rsidP="00E1769C">
      <w:r>
        <w:t>KTM 5.5 added the ability to the Table Locator to take the Line Item Matching Locator’s table as input.</w:t>
      </w:r>
    </w:p>
    <w:p w14:paraId="624DE282" w14:textId="77777777" w:rsidR="00E1769C" w:rsidRDefault="00E1769C" w:rsidP="0094019A">
      <w:pPr>
        <w:spacing w:after="240"/>
      </w:pPr>
      <w:r>
        <w:t>To detect the header of a table, you will need to train 50-100 invoices in Table header packs per language for this to be successful.</w:t>
      </w:r>
    </w:p>
    <w:p w14:paraId="60F78CF6" w14:textId="77777777" w:rsidR="00E1769C" w:rsidRDefault="00E1769C" w:rsidP="003B47FA">
      <w:pPr>
        <w:pStyle w:val="Heading3"/>
      </w:pPr>
      <w:bookmarkStart w:id="410" w:name="_Toc382141846"/>
      <w:bookmarkStart w:id="411" w:name="_Toc382142164"/>
      <w:bookmarkStart w:id="412" w:name="_Toc382990316"/>
      <w:bookmarkStart w:id="413" w:name="_Toc386812610"/>
      <w:r>
        <w:lastRenderedPageBreak/>
        <w:t>Table Model</w:t>
      </w:r>
      <w:bookmarkEnd w:id="410"/>
      <w:bookmarkEnd w:id="411"/>
      <w:bookmarkEnd w:id="412"/>
      <w:bookmarkEnd w:id="413"/>
      <w:r w:rsidR="005F1213">
        <w:fldChar w:fldCharType="begin"/>
      </w:r>
      <w:r w:rsidR="005F1213">
        <w:instrText xml:space="preserve"> XE "</w:instrText>
      </w:r>
      <w:r w:rsidR="005F1213" w:rsidRPr="00A64640">
        <w:instrText>Table Model</w:instrText>
      </w:r>
      <w:r w:rsidR="005F1213">
        <w:instrText xml:space="preserve">" </w:instrText>
      </w:r>
      <w:r w:rsidR="005F1213">
        <w:fldChar w:fldCharType="end"/>
      </w:r>
    </w:p>
    <w:p w14:paraId="13E79D40" w14:textId="77777777" w:rsidR="00E1769C" w:rsidRDefault="00E1769C" w:rsidP="00504714">
      <w:pPr>
        <w:keepNext/>
      </w:pPr>
      <w:r>
        <w:t>Make your table model as simple as possible. Your table model should exactly the columns required for</w:t>
      </w:r>
      <w:r w:rsidR="00EE1968">
        <w:t xml:space="preserve"> data entry into the ERP system</w:t>
      </w:r>
      <w:r>
        <w:t xml:space="preserve">. </w:t>
      </w:r>
      <w:r w:rsidR="003C4EC5">
        <w:t>But</w:t>
      </w:r>
      <w:r>
        <w:t xml:space="preserve"> use the built-in KTM columns where possible, </w:t>
      </w:r>
      <w:r w:rsidR="003C4EC5">
        <w:t>because</w:t>
      </w:r>
      <w:r>
        <w:t xml:space="preserve"> they are used by the detection algorithms</w:t>
      </w:r>
      <w:r w:rsidR="00131B9F">
        <w:t>. C</w:t>
      </w:r>
      <w:r>
        <w:t>ustom columns will require header detection to be found.</w:t>
      </w:r>
    </w:p>
    <w:p w14:paraId="37885899" w14:textId="77777777" w:rsidR="00E1769C" w:rsidRDefault="00E1769C" w:rsidP="00E1769C">
      <w:r>
        <w:rPr>
          <w:noProof/>
          <w:lang w:bidi="ar-SA"/>
        </w:rPr>
        <w:drawing>
          <wp:inline distT="0" distB="0" distL="0" distR="0" wp14:anchorId="6B0AB361" wp14:editId="14907685">
            <wp:extent cx="3695700" cy="1057275"/>
            <wp:effectExtent l="0" t="0" r="0" b="9525"/>
            <wp:docPr id="1046" name="Picture 1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695700" cy="1057275"/>
                    </a:xfrm>
                    <a:prstGeom prst="rect">
                      <a:avLst/>
                    </a:prstGeom>
                  </pic:spPr>
                </pic:pic>
              </a:graphicData>
            </a:graphic>
          </wp:inline>
        </w:drawing>
      </w:r>
    </w:p>
    <w:p w14:paraId="04BBAFD7" w14:textId="77777777" w:rsidR="00E1769C" w:rsidRDefault="00E1769C" w:rsidP="0094019A">
      <w:pPr>
        <w:spacing w:after="240"/>
        <w:jc w:val="center"/>
      </w:pPr>
      <w:r>
        <w:t>Note: the “Unit Measure” column look</w:t>
      </w:r>
      <w:r w:rsidR="003C4EC5">
        <w:t>s</w:t>
      </w:r>
      <w:r>
        <w:t xml:space="preserve"> for scaling units</w:t>
      </w:r>
      <w:r w:rsidR="003C4EC5">
        <w:t>:</w:t>
      </w:r>
      <w:r>
        <w:t xml:space="preserve"> 1, 100</w:t>
      </w:r>
      <w:r w:rsidR="003C4EC5">
        <w:t>,</w:t>
      </w:r>
      <w:r>
        <w:t xml:space="preserve"> or 1000. It not kg,m²</w:t>
      </w:r>
      <w:r w:rsidR="003C4EC5">
        <w:t>, and so on</w:t>
      </w:r>
      <w:r>
        <w:t>.</w:t>
      </w:r>
    </w:p>
    <w:p w14:paraId="2F557ECF" w14:textId="77777777" w:rsidR="00131B9F" w:rsidRDefault="00131B9F">
      <w:pPr>
        <w:spacing w:after="0"/>
        <w:rPr>
          <w:b/>
          <w:bCs/>
          <w:color w:val="4F81BD"/>
          <w:szCs w:val="28"/>
        </w:rPr>
      </w:pPr>
      <w:r>
        <w:br w:type="page"/>
      </w:r>
    </w:p>
    <w:p w14:paraId="7DEE8B69" w14:textId="77777777" w:rsidR="00E1769C" w:rsidRDefault="00E1769C" w:rsidP="003B47FA">
      <w:pPr>
        <w:pStyle w:val="Heading3"/>
      </w:pPr>
      <w:bookmarkStart w:id="414" w:name="_Toc382141847"/>
      <w:bookmarkStart w:id="415" w:name="_Toc382142165"/>
      <w:bookmarkStart w:id="416" w:name="_Toc382990317"/>
      <w:bookmarkStart w:id="417" w:name="_Toc386812611"/>
      <w:r>
        <w:lastRenderedPageBreak/>
        <w:t>Table Header Pack</w:t>
      </w:r>
      <w:bookmarkEnd w:id="414"/>
      <w:bookmarkEnd w:id="415"/>
      <w:bookmarkEnd w:id="416"/>
      <w:bookmarkEnd w:id="417"/>
      <w:r w:rsidR="005F1213">
        <w:fldChar w:fldCharType="begin"/>
      </w:r>
      <w:r w:rsidR="005F1213">
        <w:instrText xml:space="preserve"> XE "</w:instrText>
      </w:r>
      <w:r w:rsidR="005F1213" w:rsidRPr="00A64640">
        <w:instrText>Table Header Pack</w:instrText>
      </w:r>
      <w:r w:rsidR="005F1213">
        <w:instrText xml:space="preserve">" </w:instrText>
      </w:r>
      <w:r w:rsidR="005F1213">
        <w:fldChar w:fldCharType="end"/>
      </w:r>
    </w:p>
    <w:p w14:paraId="43672E89" w14:textId="77777777" w:rsidR="00E1769C" w:rsidRDefault="00E1769C" w:rsidP="00E1769C">
      <w:r>
        <w:t xml:space="preserve">A header pack consists simply of </w:t>
      </w:r>
      <w:r w:rsidR="003C4EC5">
        <w:t>three</w:t>
      </w:r>
      <w:r>
        <w:t xml:space="preserve"> text files. Try to make these files as complete as possible. Correct OCR errors manually. Header detection works best on column names that have no word-wrapping.</w:t>
      </w:r>
    </w:p>
    <w:p w14:paraId="68710D1E" w14:textId="77777777" w:rsidR="00504714" w:rsidRDefault="00E1769C" w:rsidP="00E20F1D">
      <w:pPr>
        <w:pStyle w:val="ListParagraph"/>
        <w:numPr>
          <w:ilvl w:val="0"/>
          <w:numId w:val="42"/>
        </w:numPr>
      </w:pPr>
      <w:r>
        <w:t xml:space="preserve">Header </w:t>
      </w:r>
      <w:r w:rsidR="00C23870">
        <w:t>r</w:t>
      </w:r>
      <w:r>
        <w:t xml:space="preserve">ow </w:t>
      </w:r>
      <w:r w:rsidR="00C23870">
        <w:t>e</w:t>
      </w:r>
      <w:r>
        <w:t>xamples</w:t>
      </w:r>
      <w:r w:rsidR="00C23870">
        <w:t>:</w:t>
      </w:r>
    </w:p>
    <w:p w14:paraId="54111F73" w14:textId="77777777" w:rsidR="00E1769C" w:rsidRDefault="00504714" w:rsidP="00504714">
      <w:pPr>
        <w:pStyle w:val="ListParagraph"/>
      </w:pPr>
      <w:r>
        <w:rPr>
          <w:noProof/>
          <w:lang w:bidi="ar-SA"/>
        </w:rPr>
        <w:drawing>
          <wp:inline distT="0" distB="0" distL="0" distR="0" wp14:anchorId="051F7D8C" wp14:editId="2420244D">
            <wp:extent cx="3448050" cy="1188720"/>
            <wp:effectExtent l="19050" t="19050" r="19050" b="11430"/>
            <wp:docPr id="38943" name="Picture 38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extLst>
                        <a:ext uri="{28A0092B-C50C-407E-A947-70E740481C1C}">
                          <a14:useLocalDpi xmlns:a14="http://schemas.microsoft.com/office/drawing/2010/main" val="0"/>
                        </a:ext>
                      </a:extLst>
                    </a:blip>
                    <a:srcRect t="-1" b="42814"/>
                    <a:stretch/>
                  </pic:blipFill>
                  <pic:spPr bwMode="auto">
                    <a:xfrm>
                      <a:off x="0" y="0"/>
                      <a:ext cx="3448050" cy="1188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FF059AB" w14:textId="77777777" w:rsidR="00504714" w:rsidRDefault="00E1769C" w:rsidP="00E20F1D">
      <w:pPr>
        <w:pStyle w:val="ListParagraph"/>
        <w:numPr>
          <w:ilvl w:val="0"/>
          <w:numId w:val="42"/>
        </w:numPr>
      </w:pPr>
      <w:r>
        <w:t xml:space="preserve">Non-Header </w:t>
      </w:r>
      <w:r w:rsidR="00C23870">
        <w:t>r</w:t>
      </w:r>
      <w:r>
        <w:t xml:space="preserve">ow </w:t>
      </w:r>
      <w:r w:rsidR="00C23870">
        <w:t>e</w:t>
      </w:r>
      <w:r>
        <w:t>xamples</w:t>
      </w:r>
      <w:r w:rsidR="00C23870">
        <w:t>:</w:t>
      </w:r>
    </w:p>
    <w:p w14:paraId="32ACB543" w14:textId="77777777" w:rsidR="00E1769C" w:rsidRDefault="00504714" w:rsidP="00504714">
      <w:pPr>
        <w:pStyle w:val="ListParagraph"/>
      </w:pPr>
      <w:r>
        <w:rPr>
          <w:noProof/>
          <w:lang w:bidi="ar-SA"/>
        </w:rPr>
        <w:drawing>
          <wp:inline distT="0" distB="0" distL="0" distR="0" wp14:anchorId="001D598B" wp14:editId="0100EC7C">
            <wp:extent cx="3441065" cy="731520"/>
            <wp:effectExtent l="19050" t="19050" r="26035" b="11430"/>
            <wp:docPr id="38944" name="Picture 38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3">
                      <a:extLst>
                        <a:ext uri="{28A0092B-C50C-407E-A947-70E740481C1C}">
                          <a14:useLocalDpi xmlns:a14="http://schemas.microsoft.com/office/drawing/2010/main" val="0"/>
                        </a:ext>
                      </a:extLst>
                    </a:blip>
                    <a:srcRect t="65599" b="-855"/>
                    <a:stretch/>
                  </pic:blipFill>
                  <pic:spPr bwMode="auto">
                    <a:xfrm>
                      <a:off x="0" y="0"/>
                      <a:ext cx="3441065" cy="7315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6B29166" w14:textId="77777777" w:rsidR="00504714" w:rsidRDefault="00E1769C" w:rsidP="00E20F1D">
      <w:pPr>
        <w:pStyle w:val="ListParagraph"/>
        <w:numPr>
          <w:ilvl w:val="0"/>
          <w:numId w:val="42"/>
        </w:numPr>
        <w:spacing w:after="240"/>
        <w:contextualSpacing w:val="0"/>
      </w:pPr>
      <w:r>
        <w:t>Header Keywords</w:t>
      </w:r>
    </w:p>
    <w:p w14:paraId="2B80C987" w14:textId="77777777" w:rsidR="00C23870" w:rsidRDefault="00504714" w:rsidP="00504714">
      <w:pPr>
        <w:pStyle w:val="ListParagraph"/>
        <w:spacing w:after="240"/>
        <w:contextualSpacing w:val="0"/>
        <w:jc w:val="center"/>
      </w:pPr>
      <w:r w:rsidRPr="00F648D5">
        <w:rPr>
          <w:noProof/>
          <w:lang w:bidi="ar-SA"/>
        </w:rPr>
        <w:drawing>
          <wp:inline distT="0" distB="0" distL="0" distR="0" wp14:anchorId="1B7D135D" wp14:editId="285C8F1F">
            <wp:extent cx="6680200" cy="1282700"/>
            <wp:effectExtent l="19050" t="19050" r="25400" b="12700"/>
            <wp:docPr id="389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20" name="Picture 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680200" cy="1282700"/>
                    </a:xfrm>
                    <a:prstGeom prst="rect">
                      <a:avLst/>
                    </a:prstGeom>
                    <a:noFill/>
                    <a:ln w="3175">
                      <a:solidFill>
                        <a:schemeClr val="tx1"/>
                      </a:solidFill>
                      <a:miter lim="800000"/>
                      <a:headEnd/>
                      <a:tailEnd/>
                    </a:ln>
                    <a:extLst/>
                  </pic:spPr>
                </pic:pic>
              </a:graphicData>
            </a:graphic>
          </wp:inline>
        </w:drawing>
      </w:r>
    </w:p>
    <w:p w14:paraId="06C000DC" w14:textId="77777777" w:rsidR="00E1769C" w:rsidRPr="00D915A5" w:rsidRDefault="00E1769C" w:rsidP="003B47FA">
      <w:pPr>
        <w:pStyle w:val="Heading3"/>
      </w:pPr>
      <w:bookmarkStart w:id="418" w:name="_Toc382141848"/>
      <w:bookmarkStart w:id="419" w:name="_Toc382142166"/>
      <w:bookmarkStart w:id="420" w:name="_Toc382990318"/>
      <w:bookmarkStart w:id="421" w:name="_Toc386812612"/>
      <w:r>
        <w:t xml:space="preserve">Row </w:t>
      </w:r>
      <w:r w:rsidR="00C23870">
        <w:t>and</w:t>
      </w:r>
      <w:r>
        <w:t xml:space="preserve"> Column Detection</w:t>
      </w:r>
      <w:bookmarkEnd w:id="418"/>
      <w:bookmarkEnd w:id="419"/>
      <w:bookmarkEnd w:id="420"/>
      <w:bookmarkEnd w:id="421"/>
    </w:p>
    <w:p w14:paraId="0EEDAFF9" w14:textId="77777777" w:rsidR="00E1769C" w:rsidRDefault="00E1769C" w:rsidP="0094019A">
      <w:pPr>
        <w:spacing w:after="240"/>
      </w:pPr>
      <w:r>
        <w:t xml:space="preserve">The next step applies </w:t>
      </w:r>
      <w:r w:rsidR="00C23870">
        <w:t>five</w:t>
      </w:r>
      <w:r>
        <w:t xml:space="preserve"> different algorithms</w:t>
      </w:r>
      <w:r w:rsidR="00C23870">
        <w:t xml:space="preserve"> that</w:t>
      </w:r>
      <w:r>
        <w:t xml:space="preserve"> attempt to read the lines under the header and interpret the columns. </w:t>
      </w:r>
      <w:r w:rsidR="00C23870">
        <w:t>To</w:t>
      </w:r>
      <w:r>
        <w:t xml:space="preserve"> switch the Table Locator configuration panel into Debug Mode where you can test individual algorithms</w:t>
      </w:r>
      <w:r w:rsidR="00C23870">
        <w:t>,</w:t>
      </w:r>
      <w:r>
        <w:t xml:space="preserve"> press C</w:t>
      </w:r>
      <w:r w:rsidR="00C23870">
        <w:t>trl</w:t>
      </w:r>
      <w:r>
        <w:t xml:space="preserve">-F12. The algorithm with the best score wins – the other </w:t>
      </w:r>
      <w:r w:rsidR="00C23870">
        <w:t>four</w:t>
      </w:r>
      <w:r>
        <w:t xml:space="preserve"> are ignored.</w:t>
      </w:r>
    </w:p>
    <w:p w14:paraId="4F8491D6" w14:textId="77777777" w:rsidR="00E1769C" w:rsidRDefault="00E1769C" w:rsidP="00C23870">
      <w:pPr>
        <w:jc w:val="center"/>
      </w:pPr>
      <w:r>
        <w:rPr>
          <w:noProof/>
          <w:lang w:bidi="ar-SA"/>
        </w:rPr>
        <w:drawing>
          <wp:inline distT="0" distB="0" distL="0" distR="0" wp14:anchorId="01EB5721" wp14:editId="3C7A4FAD">
            <wp:extent cx="5731510" cy="2109514"/>
            <wp:effectExtent l="19050" t="19050" r="21590" b="24130"/>
            <wp:docPr id="38946" name="Picture 38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731510" cy="2109514"/>
                    </a:xfrm>
                    <a:prstGeom prst="rect">
                      <a:avLst/>
                    </a:prstGeom>
                    <a:ln>
                      <a:solidFill>
                        <a:schemeClr val="tx1"/>
                      </a:solidFill>
                    </a:ln>
                  </pic:spPr>
                </pic:pic>
              </a:graphicData>
            </a:graphic>
          </wp:inline>
        </w:drawing>
      </w:r>
    </w:p>
    <w:p w14:paraId="2BDBA94B" w14:textId="77777777" w:rsidR="00E1769C" w:rsidRDefault="00E1769C" w:rsidP="003B47FA">
      <w:pPr>
        <w:pStyle w:val="Heading3"/>
      </w:pPr>
      <w:bookmarkStart w:id="422" w:name="_Toc382141849"/>
      <w:bookmarkStart w:id="423" w:name="_Toc382142167"/>
      <w:bookmarkStart w:id="424" w:name="_Toc382990319"/>
      <w:bookmarkStart w:id="425" w:name="_Toc386812613"/>
      <w:r>
        <w:t>Amount</w:t>
      </w:r>
      <w:r w:rsidR="00131B9F">
        <w:t>-b</w:t>
      </w:r>
      <w:r>
        <w:t>ased Algorithm</w:t>
      </w:r>
      <w:bookmarkEnd w:id="422"/>
      <w:bookmarkEnd w:id="423"/>
      <w:bookmarkEnd w:id="424"/>
      <w:bookmarkEnd w:id="425"/>
      <w:r w:rsidR="005F1213">
        <w:fldChar w:fldCharType="begin"/>
      </w:r>
      <w:r w:rsidR="005F1213">
        <w:instrText xml:space="preserve"> XE "</w:instrText>
      </w:r>
      <w:r w:rsidR="005F1213" w:rsidRPr="00A64640">
        <w:instrText>Amount-based Algorithm</w:instrText>
      </w:r>
      <w:r w:rsidR="005F1213">
        <w:instrText xml:space="preserve">" </w:instrText>
      </w:r>
      <w:r w:rsidR="005F1213">
        <w:fldChar w:fldCharType="end"/>
      </w:r>
    </w:p>
    <w:p w14:paraId="24FA60F7" w14:textId="77777777" w:rsidR="00C23870" w:rsidRDefault="00E1769C" w:rsidP="00E1769C">
      <w:r>
        <w:t>Attempts to find mathematical relationships in rows (e.g. A*B=C).</w:t>
      </w:r>
    </w:p>
    <w:p w14:paraId="3466987B" w14:textId="77777777" w:rsidR="00E1769C" w:rsidRDefault="00E1769C" w:rsidP="00E1769C">
      <w:r>
        <w:lastRenderedPageBreak/>
        <w:t>To improve it, make sure that your format locator that feeds the table locator is finding the amounts in the table.</w:t>
      </w:r>
    </w:p>
    <w:p w14:paraId="5EF47BBA" w14:textId="77777777" w:rsidR="00E1769C" w:rsidRDefault="00E1769C" w:rsidP="003B47FA">
      <w:pPr>
        <w:pStyle w:val="Heading3"/>
      </w:pPr>
      <w:bookmarkStart w:id="426" w:name="_Toc382141850"/>
      <w:bookmarkStart w:id="427" w:name="_Toc382142168"/>
      <w:bookmarkStart w:id="428" w:name="_Toc382990320"/>
      <w:bookmarkStart w:id="429" w:name="_Toc386812614"/>
      <w:r>
        <w:t>Position</w:t>
      </w:r>
      <w:r w:rsidR="00131B9F">
        <w:t>-b</w:t>
      </w:r>
      <w:r>
        <w:t>ased Algorithm</w:t>
      </w:r>
      <w:bookmarkEnd w:id="426"/>
      <w:bookmarkEnd w:id="427"/>
      <w:bookmarkEnd w:id="428"/>
      <w:bookmarkEnd w:id="429"/>
      <w:r w:rsidR="005F1213">
        <w:fldChar w:fldCharType="begin"/>
      </w:r>
      <w:r w:rsidR="005F1213">
        <w:instrText xml:space="preserve"> XE "</w:instrText>
      </w:r>
      <w:r w:rsidR="005F1213" w:rsidRPr="00A64640">
        <w:instrText>Position-based Algorithm</w:instrText>
      </w:r>
      <w:r w:rsidR="005F1213">
        <w:instrText xml:space="preserve">" </w:instrText>
      </w:r>
      <w:r w:rsidR="005F1213">
        <w:fldChar w:fldCharType="end"/>
      </w:r>
    </w:p>
    <w:p w14:paraId="643B6EA0" w14:textId="77777777" w:rsidR="00E1769C" w:rsidRPr="005717C5" w:rsidRDefault="00E1769C" w:rsidP="00E1769C">
      <w:r>
        <w:t>Attempts to find an increasing number, probably on the left of the document, which represents the position number in the invoice. Ideally it is 1, 2, 3, 4, 5, 6, …..</w:t>
      </w:r>
    </w:p>
    <w:p w14:paraId="570FEB15" w14:textId="77777777" w:rsidR="00E1769C" w:rsidRDefault="00E1769C" w:rsidP="003B47FA">
      <w:pPr>
        <w:pStyle w:val="Heading3"/>
      </w:pPr>
      <w:bookmarkStart w:id="430" w:name="_Toc382141851"/>
      <w:bookmarkStart w:id="431" w:name="_Toc382142169"/>
      <w:bookmarkStart w:id="432" w:name="_Toc382990321"/>
      <w:bookmarkStart w:id="433" w:name="_Toc386812615"/>
      <w:r>
        <w:t>Header</w:t>
      </w:r>
      <w:r w:rsidR="00131B9F">
        <w:t>-b</w:t>
      </w:r>
      <w:r>
        <w:t>ased Algorithm</w:t>
      </w:r>
      <w:bookmarkEnd w:id="430"/>
      <w:bookmarkEnd w:id="431"/>
      <w:bookmarkEnd w:id="432"/>
      <w:bookmarkEnd w:id="433"/>
      <w:r w:rsidR="005F1213">
        <w:fldChar w:fldCharType="begin"/>
      </w:r>
      <w:r w:rsidR="005F1213">
        <w:instrText xml:space="preserve"> XE "</w:instrText>
      </w:r>
      <w:r w:rsidR="005F1213" w:rsidRPr="00A64640">
        <w:instrText>Header-based Algorithm</w:instrText>
      </w:r>
      <w:r w:rsidR="005F1213">
        <w:instrText xml:space="preserve">" </w:instrText>
      </w:r>
      <w:r w:rsidR="005F1213">
        <w:fldChar w:fldCharType="end"/>
      </w:r>
    </w:p>
    <w:p w14:paraId="18BA613E" w14:textId="77777777" w:rsidR="00C23870" w:rsidRDefault="00E1769C" w:rsidP="00E1769C">
      <w:r>
        <w:t>Attempts to use the header words to understand where the columns are.</w:t>
      </w:r>
    </w:p>
    <w:p w14:paraId="41314E7B" w14:textId="77777777" w:rsidR="00EE1968" w:rsidRDefault="00E1769C" w:rsidP="00E1769C">
      <w:r>
        <w:t>To improve it, make sure that your Table Header Pack is complete with all possible keywords for the columns. Th</w:t>
      </w:r>
      <w:r w:rsidR="00131B9F">
        <w:t>is</w:t>
      </w:r>
      <w:r>
        <w:t xml:space="preserve"> example would fail to find the discount and supplier article code columns. There are only </w:t>
      </w:r>
      <w:r w:rsidR="00C23870">
        <w:t>four</w:t>
      </w:r>
      <w:r>
        <w:t xml:space="preserve"> description column names, which are also probably too few. Correct the spelling of the keywords to improve fuzzy scoring across all of your invoices.</w:t>
      </w:r>
    </w:p>
    <w:p w14:paraId="1B9C9F0D" w14:textId="77777777" w:rsidR="00E1769C" w:rsidRDefault="00E1769C" w:rsidP="0094019A">
      <w:pPr>
        <w:jc w:val="center"/>
      </w:pPr>
      <w:r w:rsidRPr="00D915A5">
        <w:rPr>
          <w:noProof/>
          <w:lang w:eastAsia="en-AU"/>
        </w:rPr>
        <w:t xml:space="preserve"> </w:t>
      </w:r>
      <w:r>
        <w:rPr>
          <w:noProof/>
          <w:lang w:bidi="ar-SA"/>
        </w:rPr>
        <w:drawing>
          <wp:inline distT="0" distB="0" distL="0" distR="0" wp14:anchorId="3B4F6CA7" wp14:editId="7108141D">
            <wp:extent cx="3848100" cy="2390775"/>
            <wp:effectExtent l="0" t="0" r="0" b="9525"/>
            <wp:docPr id="1050" name="Picture 1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3848100" cy="2390775"/>
                    </a:xfrm>
                    <a:prstGeom prst="rect">
                      <a:avLst/>
                    </a:prstGeom>
                  </pic:spPr>
                </pic:pic>
              </a:graphicData>
            </a:graphic>
          </wp:inline>
        </w:drawing>
      </w:r>
    </w:p>
    <w:p w14:paraId="628E6B72" w14:textId="77777777" w:rsidR="00E1769C" w:rsidRDefault="00E1769C" w:rsidP="003B47FA">
      <w:pPr>
        <w:pStyle w:val="Heading3"/>
      </w:pPr>
      <w:bookmarkStart w:id="434" w:name="_Toc382141852"/>
      <w:bookmarkStart w:id="435" w:name="_Toc382142170"/>
      <w:bookmarkStart w:id="436" w:name="_Toc382990322"/>
      <w:bookmarkStart w:id="437" w:name="_Toc386812616"/>
      <w:r>
        <w:t>Line</w:t>
      </w:r>
      <w:r w:rsidR="00131B9F">
        <w:t>-b</w:t>
      </w:r>
      <w:r>
        <w:t>ased Algorithm</w:t>
      </w:r>
      <w:bookmarkEnd w:id="434"/>
      <w:bookmarkEnd w:id="435"/>
      <w:bookmarkEnd w:id="436"/>
      <w:bookmarkEnd w:id="437"/>
      <w:r w:rsidR="005F1213">
        <w:fldChar w:fldCharType="begin"/>
      </w:r>
      <w:r w:rsidR="005F1213">
        <w:instrText xml:space="preserve"> XE "</w:instrText>
      </w:r>
      <w:r w:rsidR="005F1213" w:rsidRPr="00A64640">
        <w:instrText>Line-based Algorithm</w:instrText>
      </w:r>
      <w:r w:rsidR="005F1213">
        <w:instrText xml:space="preserve">" </w:instrText>
      </w:r>
      <w:r w:rsidR="005F1213">
        <w:fldChar w:fldCharType="end"/>
      </w:r>
    </w:p>
    <w:p w14:paraId="0CBCD753" w14:textId="77777777" w:rsidR="00E1769C" w:rsidRDefault="00E1769C" w:rsidP="00E1769C">
      <w:r>
        <w:t>Attempts to find the table cells based on horizontal and vertical lines that are on the pages. You cannot improve how this algorithm works.</w:t>
      </w:r>
    </w:p>
    <w:p w14:paraId="439D35A3" w14:textId="77777777" w:rsidR="00E1769C" w:rsidRDefault="00E1769C" w:rsidP="003B47FA">
      <w:pPr>
        <w:pStyle w:val="Heading3"/>
      </w:pPr>
      <w:bookmarkStart w:id="438" w:name="_Toc382141853"/>
      <w:bookmarkStart w:id="439" w:name="_Toc382142171"/>
      <w:bookmarkStart w:id="440" w:name="_Toc382990323"/>
      <w:bookmarkStart w:id="441" w:name="_Toc386812617"/>
      <w:r>
        <w:t>Layout</w:t>
      </w:r>
      <w:r w:rsidR="00131B9F">
        <w:t>-b</w:t>
      </w:r>
      <w:r>
        <w:t>ased Algorithm</w:t>
      </w:r>
      <w:bookmarkEnd w:id="438"/>
      <w:bookmarkEnd w:id="439"/>
      <w:bookmarkEnd w:id="440"/>
      <w:bookmarkEnd w:id="441"/>
    </w:p>
    <w:p w14:paraId="011F87AF" w14:textId="77777777" w:rsidR="00E1769C" w:rsidRPr="0008279A" w:rsidRDefault="00E1769C" w:rsidP="0094019A">
      <w:pPr>
        <w:spacing w:after="240"/>
      </w:pPr>
      <w:r>
        <w:t>Attempts to use white space between columns to understand where the columns are. You cannot improve how this algorithm works.</w:t>
      </w:r>
    </w:p>
    <w:p w14:paraId="31A4F368" w14:textId="77777777" w:rsidR="00E1769C" w:rsidRDefault="00E1769C" w:rsidP="00E1769C">
      <w:pPr>
        <w:pStyle w:val="Heading2"/>
      </w:pPr>
      <w:bookmarkStart w:id="442" w:name="_Toc382141854"/>
      <w:bookmarkStart w:id="443" w:name="_Toc382142172"/>
      <w:bookmarkStart w:id="444" w:name="_Toc382990324"/>
      <w:bookmarkStart w:id="445" w:name="_Toc386812618"/>
      <w:r>
        <w:t>Manual Table Locator</w:t>
      </w:r>
      <w:bookmarkEnd w:id="442"/>
      <w:bookmarkEnd w:id="443"/>
      <w:bookmarkEnd w:id="444"/>
      <w:bookmarkEnd w:id="445"/>
      <w:r w:rsidR="005F1213">
        <w:fldChar w:fldCharType="begin"/>
      </w:r>
      <w:r w:rsidR="005F1213">
        <w:instrText xml:space="preserve"> XE "</w:instrText>
      </w:r>
      <w:r w:rsidR="005F1213" w:rsidRPr="00A64640">
        <w:instrText>Manual Table Locator</w:instrText>
      </w:r>
      <w:r w:rsidR="005F1213">
        <w:instrText xml:space="preserve">" </w:instrText>
      </w:r>
      <w:r w:rsidR="005F1213">
        <w:fldChar w:fldCharType="end"/>
      </w:r>
    </w:p>
    <w:p w14:paraId="201AA46B" w14:textId="77777777" w:rsidR="00E1769C" w:rsidRDefault="00E1769C" w:rsidP="00E1769C">
      <w:r>
        <w:t>This second mode of the Table Locator uses sample documents to identify a previously</w:t>
      </w:r>
      <w:r w:rsidR="00C23870">
        <w:t>-</w:t>
      </w:r>
      <w:r>
        <w:t>seen table.</w:t>
      </w:r>
    </w:p>
    <w:p w14:paraId="39224E5D" w14:textId="77777777" w:rsidR="00EE1968" w:rsidRDefault="00E1769C" w:rsidP="00E1769C">
      <w:r>
        <w:t>You can either make subclasses for important vendors with their own Manual Table Locator, or use the Online Learning Mechanism’s specific knowledge bas</w:t>
      </w:r>
      <w:r w:rsidR="00EE1968">
        <w:t>es to store these sample tables.</w:t>
      </w:r>
    </w:p>
    <w:p w14:paraId="74250B6E" w14:textId="77777777" w:rsidR="00E1769C" w:rsidRDefault="00E1769C" w:rsidP="00E1769C">
      <w:r>
        <w:t xml:space="preserve">The easiest way to understand the table locator is </w:t>
      </w:r>
      <w:r w:rsidR="00C23870">
        <w:t>to imagine</w:t>
      </w:r>
      <w:r>
        <w:t xml:space="preserve"> a stencil (</w:t>
      </w:r>
      <w:hyperlink r:id="rId97" w:history="1">
        <w:r>
          <w:rPr>
            <w:rStyle w:val="Hyperlink"/>
          </w:rPr>
          <w:t>http://en.wikipedia.org/wiki/Stencil</w:t>
        </w:r>
      </w:hyperlink>
      <w:r>
        <w:t>) being moved down the page looking for matches. It does not look for the table header.</w:t>
      </w:r>
    </w:p>
    <w:p w14:paraId="4C34619D" w14:textId="77777777" w:rsidR="00E1769C" w:rsidRPr="0094019A" w:rsidRDefault="00E1769C" w:rsidP="00E1769C">
      <w:pPr>
        <w:rPr>
          <w:b/>
        </w:rPr>
      </w:pPr>
      <w:r w:rsidRPr="0094019A">
        <w:rPr>
          <w:b/>
        </w:rPr>
        <w:t>Tips</w:t>
      </w:r>
    </w:p>
    <w:p w14:paraId="1091982F" w14:textId="77777777" w:rsidR="00E1769C" w:rsidRDefault="00E1769C" w:rsidP="00E20F1D">
      <w:pPr>
        <w:pStyle w:val="ListParagraph"/>
        <w:numPr>
          <w:ilvl w:val="0"/>
          <w:numId w:val="43"/>
        </w:numPr>
      </w:pPr>
      <w:r>
        <w:t>The “master item” should be a table row containing optional row and long descriptions.</w:t>
      </w:r>
    </w:p>
    <w:p w14:paraId="3C87F5E0" w14:textId="77777777" w:rsidR="00E1769C" w:rsidRDefault="00E1769C" w:rsidP="00E20F1D">
      <w:pPr>
        <w:pStyle w:val="ListParagraph"/>
        <w:numPr>
          <w:ilvl w:val="0"/>
          <w:numId w:val="43"/>
        </w:numPr>
      </w:pPr>
      <w:r>
        <w:t>The “master item” should not have missing cells.</w:t>
      </w:r>
    </w:p>
    <w:p w14:paraId="46F0720F" w14:textId="77777777" w:rsidR="00E1769C" w:rsidRDefault="00E1769C" w:rsidP="00E20F1D">
      <w:pPr>
        <w:pStyle w:val="ListParagraph"/>
        <w:numPr>
          <w:ilvl w:val="0"/>
          <w:numId w:val="43"/>
        </w:numPr>
      </w:pPr>
      <w:r>
        <w:lastRenderedPageBreak/>
        <w:t>Mark the optional rows in the master item.</w:t>
      </w:r>
    </w:p>
    <w:p w14:paraId="11548191" w14:textId="77777777" w:rsidR="00E1769C" w:rsidRDefault="00E1769C" w:rsidP="00E20F1D">
      <w:pPr>
        <w:pStyle w:val="ListParagraph"/>
        <w:numPr>
          <w:ilvl w:val="0"/>
          <w:numId w:val="43"/>
        </w:numPr>
      </w:pPr>
      <w:r>
        <w:t>Expand the left and right edges of the cells.</w:t>
      </w:r>
    </w:p>
    <w:p w14:paraId="71FB6287" w14:textId="77777777" w:rsidR="00E1769C" w:rsidRDefault="00E1769C" w:rsidP="00E20F1D">
      <w:pPr>
        <w:pStyle w:val="ListParagraph"/>
        <w:numPr>
          <w:ilvl w:val="0"/>
          <w:numId w:val="43"/>
        </w:numPr>
      </w:pPr>
      <w:r>
        <w:t>Make sure that you mark optional cells.</w:t>
      </w:r>
    </w:p>
    <w:p w14:paraId="53FFC07D" w14:textId="77777777" w:rsidR="00E1769C" w:rsidRDefault="00E1769C" w:rsidP="00E20F1D">
      <w:pPr>
        <w:pStyle w:val="ListParagraph"/>
        <w:numPr>
          <w:ilvl w:val="0"/>
          <w:numId w:val="43"/>
        </w:numPr>
      </w:pPr>
      <w:r>
        <w:t>Cell Types are internal algorithms that attempt to work it if the cells are numeric or alphabetic</w:t>
      </w:r>
      <w:r w:rsidR="00D01F54">
        <w:t>.</w:t>
      </w:r>
    </w:p>
    <w:p w14:paraId="15886789" w14:textId="77777777" w:rsidR="00E1769C" w:rsidRDefault="00E1769C" w:rsidP="00E20F1D">
      <w:pPr>
        <w:pStyle w:val="ListParagraph"/>
        <w:numPr>
          <w:ilvl w:val="0"/>
          <w:numId w:val="43"/>
        </w:numPr>
      </w:pPr>
      <w:r>
        <w:t>After online learning, check and correct specific training samples in the Edit Document Dialog (press F10 on the Xdoc)</w:t>
      </w:r>
      <w:r w:rsidR="00D01F54">
        <w:t>.</w:t>
      </w:r>
    </w:p>
    <w:p w14:paraId="2CF8AA5E" w14:textId="77777777" w:rsidR="00E1769C" w:rsidRDefault="00E1769C" w:rsidP="00E20F1D">
      <w:pPr>
        <w:pStyle w:val="ListParagraph"/>
        <w:numPr>
          <w:ilvl w:val="0"/>
          <w:numId w:val="43"/>
        </w:numPr>
      </w:pPr>
      <w:r>
        <w:t>Anchors are words</w:t>
      </w:r>
      <w:r w:rsidR="00D01F54">
        <w:t xml:space="preserve"> or </w:t>
      </w:r>
      <w:r>
        <w:t>phrases that appear on each table row, but are not needed to be read – they help with matching the stencil.</w:t>
      </w:r>
    </w:p>
    <w:p w14:paraId="5AACA972" w14:textId="77777777" w:rsidR="00C14C0B" w:rsidRDefault="00E1769C" w:rsidP="00E20F1D">
      <w:pPr>
        <w:pStyle w:val="ListParagraph"/>
        <w:numPr>
          <w:ilvl w:val="0"/>
          <w:numId w:val="43"/>
        </w:numPr>
      </w:pPr>
      <w:r>
        <w:t>In the example below we see that columns 2-6 are optional, and that column 6 s too narrow</w:t>
      </w:r>
      <w:r w:rsidR="00C14C0B">
        <w:t xml:space="preserve"> for the “2,00”</w:t>
      </w:r>
      <w:r>
        <w:t xml:space="preserve">. </w:t>
      </w:r>
      <w:r w:rsidR="00C14C0B">
        <w:t xml:space="preserve">However the </w:t>
      </w:r>
      <w:r>
        <w:t xml:space="preserve">2,00 will be </w:t>
      </w:r>
      <w:r w:rsidR="005A7EFC">
        <w:t>correctly</w:t>
      </w:r>
      <w:r>
        <w:t xml:space="preserve"> detected. </w:t>
      </w:r>
      <w:r w:rsidR="00C14C0B">
        <w:t xml:space="preserve">But </w:t>
      </w:r>
      <w:r>
        <w:t xml:space="preserve">if the OCR engine sees </w:t>
      </w:r>
      <w:r w:rsidR="00C14C0B">
        <w:t>“</w:t>
      </w:r>
      <w:r w:rsidRPr="002A27F8">
        <w:t>2</w:t>
      </w:r>
      <w:r>
        <w:t> </w:t>
      </w:r>
      <w:r w:rsidRPr="002A27F8">
        <w:t>00</w:t>
      </w:r>
      <w:r w:rsidR="00C14C0B">
        <w:t>” then only 00 will be found.</w:t>
      </w:r>
    </w:p>
    <w:p w14:paraId="2CED5754" w14:textId="77777777" w:rsidR="00E1769C" w:rsidRDefault="00E1769C" w:rsidP="00E20F1D">
      <w:pPr>
        <w:pStyle w:val="ListParagraph"/>
        <w:numPr>
          <w:ilvl w:val="0"/>
          <w:numId w:val="43"/>
        </w:numPr>
      </w:pPr>
      <w:r>
        <w:t xml:space="preserve">The last row will have </w:t>
      </w:r>
      <w:r w:rsidR="00C14C0B">
        <w:t>“</w:t>
      </w:r>
      <w:r w:rsidRPr="00412EE4">
        <w:t>(</w:t>
      </w:r>
      <w:r>
        <w:t>handlowa)80.06.2009</w:t>
      </w:r>
      <w:r w:rsidR="00C14C0B">
        <w:t>”</w:t>
      </w:r>
      <w:r w:rsidR="00A01A44">
        <w:t xml:space="preserve"> in column 1 because the characters run together.</w:t>
      </w:r>
    </w:p>
    <w:p w14:paraId="283BEDFC" w14:textId="77777777" w:rsidR="00E1769C" w:rsidRDefault="00E1769C" w:rsidP="00E1769C">
      <w:pPr>
        <w:ind w:left="360"/>
      </w:pPr>
      <w:r>
        <w:rPr>
          <w:noProof/>
          <w:lang w:bidi="ar-SA"/>
        </w:rPr>
        <w:drawing>
          <wp:inline distT="0" distB="0" distL="0" distR="0" wp14:anchorId="5DF88762" wp14:editId="226E9558">
            <wp:extent cx="5731510" cy="1536975"/>
            <wp:effectExtent l="171450" t="171450" r="383540" b="368300"/>
            <wp:docPr id="1051" name="Picture 1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8"/>
                    <a:stretch>
                      <a:fillRect/>
                    </a:stretch>
                  </pic:blipFill>
                  <pic:spPr>
                    <a:xfrm>
                      <a:off x="0" y="0"/>
                      <a:ext cx="5731510" cy="1536975"/>
                    </a:xfrm>
                    <a:prstGeom prst="rect">
                      <a:avLst/>
                    </a:prstGeom>
                    <a:ln>
                      <a:noFill/>
                    </a:ln>
                    <a:effectLst>
                      <a:outerShdw blurRad="292100" dist="139700" dir="2700000" algn="tl" rotWithShape="0">
                        <a:srgbClr val="333333">
                          <a:alpha val="65000"/>
                        </a:srgbClr>
                      </a:outerShdw>
                    </a:effectLst>
                  </pic:spPr>
                </pic:pic>
              </a:graphicData>
            </a:graphic>
          </wp:inline>
        </w:drawing>
      </w:r>
    </w:p>
    <w:p w14:paraId="1E25A66E" w14:textId="77777777" w:rsidR="00E1769C" w:rsidRDefault="00E1769C" w:rsidP="00E1769C">
      <w:pPr>
        <w:ind w:left="360"/>
      </w:pPr>
      <w:r>
        <w:t>Both manual and automatic table detection can search for interleaved and embedded columns.</w:t>
      </w:r>
    </w:p>
    <w:p w14:paraId="256E812F" w14:textId="77777777" w:rsidR="00E1769C" w:rsidRDefault="00E1769C" w:rsidP="003B47FA">
      <w:pPr>
        <w:pStyle w:val="Heading3"/>
      </w:pPr>
      <w:bookmarkStart w:id="446" w:name="_Toc382141855"/>
      <w:bookmarkStart w:id="447" w:name="_Toc382142173"/>
      <w:bookmarkStart w:id="448" w:name="_Toc382990325"/>
      <w:bookmarkStart w:id="449" w:name="_Toc386812619"/>
      <w:r>
        <w:t>Interleaved Columns</w:t>
      </w:r>
      <w:bookmarkEnd w:id="446"/>
      <w:bookmarkEnd w:id="447"/>
      <w:bookmarkEnd w:id="448"/>
      <w:bookmarkEnd w:id="449"/>
      <w:r w:rsidR="005F1213">
        <w:fldChar w:fldCharType="begin"/>
      </w:r>
      <w:r w:rsidR="005F1213">
        <w:instrText xml:space="preserve"> XE "</w:instrText>
      </w:r>
      <w:r w:rsidR="005F1213" w:rsidRPr="00A64640">
        <w:instrText>Interleaved Columns</w:instrText>
      </w:r>
      <w:r w:rsidR="005F1213">
        <w:instrText xml:space="preserve">" </w:instrText>
      </w:r>
      <w:r w:rsidR="005F1213">
        <w:fldChar w:fldCharType="end"/>
      </w:r>
    </w:p>
    <w:p w14:paraId="1B5EBCE5" w14:textId="77777777" w:rsidR="00E1769C" w:rsidRPr="00553941" w:rsidRDefault="00E1769C" w:rsidP="00E1769C">
      <w:r>
        <w:t xml:space="preserve">An interleaved column is a value that applies to all the rows below it, like </w:t>
      </w:r>
      <w:r w:rsidR="008A4312">
        <w:t>order numbers in the example below that appear before the first and fifth line items.</w:t>
      </w:r>
    </w:p>
    <w:p w14:paraId="1C816859" w14:textId="77777777" w:rsidR="00E1769C" w:rsidRPr="00553941" w:rsidRDefault="00E1769C" w:rsidP="00E1769C">
      <w:r>
        <w:rPr>
          <w:noProof/>
          <w:lang w:bidi="ar-SA"/>
        </w:rPr>
        <w:drawing>
          <wp:inline distT="0" distB="0" distL="0" distR="0" wp14:anchorId="0764032D" wp14:editId="22DA7D49">
            <wp:extent cx="6881973" cy="1651379"/>
            <wp:effectExtent l="171450" t="171450" r="376555" b="368300"/>
            <wp:docPr id="1052" name="Picture 1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6897737" cy="1655162"/>
                    </a:xfrm>
                    <a:prstGeom prst="rect">
                      <a:avLst/>
                    </a:prstGeom>
                    <a:ln>
                      <a:noFill/>
                    </a:ln>
                    <a:effectLst>
                      <a:outerShdw blurRad="292100" dist="139700" dir="2700000" algn="tl" rotWithShape="0">
                        <a:srgbClr val="333333">
                          <a:alpha val="65000"/>
                        </a:srgbClr>
                      </a:outerShdw>
                    </a:effectLst>
                  </pic:spPr>
                </pic:pic>
              </a:graphicData>
            </a:graphic>
          </wp:inline>
        </w:drawing>
      </w:r>
    </w:p>
    <w:p w14:paraId="2B8CD8ED" w14:textId="77777777" w:rsidR="00E1769C" w:rsidRDefault="00E1769C" w:rsidP="003B47FA">
      <w:pPr>
        <w:pStyle w:val="Heading3"/>
      </w:pPr>
      <w:bookmarkStart w:id="450" w:name="_Toc382141856"/>
      <w:bookmarkStart w:id="451" w:name="_Toc382142174"/>
      <w:bookmarkStart w:id="452" w:name="_Toc382990326"/>
      <w:bookmarkStart w:id="453" w:name="_Toc386812620"/>
      <w:r>
        <w:t>Embedded Columns</w:t>
      </w:r>
      <w:bookmarkEnd w:id="450"/>
      <w:bookmarkEnd w:id="451"/>
      <w:bookmarkEnd w:id="452"/>
      <w:bookmarkEnd w:id="453"/>
      <w:r w:rsidR="005F1213">
        <w:fldChar w:fldCharType="begin"/>
      </w:r>
      <w:r w:rsidR="005F1213">
        <w:instrText xml:space="preserve"> XE "</w:instrText>
      </w:r>
      <w:r w:rsidR="005F1213" w:rsidRPr="00A64640">
        <w:instrText>Embedded Columns</w:instrText>
      </w:r>
      <w:r w:rsidR="005F1213">
        <w:instrText xml:space="preserve">" </w:instrText>
      </w:r>
      <w:r w:rsidR="005F1213">
        <w:fldChar w:fldCharType="end"/>
      </w:r>
    </w:p>
    <w:p w14:paraId="556AD796" w14:textId="77777777" w:rsidR="00E1769C" w:rsidRPr="00553941" w:rsidRDefault="00E1769C" w:rsidP="0094019A">
      <w:pPr>
        <w:spacing w:after="240"/>
      </w:pPr>
      <w:r>
        <w:t>An embedded column is typically an article number or date appended to a description.</w:t>
      </w:r>
    </w:p>
    <w:p w14:paraId="7EDD6703" w14:textId="77777777" w:rsidR="00E1769C" w:rsidRDefault="00E1769C" w:rsidP="00E1769C">
      <w:pPr>
        <w:pStyle w:val="Heading2"/>
      </w:pPr>
      <w:bookmarkStart w:id="454" w:name="_Toc382141857"/>
      <w:bookmarkStart w:id="455" w:name="_Toc382142175"/>
      <w:bookmarkStart w:id="456" w:name="_Toc382990327"/>
      <w:bookmarkStart w:id="457" w:name="_Toc386812621"/>
      <w:r>
        <w:lastRenderedPageBreak/>
        <w:t>Line Item Matching Locator</w:t>
      </w:r>
      <w:bookmarkEnd w:id="454"/>
      <w:bookmarkEnd w:id="455"/>
      <w:bookmarkEnd w:id="456"/>
      <w:bookmarkEnd w:id="457"/>
      <w:r w:rsidR="005F1213">
        <w:fldChar w:fldCharType="begin"/>
      </w:r>
      <w:r w:rsidR="005F1213">
        <w:instrText xml:space="preserve"> XE "</w:instrText>
      </w:r>
      <w:r w:rsidR="005F1213" w:rsidRPr="00A64640">
        <w:instrText>Line Item Matching Locator</w:instrText>
      </w:r>
      <w:r w:rsidR="005F1213">
        <w:instrText xml:space="preserve">" </w:instrText>
      </w:r>
      <w:r w:rsidR="005F1213">
        <w:fldChar w:fldCharType="end"/>
      </w:r>
    </w:p>
    <w:p w14:paraId="0EC5CFE9" w14:textId="77777777" w:rsidR="00E1769C" w:rsidRDefault="00E1769C" w:rsidP="00E1769C">
      <w:r>
        <w:t>LIMLoc matches the words on the invoices with the open purchase orders from the ERP system. It requires an SQL connection to a database containing open purchase orders.</w:t>
      </w:r>
    </w:p>
    <w:p w14:paraId="55C5CDD3" w14:textId="77777777" w:rsidR="00E1769C" w:rsidRDefault="00E1769C" w:rsidP="00E1769C">
      <w:r>
        <w:t>If LIMLoc does not have a vendor ID</w:t>
      </w:r>
      <w:r w:rsidR="0003498D">
        <w:t>,</w:t>
      </w:r>
      <w:r>
        <w:t xml:space="preserve"> it cannot work.</w:t>
      </w:r>
    </w:p>
    <w:p w14:paraId="2075E9A0" w14:textId="77777777" w:rsidR="00E1769C" w:rsidRDefault="00E1769C" w:rsidP="00E1769C">
      <w:r>
        <w:t>If no PO numbers are provided, LIMLoc matches against the first</w:t>
      </w:r>
      <w:r w:rsidR="0012331C">
        <w:t xml:space="preserve"> 20 open orders in the database</w:t>
      </w:r>
      <w:r>
        <w:t>.</w:t>
      </w:r>
    </w:p>
    <w:p w14:paraId="66906E06" w14:textId="77777777" w:rsidR="00E1769C" w:rsidRDefault="00E1769C" w:rsidP="00E1769C">
      <w:r>
        <w:t>LIMLoc has a self-contained learning mechanism to improve its extraction.</w:t>
      </w:r>
    </w:p>
    <w:p w14:paraId="4DD9C049" w14:textId="77777777" w:rsidR="00E1769C" w:rsidRDefault="00E1769C" w:rsidP="00E1769C">
      <w:r>
        <w:t>LIMLoc returns tolerance messages for each line item.</w:t>
      </w:r>
    </w:p>
    <w:tbl>
      <w:tblPr>
        <w:tblStyle w:val="LightList-Accent1"/>
        <w:tblW w:w="0" w:type="auto"/>
        <w:jc w:val="center"/>
        <w:tblLook w:val="04A0" w:firstRow="1" w:lastRow="0" w:firstColumn="1" w:lastColumn="0" w:noHBand="0" w:noVBand="1"/>
      </w:tblPr>
      <w:tblGrid>
        <w:gridCol w:w="1197"/>
        <w:gridCol w:w="730"/>
        <w:gridCol w:w="4898"/>
        <w:gridCol w:w="222"/>
        <w:gridCol w:w="4173"/>
      </w:tblGrid>
      <w:tr w:rsidR="00E1769C" w:rsidRPr="00150155" w14:paraId="14ADB3E6" w14:textId="77777777" w:rsidTr="008A43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5B27DC6" w14:textId="77777777" w:rsidR="00E1769C" w:rsidRPr="00150155" w:rsidRDefault="00A71E37" w:rsidP="00E1769C">
            <w:r>
              <w:t>Remark</w:t>
            </w:r>
            <w:r w:rsidR="00E1769C" w:rsidRPr="00150155">
              <w:t>ID</w:t>
            </w:r>
          </w:p>
        </w:tc>
        <w:tc>
          <w:tcPr>
            <w:tcW w:w="0" w:type="auto"/>
          </w:tcPr>
          <w:p w14:paraId="1B8FD2D3" w14:textId="77777777" w:rsidR="00E1769C" w:rsidRPr="00150155" w:rsidRDefault="00E1769C" w:rsidP="00E1769C">
            <w:pPr>
              <w:cnfStyle w:val="100000000000" w:firstRow="1" w:lastRow="0" w:firstColumn="0" w:lastColumn="0" w:oddVBand="0" w:evenVBand="0" w:oddHBand="0" w:evenHBand="0" w:firstRowFirstColumn="0" w:firstRowLastColumn="0" w:lastRowFirstColumn="0" w:lastRowLastColumn="0"/>
            </w:pPr>
            <w:r w:rsidRPr="00150155">
              <w:t xml:space="preserve">Valid </w:t>
            </w:r>
          </w:p>
        </w:tc>
        <w:tc>
          <w:tcPr>
            <w:tcW w:w="0" w:type="auto"/>
          </w:tcPr>
          <w:p w14:paraId="77979D79" w14:textId="77777777" w:rsidR="00E1769C" w:rsidRPr="00150155" w:rsidRDefault="00E1769C" w:rsidP="00E1769C">
            <w:pPr>
              <w:cnfStyle w:val="100000000000" w:firstRow="1" w:lastRow="0" w:firstColumn="0" w:lastColumn="0" w:oddVBand="0" w:evenVBand="0" w:oddHBand="0" w:evenHBand="0" w:firstRowFirstColumn="0" w:firstRowLastColumn="0" w:lastRowFirstColumn="0" w:lastRowLastColumn="0"/>
            </w:pPr>
            <w:r>
              <w:t>Message</w:t>
            </w:r>
          </w:p>
        </w:tc>
        <w:tc>
          <w:tcPr>
            <w:tcW w:w="0" w:type="auto"/>
          </w:tcPr>
          <w:p w14:paraId="0E812D56" w14:textId="77777777" w:rsidR="00E1769C" w:rsidRPr="00150155" w:rsidRDefault="00E1769C" w:rsidP="00E1769C">
            <w:pPr>
              <w:cnfStyle w:val="100000000000" w:firstRow="1" w:lastRow="0" w:firstColumn="0" w:lastColumn="0" w:oddVBand="0" w:evenVBand="0" w:oddHBand="0" w:evenHBand="0" w:firstRowFirstColumn="0" w:firstRowLastColumn="0" w:lastRowFirstColumn="0" w:lastRowLastColumn="0"/>
            </w:pPr>
          </w:p>
        </w:tc>
        <w:tc>
          <w:tcPr>
            <w:tcW w:w="0" w:type="auto"/>
          </w:tcPr>
          <w:p w14:paraId="0CB4F1D2" w14:textId="77777777" w:rsidR="00E1769C" w:rsidRPr="00150155" w:rsidRDefault="00E1769C" w:rsidP="00E1769C">
            <w:pPr>
              <w:cnfStyle w:val="100000000000" w:firstRow="1" w:lastRow="0" w:firstColumn="0" w:lastColumn="0" w:oddVBand="0" w:evenVBand="0" w:oddHBand="0" w:evenHBand="0" w:firstRowFirstColumn="0" w:firstRowLastColumn="0" w:lastRowFirstColumn="0" w:lastRowLastColumn="0"/>
            </w:pPr>
            <w:r>
              <w:t>Name</w:t>
            </w:r>
          </w:p>
        </w:tc>
      </w:tr>
      <w:tr w:rsidR="00E1769C" w:rsidRPr="00150155" w14:paraId="47EB01A5"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6DB3147" w14:textId="77777777" w:rsidR="00E1769C" w:rsidRPr="00150155" w:rsidRDefault="00E1769C" w:rsidP="00E1769C">
            <w:r w:rsidRPr="00150155">
              <w:t>1</w:t>
            </w:r>
          </w:p>
        </w:tc>
        <w:tc>
          <w:tcPr>
            <w:tcW w:w="0" w:type="auto"/>
          </w:tcPr>
          <w:p w14:paraId="01FE6FE0"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True</w:t>
            </w:r>
          </w:p>
        </w:tc>
        <w:tc>
          <w:tcPr>
            <w:tcW w:w="0" w:type="auto"/>
          </w:tcPr>
          <w:p w14:paraId="19169A40"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OK</w:t>
            </w:r>
          </w:p>
        </w:tc>
        <w:tc>
          <w:tcPr>
            <w:tcW w:w="0" w:type="auto"/>
          </w:tcPr>
          <w:p w14:paraId="132853BC"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p>
        </w:tc>
        <w:tc>
          <w:tcPr>
            <w:tcW w:w="0" w:type="auto"/>
          </w:tcPr>
          <w:p w14:paraId="0D210C8C"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IDS_MatchRemark_Match</w:t>
            </w:r>
          </w:p>
        </w:tc>
      </w:tr>
      <w:tr w:rsidR="00E1769C" w:rsidRPr="00150155" w14:paraId="4B76B8AC"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DAAE5EB" w14:textId="77777777" w:rsidR="00E1769C" w:rsidRPr="00150155" w:rsidRDefault="00E1769C" w:rsidP="00E1769C">
            <w:r w:rsidRPr="00150155">
              <w:t>2</w:t>
            </w:r>
          </w:p>
        </w:tc>
        <w:tc>
          <w:tcPr>
            <w:tcW w:w="0" w:type="auto"/>
          </w:tcPr>
          <w:p w14:paraId="40432D15"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True</w:t>
            </w:r>
          </w:p>
        </w:tc>
        <w:tc>
          <w:tcPr>
            <w:tcW w:w="0" w:type="auto"/>
          </w:tcPr>
          <w:p w14:paraId="6C2547C2"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Under Or over delivery</w:t>
            </w:r>
          </w:p>
        </w:tc>
        <w:tc>
          <w:tcPr>
            <w:tcW w:w="0" w:type="auto"/>
          </w:tcPr>
          <w:p w14:paraId="6D3EC21A"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p>
        </w:tc>
        <w:tc>
          <w:tcPr>
            <w:tcW w:w="0" w:type="auto"/>
          </w:tcPr>
          <w:p w14:paraId="1BA95D8D"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IDS_MatchRemark_UnderOverDelivery</w:t>
            </w:r>
          </w:p>
        </w:tc>
      </w:tr>
      <w:tr w:rsidR="00E1769C" w:rsidRPr="00150155" w14:paraId="11B9F634"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4977F25" w14:textId="77777777" w:rsidR="00E1769C" w:rsidRPr="00150155" w:rsidRDefault="00E1769C" w:rsidP="00E1769C">
            <w:r w:rsidRPr="00150155">
              <w:t>3</w:t>
            </w:r>
          </w:p>
        </w:tc>
        <w:tc>
          <w:tcPr>
            <w:tcW w:w="0" w:type="auto"/>
          </w:tcPr>
          <w:p w14:paraId="62F56E0E"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True</w:t>
            </w:r>
          </w:p>
        </w:tc>
        <w:tc>
          <w:tcPr>
            <w:tcW w:w="0" w:type="auto"/>
          </w:tcPr>
          <w:p w14:paraId="7C8BF117"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Change In units of measurement</w:t>
            </w:r>
          </w:p>
        </w:tc>
        <w:tc>
          <w:tcPr>
            <w:tcW w:w="0" w:type="auto"/>
          </w:tcPr>
          <w:p w14:paraId="1FACEFAD"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p>
        </w:tc>
        <w:tc>
          <w:tcPr>
            <w:tcW w:w="0" w:type="auto"/>
          </w:tcPr>
          <w:p w14:paraId="48737E1D"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IDS_MatchRemark_UomChanges</w:t>
            </w:r>
          </w:p>
        </w:tc>
      </w:tr>
      <w:tr w:rsidR="00E1769C" w:rsidRPr="00150155" w14:paraId="19508525"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626F04D" w14:textId="77777777" w:rsidR="00E1769C" w:rsidRPr="00150155" w:rsidRDefault="00E1769C" w:rsidP="00E1769C">
            <w:r w:rsidRPr="00150155">
              <w:t>4</w:t>
            </w:r>
          </w:p>
        </w:tc>
        <w:tc>
          <w:tcPr>
            <w:tcW w:w="0" w:type="auto"/>
          </w:tcPr>
          <w:p w14:paraId="3EDD716C"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True</w:t>
            </w:r>
          </w:p>
        </w:tc>
        <w:tc>
          <w:tcPr>
            <w:tcW w:w="0" w:type="auto"/>
          </w:tcPr>
          <w:p w14:paraId="5054FF98"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Under Or over price</w:t>
            </w:r>
          </w:p>
        </w:tc>
        <w:tc>
          <w:tcPr>
            <w:tcW w:w="0" w:type="auto"/>
          </w:tcPr>
          <w:p w14:paraId="67DE4F5F"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p>
        </w:tc>
        <w:tc>
          <w:tcPr>
            <w:tcW w:w="0" w:type="auto"/>
          </w:tcPr>
          <w:p w14:paraId="5697D198"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IDS_MatchRemark_UnderOverPrice</w:t>
            </w:r>
          </w:p>
        </w:tc>
      </w:tr>
      <w:tr w:rsidR="00E1769C" w:rsidRPr="00150155" w14:paraId="2342C555"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1109683" w14:textId="77777777" w:rsidR="00E1769C" w:rsidRPr="00150155" w:rsidRDefault="00E1769C" w:rsidP="00E1769C">
            <w:r w:rsidRPr="00150155">
              <w:t>5</w:t>
            </w:r>
          </w:p>
        </w:tc>
        <w:tc>
          <w:tcPr>
            <w:tcW w:w="0" w:type="auto"/>
          </w:tcPr>
          <w:p w14:paraId="346AF0AA"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False</w:t>
            </w:r>
          </w:p>
        </w:tc>
        <w:tc>
          <w:tcPr>
            <w:tcW w:w="0" w:type="auto"/>
          </w:tcPr>
          <w:p w14:paraId="059F71C5"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Missing unit price</w:t>
            </w:r>
          </w:p>
        </w:tc>
        <w:tc>
          <w:tcPr>
            <w:tcW w:w="0" w:type="auto"/>
          </w:tcPr>
          <w:p w14:paraId="50DC3508"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p>
        </w:tc>
        <w:tc>
          <w:tcPr>
            <w:tcW w:w="0" w:type="auto"/>
          </w:tcPr>
          <w:p w14:paraId="2AEB6307"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IDS_MatchRemark_MissingUnitPrice</w:t>
            </w:r>
          </w:p>
        </w:tc>
      </w:tr>
      <w:tr w:rsidR="00E1769C" w:rsidRPr="00150155" w14:paraId="381F553C"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39913C9" w14:textId="77777777" w:rsidR="00E1769C" w:rsidRPr="00150155" w:rsidRDefault="00E1769C" w:rsidP="00E1769C">
            <w:r w:rsidRPr="00150155">
              <w:t>6</w:t>
            </w:r>
          </w:p>
        </w:tc>
        <w:tc>
          <w:tcPr>
            <w:tcW w:w="0" w:type="auto"/>
          </w:tcPr>
          <w:p w14:paraId="3298F1EB"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True</w:t>
            </w:r>
          </w:p>
        </w:tc>
        <w:tc>
          <w:tcPr>
            <w:tcW w:w="0" w:type="auto"/>
          </w:tcPr>
          <w:p w14:paraId="30858D6D"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Unit price scaled by power of ten</w:t>
            </w:r>
          </w:p>
        </w:tc>
        <w:tc>
          <w:tcPr>
            <w:tcW w:w="0" w:type="auto"/>
          </w:tcPr>
          <w:p w14:paraId="0E8F6C43"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p>
        </w:tc>
        <w:tc>
          <w:tcPr>
            <w:tcW w:w="0" w:type="auto"/>
          </w:tcPr>
          <w:p w14:paraId="2F38FBC4"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IDS_MatchRemark_ScaledUnitPrice</w:t>
            </w:r>
          </w:p>
        </w:tc>
      </w:tr>
      <w:tr w:rsidR="00E1769C" w:rsidRPr="00150155" w14:paraId="4FCBC60D"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515C021" w14:textId="77777777" w:rsidR="00E1769C" w:rsidRPr="00150155" w:rsidRDefault="00E1769C" w:rsidP="00E1769C">
            <w:r w:rsidRPr="00150155">
              <w:t>7</w:t>
            </w:r>
          </w:p>
        </w:tc>
        <w:tc>
          <w:tcPr>
            <w:tcW w:w="0" w:type="auto"/>
          </w:tcPr>
          <w:p w14:paraId="4E7889F4"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True</w:t>
            </w:r>
          </w:p>
        </w:tc>
        <w:tc>
          <w:tcPr>
            <w:tcW w:w="0" w:type="auto"/>
          </w:tcPr>
          <w:p w14:paraId="015138ED"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Total amount scaled by power of ten</w:t>
            </w:r>
          </w:p>
        </w:tc>
        <w:tc>
          <w:tcPr>
            <w:tcW w:w="0" w:type="auto"/>
          </w:tcPr>
          <w:p w14:paraId="24018310"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p>
        </w:tc>
        <w:tc>
          <w:tcPr>
            <w:tcW w:w="0" w:type="auto"/>
          </w:tcPr>
          <w:p w14:paraId="690DC1AC"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IDS_MatchRemark_ScaledTotalAmount</w:t>
            </w:r>
          </w:p>
        </w:tc>
      </w:tr>
      <w:tr w:rsidR="00E1769C" w:rsidRPr="00150155" w14:paraId="3BF619AD"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779CBB8" w14:textId="77777777" w:rsidR="00E1769C" w:rsidRPr="00150155" w:rsidRDefault="00E1769C" w:rsidP="00E1769C">
            <w:r w:rsidRPr="00150155">
              <w:t>8</w:t>
            </w:r>
          </w:p>
        </w:tc>
        <w:tc>
          <w:tcPr>
            <w:tcW w:w="0" w:type="auto"/>
          </w:tcPr>
          <w:p w14:paraId="76893A5E"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False</w:t>
            </w:r>
          </w:p>
        </w:tc>
        <w:tc>
          <w:tcPr>
            <w:tcW w:w="0" w:type="auto"/>
          </w:tcPr>
          <w:p w14:paraId="099110E7"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OCR errors</w:t>
            </w:r>
          </w:p>
        </w:tc>
        <w:tc>
          <w:tcPr>
            <w:tcW w:w="0" w:type="auto"/>
          </w:tcPr>
          <w:p w14:paraId="1D421F00"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p>
        </w:tc>
        <w:tc>
          <w:tcPr>
            <w:tcW w:w="0" w:type="auto"/>
          </w:tcPr>
          <w:p w14:paraId="0CABF581"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IDS_MatchRemark_OcrErrors</w:t>
            </w:r>
          </w:p>
        </w:tc>
      </w:tr>
      <w:tr w:rsidR="00E1769C" w:rsidRPr="00150155" w14:paraId="6F9B939D"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B43C415" w14:textId="77777777" w:rsidR="00E1769C" w:rsidRPr="00150155" w:rsidRDefault="00E1769C" w:rsidP="00E1769C">
            <w:r w:rsidRPr="00150155">
              <w:t>9</w:t>
            </w:r>
          </w:p>
        </w:tc>
        <w:tc>
          <w:tcPr>
            <w:tcW w:w="0" w:type="auto"/>
          </w:tcPr>
          <w:p w14:paraId="21C64959"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False</w:t>
            </w:r>
          </w:p>
        </w:tc>
        <w:tc>
          <w:tcPr>
            <w:tcW w:w="0" w:type="auto"/>
          </w:tcPr>
          <w:p w14:paraId="4EF8AE94"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Only total amount Matched</w:t>
            </w:r>
          </w:p>
        </w:tc>
        <w:tc>
          <w:tcPr>
            <w:tcW w:w="0" w:type="auto"/>
          </w:tcPr>
          <w:p w14:paraId="354E360A"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p>
        </w:tc>
        <w:tc>
          <w:tcPr>
            <w:tcW w:w="0" w:type="auto"/>
          </w:tcPr>
          <w:p w14:paraId="147BE20C"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IDS_MatchRemark_OnlyTotalAmount</w:t>
            </w:r>
          </w:p>
        </w:tc>
      </w:tr>
      <w:tr w:rsidR="00E1769C" w:rsidRPr="00150155" w14:paraId="121778B2"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3E7AE326" w14:textId="77777777" w:rsidR="00E1769C" w:rsidRPr="00150155" w:rsidRDefault="00E1769C" w:rsidP="00E1769C">
            <w:r w:rsidRPr="00150155">
              <w:t>10</w:t>
            </w:r>
          </w:p>
        </w:tc>
        <w:tc>
          <w:tcPr>
            <w:tcW w:w="0" w:type="auto"/>
          </w:tcPr>
          <w:p w14:paraId="0B68FF0D"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False</w:t>
            </w:r>
          </w:p>
        </w:tc>
        <w:tc>
          <w:tcPr>
            <w:tcW w:w="0" w:type="auto"/>
          </w:tcPr>
          <w:p w14:paraId="560D4BD2"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Several matches possible</w:t>
            </w:r>
          </w:p>
        </w:tc>
        <w:tc>
          <w:tcPr>
            <w:tcW w:w="0" w:type="auto"/>
          </w:tcPr>
          <w:p w14:paraId="572296AC"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p>
        </w:tc>
        <w:tc>
          <w:tcPr>
            <w:tcW w:w="0" w:type="auto"/>
          </w:tcPr>
          <w:p w14:paraId="64FB2717"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IDS_MatchRemark_Ambiguous</w:t>
            </w:r>
          </w:p>
        </w:tc>
      </w:tr>
      <w:tr w:rsidR="00E1769C" w:rsidRPr="00150155" w14:paraId="638F4F37"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297E0840" w14:textId="77777777" w:rsidR="00E1769C" w:rsidRPr="00150155" w:rsidRDefault="00E1769C" w:rsidP="00E1769C">
            <w:r w:rsidRPr="00150155">
              <w:t>11</w:t>
            </w:r>
          </w:p>
        </w:tc>
        <w:tc>
          <w:tcPr>
            <w:tcW w:w="0" w:type="auto"/>
          </w:tcPr>
          <w:p w14:paraId="630F52F1"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False</w:t>
            </w:r>
          </w:p>
        </w:tc>
        <w:tc>
          <w:tcPr>
            <w:tcW w:w="0" w:type="auto"/>
          </w:tcPr>
          <w:p w14:paraId="5DEDE3A1"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 xml:space="preserve">Only quantity, unit price </w:t>
            </w:r>
            <w:r w:rsidR="000A301D">
              <w:t>a</w:t>
            </w:r>
            <w:r w:rsidRPr="00150155">
              <w:t>nd total amount Matched</w:t>
            </w:r>
          </w:p>
        </w:tc>
        <w:tc>
          <w:tcPr>
            <w:tcW w:w="0" w:type="auto"/>
          </w:tcPr>
          <w:p w14:paraId="0A428FE7"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p>
        </w:tc>
        <w:tc>
          <w:tcPr>
            <w:tcW w:w="0" w:type="auto"/>
          </w:tcPr>
          <w:p w14:paraId="3697406C"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IDS_MatchRemark_UnmatchedConsistent</w:t>
            </w:r>
          </w:p>
        </w:tc>
      </w:tr>
      <w:tr w:rsidR="00E1769C" w:rsidRPr="00150155" w14:paraId="596CF3FA"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0BDEE4F9" w14:textId="77777777" w:rsidR="00E1769C" w:rsidRPr="00150155" w:rsidRDefault="00E1769C" w:rsidP="00E1769C">
            <w:r w:rsidRPr="00150155">
              <w:t>12</w:t>
            </w:r>
          </w:p>
        </w:tc>
        <w:tc>
          <w:tcPr>
            <w:tcW w:w="0" w:type="auto"/>
          </w:tcPr>
          <w:p w14:paraId="0102DED5"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False</w:t>
            </w:r>
          </w:p>
        </w:tc>
        <w:tc>
          <w:tcPr>
            <w:tcW w:w="0" w:type="auto"/>
          </w:tcPr>
          <w:p w14:paraId="662B3199"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Could Not Match</w:t>
            </w:r>
          </w:p>
        </w:tc>
        <w:tc>
          <w:tcPr>
            <w:tcW w:w="0" w:type="auto"/>
          </w:tcPr>
          <w:p w14:paraId="221A9878"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p>
        </w:tc>
        <w:tc>
          <w:tcPr>
            <w:tcW w:w="0" w:type="auto"/>
          </w:tcPr>
          <w:p w14:paraId="71580962" w14:textId="77777777" w:rsidR="00E1769C" w:rsidRPr="00150155" w:rsidRDefault="00E1769C" w:rsidP="00E1769C">
            <w:pPr>
              <w:cnfStyle w:val="000000000000" w:firstRow="0" w:lastRow="0" w:firstColumn="0" w:lastColumn="0" w:oddVBand="0" w:evenVBand="0" w:oddHBand="0" w:evenHBand="0" w:firstRowFirstColumn="0" w:firstRowLastColumn="0" w:lastRowFirstColumn="0" w:lastRowLastColumn="0"/>
            </w:pPr>
            <w:r w:rsidRPr="00150155">
              <w:t>IDS_MatchRemark_Unmatched</w:t>
            </w:r>
          </w:p>
        </w:tc>
      </w:tr>
      <w:tr w:rsidR="00E1769C" w:rsidRPr="00150155" w14:paraId="69C9586D"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3D8B5EE" w14:textId="77777777" w:rsidR="00E1769C" w:rsidRPr="00150155" w:rsidRDefault="00E1769C" w:rsidP="00E1769C">
            <w:r w:rsidRPr="00150155">
              <w:t>13</w:t>
            </w:r>
          </w:p>
        </w:tc>
        <w:tc>
          <w:tcPr>
            <w:tcW w:w="0" w:type="auto"/>
          </w:tcPr>
          <w:p w14:paraId="6BC84BD1"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True</w:t>
            </w:r>
          </w:p>
        </w:tc>
        <w:tc>
          <w:tcPr>
            <w:tcW w:w="0" w:type="auto"/>
          </w:tcPr>
          <w:p w14:paraId="7E118164"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Validated by user</w:t>
            </w:r>
          </w:p>
        </w:tc>
        <w:tc>
          <w:tcPr>
            <w:tcW w:w="0" w:type="auto"/>
          </w:tcPr>
          <w:p w14:paraId="009DCBE6"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p>
        </w:tc>
        <w:tc>
          <w:tcPr>
            <w:tcW w:w="0" w:type="auto"/>
          </w:tcPr>
          <w:p w14:paraId="40A3DFB1" w14:textId="77777777" w:rsidR="00E1769C" w:rsidRPr="00150155" w:rsidRDefault="00E1769C" w:rsidP="00E1769C">
            <w:pPr>
              <w:cnfStyle w:val="000000100000" w:firstRow="0" w:lastRow="0" w:firstColumn="0" w:lastColumn="0" w:oddVBand="0" w:evenVBand="0" w:oddHBand="1" w:evenHBand="0" w:firstRowFirstColumn="0" w:firstRowLastColumn="0" w:lastRowFirstColumn="0" w:lastRowLastColumn="0"/>
            </w:pPr>
            <w:r w:rsidRPr="00150155">
              <w:t>IDS_MatchRemark_UserValidated</w:t>
            </w:r>
          </w:p>
        </w:tc>
      </w:tr>
    </w:tbl>
    <w:p w14:paraId="6C522BB5" w14:textId="77777777" w:rsidR="00C17EA2" w:rsidRDefault="00C17EA2" w:rsidP="00185BB1"/>
    <w:p w14:paraId="27639DFD" w14:textId="77777777" w:rsidR="00C17EA2" w:rsidRDefault="00A71E37" w:rsidP="00C17EA2">
      <w:r>
        <w:t>Notes to Line Item Matching Locator</w:t>
      </w:r>
    </w:p>
    <w:p w14:paraId="33B0C7A8" w14:textId="77777777" w:rsidR="00A71E37" w:rsidRDefault="00A71E37" w:rsidP="00E20F1D">
      <w:pPr>
        <w:pStyle w:val="ListParagraph"/>
        <w:numPr>
          <w:ilvl w:val="0"/>
          <w:numId w:val="61"/>
        </w:numPr>
      </w:pPr>
      <w:r>
        <w:t>remarkID 6 and 7 only look for scaling of 10, 100 and 1000.</w:t>
      </w:r>
    </w:p>
    <w:p w14:paraId="1FE83C38" w14:textId="77777777" w:rsidR="001971DC" w:rsidRDefault="00A71E37" w:rsidP="00E20F1D">
      <w:pPr>
        <w:pStyle w:val="ListParagraph"/>
        <w:numPr>
          <w:ilvl w:val="0"/>
          <w:numId w:val="61"/>
        </w:numPr>
      </w:pPr>
      <w:r>
        <w:t>Multiple PO numbers can be passed in as either</w:t>
      </w:r>
    </w:p>
    <w:p w14:paraId="2B5AEF0F" w14:textId="77777777" w:rsidR="00A71E37" w:rsidRDefault="00A71E37" w:rsidP="00E20F1D">
      <w:pPr>
        <w:pStyle w:val="ListParagraph"/>
        <w:numPr>
          <w:ilvl w:val="1"/>
          <w:numId w:val="61"/>
        </w:numPr>
      </w:pPr>
      <w:r>
        <w:t>a semicolon separated value</w:t>
      </w:r>
    </w:p>
    <w:p w14:paraId="5A91ED90" w14:textId="77777777" w:rsidR="00A71E37" w:rsidRDefault="00A71E37" w:rsidP="00E20F1D">
      <w:pPr>
        <w:pStyle w:val="ListParagraph"/>
        <w:numPr>
          <w:ilvl w:val="1"/>
          <w:numId w:val="61"/>
        </w:numPr>
      </w:pPr>
      <w:r>
        <w:t>a list of alternatives</w:t>
      </w:r>
    </w:p>
    <w:p w14:paraId="2B53825C" w14:textId="77777777" w:rsidR="00A71E37" w:rsidRDefault="00A71E37" w:rsidP="00E20F1D">
      <w:pPr>
        <w:pStyle w:val="ListParagraph"/>
        <w:numPr>
          <w:ilvl w:val="1"/>
          <w:numId w:val="61"/>
        </w:numPr>
      </w:pPr>
      <w:r>
        <w:t>a list of subfields.</w:t>
      </w:r>
    </w:p>
    <w:p w14:paraId="3DBCBD1E" w14:textId="77777777" w:rsidR="00A71E37" w:rsidRDefault="00A71E37" w:rsidP="00E20F1D">
      <w:pPr>
        <w:pStyle w:val="ListParagraph"/>
        <w:numPr>
          <w:ilvl w:val="0"/>
          <w:numId w:val="61"/>
        </w:numPr>
      </w:pPr>
      <w:r>
        <w:t>Limloc also checks at PO numbers that are not passed in as parameters, meaning that matches can still be found if a PO number is not found from multiple POs.</w:t>
      </w:r>
    </w:p>
    <w:p w14:paraId="0CAFFC7F" w14:textId="77777777" w:rsidR="00A71E37" w:rsidRDefault="00A71E37" w:rsidP="00E20F1D">
      <w:pPr>
        <w:pStyle w:val="ListParagraph"/>
        <w:numPr>
          <w:ilvl w:val="0"/>
          <w:numId w:val="61"/>
        </w:numPr>
      </w:pPr>
      <w:r>
        <w:lastRenderedPageBreak/>
        <w:t>Over &amp; Under Delivery has a tolerance of +-3%. This can be extended much further with KTM 6sp1.</w:t>
      </w:r>
      <w:r w:rsidR="00F13869">
        <w:br/>
      </w:r>
      <w:r w:rsidR="00F13869">
        <w:rPr>
          <w:noProof/>
          <w:lang w:bidi="ar-SA"/>
        </w:rPr>
        <w:drawing>
          <wp:inline distT="0" distB="0" distL="0" distR="0" wp14:anchorId="33052C3E" wp14:editId="687F0E61">
            <wp:extent cx="5972810" cy="3861435"/>
            <wp:effectExtent l="0" t="0" r="8890" b="5715"/>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972810" cy="3861435"/>
                    </a:xfrm>
                    <a:prstGeom prst="rect">
                      <a:avLst/>
                    </a:prstGeom>
                  </pic:spPr>
                </pic:pic>
              </a:graphicData>
            </a:graphic>
          </wp:inline>
        </w:drawing>
      </w:r>
    </w:p>
    <w:p w14:paraId="56764A62" w14:textId="77777777" w:rsidR="00A71E37" w:rsidRDefault="00A71E37" w:rsidP="00E20F1D">
      <w:pPr>
        <w:pStyle w:val="ListParagraph"/>
        <w:numPr>
          <w:ilvl w:val="0"/>
          <w:numId w:val="61"/>
        </w:numPr>
      </w:pPr>
      <w:r>
        <w:t xml:space="preserve"> If there are discounts in the line item the Unit Price is replaced with the discounted amount.</w:t>
      </w:r>
    </w:p>
    <w:p w14:paraId="13107EED" w14:textId="77777777" w:rsidR="00A71E37" w:rsidRPr="00A71E37" w:rsidRDefault="00A71E37" w:rsidP="00E20F1D">
      <w:pPr>
        <w:pStyle w:val="ListParagraph"/>
        <w:numPr>
          <w:ilvl w:val="0"/>
          <w:numId w:val="61"/>
        </w:numPr>
      </w:pPr>
      <w:r>
        <w:t>Limloc only supports tax discounts that are the same on all line items.</w:t>
      </w:r>
    </w:p>
    <w:p w14:paraId="7AE1FE18" w14:textId="77777777" w:rsidR="00E1769C" w:rsidRDefault="00E1769C" w:rsidP="008A4312">
      <w:pPr>
        <w:pStyle w:val="Heading2"/>
        <w:spacing w:before="240"/>
      </w:pPr>
      <w:bookmarkStart w:id="458" w:name="_Toc382141858"/>
      <w:bookmarkStart w:id="459" w:name="_Toc382142176"/>
      <w:bookmarkStart w:id="460" w:name="_Toc382990328"/>
      <w:bookmarkStart w:id="461" w:name="_Toc386812622"/>
      <w:r>
        <w:t>Combining Locators</w:t>
      </w:r>
      <w:bookmarkEnd w:id="458"/>
      <w:bookmarkEnd w:id="459"/>
      <w:bookmarkEnd w:id="460"/>
      <w:bookmarkEnd w:id="461"/>
    </w:p>
    <w:p w14:paraId="4ADDE12B" w14:textId="77777777" w:rsidR="00E1769C" w:rsidRDefault="00E1769C" w:rsidP="00E1769C">
      <w:r>
        <w:t>You will obtain the best results with table detection by combining together the</w:t>
      </w:r>
      <w:r w:rsidR="000A301D">
        <w:t>se</w:t>
      </w:r>
      <w:r>
        <w:t xml:space="preserve"> </w:t>
      </w:r>
      <w:r w:rsidR="000A301D">
        <w:t>ten</w:t>
      </w:r>
      <w:r>
        <w:t xml:space="preserve"> locators.</w:t>
      </w:r>
    </w:p>
    <w:tbl>
      <w:tblPr>
        <w:tblStyle w:val="LightList-Accent1"/>
        <w:tblW w:w="0" w:type="auto"/>
        <w:jc w:val="center"/>
        <w:tblLook w:val="04A0" w:firstRow="1" w:lastRow="0" w:firstColumn="1" w:lastColumn="0" w:noHBand="0" w:noVBand="1"/>
      </w:tblPr>
      <w:tblGrid>
        <w:gridCol w:w="1589"/>
        <w:gridCol w:w="1780"/>
        <w:gridCol w:w="7935"/>
      </w:tblGrid>
      <w:tr w:rsidR="00E1769C" w14:paraId="41CDCEA4" w14:textId="77777777" w:rsidTr="008A431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3D14119A" w14:textId="77777777" w:rsidR="00E1769C" w:rsidRDefault="00E1769C" w:rsidP="008A4312">
            <w:pPr>
              <w:spacing w:before="80" w:after="80"/>
            </w:pPr>
            <w:r>
              <w:t>Locator Name</w:t>
            </w:r>
          </w:p>
        </w:tc>
        <w:tc>
          <w:tcPr>
            <w:tcW w:w="0" w:type="auto"/>
          </w:tcPr>
          <w:p w14:paraId="45F418C3" w14:textId="77777777" w:rsidR="00E1769C" w:rsidRDefault="00E1769C" w:rsidP="008A4312">
            <w:pPr>
              <w:spacing w:before="80" w:after="80"/>
              <w:cnfStyle w:val="100000000000" w:firstRow="1" w:lastRow="0" w:firstColumn="0" w:lastColumn="0" w:oddVBand="0" w:evenVBand="0" w:oddHBand="0" w:evenHBand="0" w:firstRowFirstColumn="0" w:firstRowLastColumn="0" w:lastRowFirstColumn="0" w:lastRowLastColumn="0"/>
            </w:pPr>
            <w:r>
              <w:t>Locator Type</w:t>
            </w:r>
          </w:p>
        </w:tc>
        <w:tc>
          <w:tcPr>
            <w:tcW w:w="0" w:type="auto"/>
          </w:tcPr>
          <w:p w14:paraId="4066C62F" w14:textId="77777777" w:rsidR="00E1769C" w:rsidRDefault="00E1769C" w:rsidP="008A4312">
            <w:pPr>
              <w:spacing w:before="80" w:after="80"/>
              <w:cnfStyle w:val="100000000000" w:firstRow="1" w:lastRow="0" w:firstColumn="0" w:lastColumn="0" w:oddVBand="0" w:evenVBand="0" w:oddHBand="0" w:evenHBand="0" w:firstRowFirstColumn="0" w:firstRowLastColumn="0" w:lastRowFirstColumn="0" w:lastRowLastColumn="0"/>
            </w:pPr>
            <w:r>
              <w:t>Function</w:t>
            </w:r>
          </w:p>
        </w:tc>
      </w:tr>
      <w:tr w:rsidR="00E1769C" w14:paraId="71A9B1B4"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F7D540E" w14:textId="77777777" w:rsidR="00E1769C" w:rsidRDefault="00E1769C" w:rsidP="008A4312">
            <w:pPr>
              <w:spacing w:before="80" w:after="80"/>
            </w:pPr>
            <w:r>
              <w:t>IGL</w:t>
            </w:r>
          </w:p>
        </w:tc>
        <w:tc>
          <w:tcPr>
            <w:tcW w:w="0" w:type="auto"/>
          </w:tcPr>
          <w:p w14:paraId="560E54D5" w14:textId="77777777" w:rsidR="00E1769C" w:rsidRDefault="00E1769C" w:rsidP="008A4312">
            <w:pPr>
              <w:spacing w:before="80" w:after="80"/>
              <w:cnfStyle w:val="000000100000" w:firstRow="0" w:lastRow="0" w:firstColumn="0" w:lastColumn="0" w:oddVBand="0" w:evenVBand="0" w:oddHBand="1" w:evenHBand="0" w:firstRowFirstColumn="0" w:firstRowLastColumn="0" w:lastRowFirstColumn="0" w:lastRowLastColumn="0"/>
            </w:pPr>
            <w:r>
              <w:t xml:space="preserve">Invoice Group </w:t>
            </w:r>
          </w:p>
        </w:tc>
        <w:tc>
          <w:tcPr>
            <w:tcW w:w="0" w:type="auto"/>
          </w:tcPr>
          <w:p w14:paraId="7ED94E9C" w14:textId="77777777" w:rsidR="00E1769C" w:rsidRDefault="00E1769C" w:rsidP="008A4312">
            <w:pPr>
              <w:spacing w:before="80" w:after="80"/>
              <w:cnfStyle w:val="000000100000" w:firstRow="0" w:lastRow="0" w:firstColumn="0" w:lastColumn="0" w:oddVBand="0" w:evenVBand="0" w:oddHBand="1" w:evenHBand="0" w:firstRowFirstColumn="0" w:firstRowLastColumn="0" w:lastRowFirstColumn="0" w:lastRowLastColumn="0"/>
            </w:pPr>
            <w:r>
              <w:t>Finds the VendorID from Online Learning</w:t>
            </w:r>
          </w:p>
        </w:tc>
      </w:tr>
      <w:tr w:rsidR="00E1769C" w14:paraId="2BFBB98F"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6132A20" w14:textId="77777777" w:rsidR="00E1769C" w:rsidRDefault="00E1769C" w:rsidP="008A4312">
            <w:pPr>
              <w:spacing w:before="80" w:after="80"/>
            </w:pPr>
            <w:r>
              <w:t>OGL</w:t>
            </w:r>
          </w:p>
        </w:tc>
        <w:tc>
          <w:tcPr>
            <w:tcW w:w="0" w:type="auto"/>
          </w:tcPr>
          <w:p w14:paraId="7843B81B" w14:textId="77777777" w:rsidR="00E1769C" w:rsidRDefault="00E1769C" w:rsidP="008A4312">
            <w:pPr>
              <w:spacing w:before="80" w:after="80"/>
              <w:cnfStyle w:val="000000000000" w:firstRow="0" w:lastRow="0" w:firstColumn="0" w:lastColumn="0" w:oddVBand="0" w:evenVBand="0" w:oddHBand="0" w:evenHBand="0" w:firstRowFirstColumn="0" w:firstRowLastColumn="0" w:lastRowFirstColumn="0" w:lastRowLastColumn="0"/>
            </w:pPr>
            <w:r>
              <w:t xml:space="preserve">Order Group </w:t>
            </w:r>
          </w:p>
        </w:tc>
        <w:tc>
          <w:tcPr>
            <w:tcW w:w="0" w:type="auto"/>
          </w:tcPr>
          <w:p w14:paraId="58FAE3A3" w14:textId="77777777" w:rsidR="00E1769C" w:rsidRDefault="00E1769C" w:rsidP="008A4312">
            <w:pPr>
              <w:spacing w:before="80" w:after="80"/>
              <w:cnfStyle w:val="000000000000" w:firstRow="0" w:lastRow="0" w:firstColumn="0" w:lastColumn="0" w:oddVBand="0" w:evenVBand="0" w:oddHBand="0" w:evenHBand="0" w:firstRowFirstColumn="0" w:firstRowLastColumn="0" w:lastRowFirstColumn="0" w:lastRowLastColumn="0"/>
            </w:pPr>
            <w:r>
              <w:t>Finds the Order Number from Online Learning</w:t>
            </w:r>
          </w:p>
        </w:tc>
      </w:tr>
      <w:tr w:rsidR="00E1769C" w14:paraId="5D627FEF"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30A7884" w14:textId="77777777" w:rsidR="00E1769C" w:rsidRDefault="00E1769C" w:rsidP="008A4312">
            <w:pPr>
              <w:spacing w:before="80" w:after="80"/>
            </w:pPr>
            <w:r>
              <w:t>FL_PO</w:t>
            </w:r>
          </w:p>
        </w:tc>
        <w:tc>
          <w:tcPr>
            <w:tcW w:w="0" w:type="auto"/>
          </w:tcPr>
          <w:p w14:paraId="73BE4A6C" w14:textId="77777777" w:rsidR="00E1769C" w:rsidRDefault="00E1769C" w:rsidP="008A4312">
            <w:pPr>
              <w:spacing w:before="80" w:after="80"/>
              <w:cnfStyle w:val="000000100000" w:firstRow="0" w:lastRow="0" w:firstColumn="0" w:lastColumn="0" w:oddVBand="0" w:evenVBand="0" w:oddHBand="1" w:evenHBand="0" w:firstRowFirstColumn="0" w:firstRowLastColumn="0" w:lastRowFirstColumn="0" w:lastRowLastColumn="0"/>
            </w:pPr>
            <w:r>
              <w:t xml:space="preserve">Format </w:t>
            </w:r>
          </w:p>
        </w:tc>
        <w:tc>
          <w:tcPr>
            <w:tcW w:w="0" w:type="auto"/>
          </w:tcPr>
          <w:p w14:paraId="663A15C8" w14:textId="77777777" w:rsidR="00E1769C" w:rsidRDefault="00E1769C" w:rsidP="008A4312">
            <w:pPr>
              <w:spacing w:before="80" w:after="80"/>
              <w:cnfStyle w:val="000000100000" w:firstRow="0" w:lastRow="0" w:firstColumn="0" w:lastColumn="0" w:oddVBand="0" w:evenVBand="0" w:oddHBand="1" w:evenHBand="0" w:firstRowFirstColumn="0" w:firstRowLastColumn="0" w:lastRowFirstColumn="0" w:lastRowLastColumn="0"/>
            </w:pPr>
            <w:r>
              <w:t>Finds PO Number candidates</w:t>
            </w:r>
          </w:p>
        </w:tc>
      </w:tr>
      <w:tr w:rsidR="00E1769C" w14:paraId="5DD859C8"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6D2CB58" w14:textId="77777777" w:rsidR="00E1769C" w:rsidRDefault="00E1769C" w:rsidP="008A4312">
            <w:pPr>
              <w:spacing w:before="80" w:after="80"/>
            </w:pPr>
            <w:r>
              <w:t>IE</w:t>
            </w:r>
          </w:p>
        </w:tc>
        <w:tc>
          <w:tcPr>
            <w:tcW w:w="0" w:type="auto"/>
          </w:tcPr>
          <w:p w14:paraId="7FCFA86F" w14:textId="77777777" w:rsidR="00E1769C" w:rsidRDefault="00E1769C" w:rsidP="008A4312">
            <w:pPr>
              <w:spacing w:before="80" w:after="80"/>
              <w:cnfStyle w:val="000000000000" w:firstRow="0" w:lastRow="0" w:firstColumn="0" w:lastColumn="0" w:oddVBand="0" w:evenVBand="0" w:oddHBand="0" w:evenHBand="0" w:firstRowFirstColumn="0" w:firstRowLastColumn="0" w:lastRowFirstColumn="0" w:lastRowLastColumn="0"/>
            </w:pPr>
            <w:r>
              <w:t>Invoice Evaluator</w:t>
            </w:r>
          </w:p>
        </w:tc>
        <w:tc>
          <w:tcPr>
            <w:tcW w:w="0" w:type="auto"/>
          </w:tcPr>
          <w:p w14:paraId="5C7DB6BD" w14:textId="77777777" w:rsidR="00E1769C" w:rsidRDefault="00E1769C" w:rsidP="008A4312">
            <w:pPr>
              <w:spacing w:before="80" w:after="80"/>
              <w:cnfStyle w:val="000000000000" w:firstRow="0" w:lastRow="0" w:firstColumn="0" w:lastColumn="0" w:oddVBand="0" w:evenVBand="0" w:oddHBand="0" w:evenHBand="0" w:firstRowFirstColumn="0" w:firstRowLastColumn="0" w:lastRowFirstColumn="0" w:lastRowLastColumn="0"/>
            </w:pPr>
            <w:r>
              <w:t>Combines OGL.PO and FL_PO</w:t>
            </w:r>
          </w:p>
        </w:tc>
      </w:tr>
      <w:tr w:rsidR="00E1769C" w14:paraId="1C0E407A"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FF947CA" w14:textId="77777777" w:rsidR="00E1769C" w:rsidRDefault="00E1769C" w:rsidP="008A4312">
            <w:pPr>
              <w:spacing w:before="80" w:after="80"/>
            </w:pPr>
            <w:r>
              <w:t>DB_Vendor</w:t>
            </w:r>
          </w:p>
        </w:tc>
        <w:tc>
          <w:tcPr>
            <w:tcW w:w="0" w:type="auto"/>
          </w:tcPr>
          <w:p w14:paraId="2943ED12" w14:textId="77777777" w:rsidR="00E1769C" w:rsidRDefault="00E1769C" w:rsidP="008A4312">
            <w:pPr>
              <w:spacing w:before="80" w:after="80"/>
              <w:cnfStyle w:val="000000100000" w:firstRow="0" w:lastRow="0" w:firstColumn="0" w:lastColumn="0" w:oddVBand="0" w:evenVBand="0" w:oddHBand="1" w:evenHBand="0" w:firstRowFirstColumn="0" w:firstRowLastColumn="0" w:lastRowFirstColumn="0" w:lastRowLastColumn="0"/>
            </w:pPr>
            <w:r>
              <w:t xml:space="preserve">Database </w:t>
            </w:r>
          </w:p>
        </w:tc>
        <w:tc>
          <w:tcPr>
            <w:tcW w:w="0" w:type="auto"/>
          </w:tcPr>
          <w:p w14:paraId="2DEA9977" w14:textId="77777777" w:rsidR="00E1769C" w:rsidRDefault="00E1769C" w:rsidP="008A4312">
            <w:pPr>
              <w:spacing w:before="80" w:after="80"/>
              <w:cnfStyle w:val="000000100000" w:firstRow="0" w:lastRow="0" w:firstColumn="0" w:lastColumn="0" w:oddVBand="0" w:evenVBand="0" w:oddHBand="1" w:evenHBand="0" w:firstRowFirstColumn="0" w:firstRowLastColumn="0" w:lastRowFirstColumn="0" w:lastRowLastColumn="0"/>
            </w:pPr>
            <w:r>
              <w:t>Finds vendor candidates</w:t>
            </w:r>
          </w:p>
        </w:tc>
      </w:tr>
      <w:tr w:rsidR="00E1769C" w14:paraId="4274BDAE"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69CC3E6B" w14:textId="77777777" w:rsidR="00E1769C" w:rsidRDefault="00E1769C" w:rsidP="008A4312">
            <w:pPr>
              <w:spacing w:before="80" w:after="80"/>
            </w:pPr>
            <w:r>
              <w:t>FL_VAT</w:t>
            </w:r>
            <w:r w:rsidR="00487D5E">
              <w:t>ID</w:t>
            </w:r>
          </w:p>
        </w:tc>
        <w:tc>
          <w:tcPr>
            <w:tcW w:w="0" w:type="auto"/>
          </w:tcPr>
          <w:p w14:paraId="5B836E41" w14:textId="77777777" w:rsidR="00E1769C" w:rsidRDefault="00E1769C" w:rsidP="008A4312">
            <w:pPr>
              <w:spacing w:before="80" w:after="80"/>
              <w:cnfStyle w:val="000000000000" w:firstRow="0" w:lastRow="0" w:firstColumn="0" w:lastColumn="0" w:oddVBand="0" w:evenVBand="0" w:oddHBand="0" w:evenHBand="0" w:firstRowFirstColumn="0" w:firstRowLastColumn="0" w:lastRowFirstColumn="0" w:lastRowLastColumn="0"/>
            </w:pPr>
            <w:r>
              <w:t xml:space="preserve">Format </w:t>
            </w:r>
          </w:p>
        </w:tc>
        <w:tc>
          <w:tcPr>
            <w:tcW w:w="0" w:type="auto"/>
          </w:tcPr>
          <w:p w14:paraId="5C299638" w14:textId="77777777" w:rsidR="00E1769C" w:rsidRDefault="00E1769C" w:rsidP="008A4312">
            <w:pPr>
              <w:spacing w:before="80" w:after="80"/>
              <w:cnfStyle w:val="000000000000" w:firstRow="0" w:lastRow="0" w:firstColumn="0" w:lastColumn="0" w:oddVBand="0" w:evenVBand="0" w:oddHBand="0" w:evenHBand="0" w:firstRowFirstColumn="0" w:firstRowLastColumn="0" w:lastRowFirstColumn="0" w:lastRowLastColumn="0"/>
            </w:pPr>
            <w:r>
              <w:t>Finds VAT</w:t>
            </w:r>
            <w:r w:rsidR="00487D5E">
              <w:t xml:space="preserve"> ID</w:t>
            </w:r>
            <w:r>
              <w:t xml:space="preserve"> candidates</w:t>
            </w:r>
          </w:p>
        </w:tc>
      </w:tr>
      <w:tr w:rsidR="00E1769C" w14:paraId="6349AD72"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139DA62A" w14:textId="77777777" w:rsidR="00E1769C" w:rsidRDefault="00E1769C" w:rsidP="008A4312">
            <w:pPr>
              <w:spacing w:before="80" w:after="80"/>
            </w:pPr>
            <w:r>
              <w:t>VL_Vendor</w:t>
            </w:r>
          </w:p>
        </w:tc>
        <w:tc>
          <w:tcPr>
            <w:tcW w:w="0" w:type="auto"/>
          </w:tcPr>
          <w:p w14:paraId="21FC4697" w14:textId="77777777" w:rsidR="00E1769C" w:rsidRDefault="00E1769C" w:rsidP="008A4312">
            <w:pPr>
              <w:spacing w:before="80" w:after="80"/>
              <w:cnfStyle w:val="000000100000" w:firstRow="0" w:lastRow="0" w:firstColumn="0" w:lastColumn="0" w:oddVBand="0" w:evenVBand="0" w:oddHBand="1" w:evenHBand="0" w:firstRowFirstColumn="0" w:firstRowLastColumn="0" w:lastRowFirstColumn="0" w:lastRowLastColumn="0"/>
            </w:pPr>
            <w:r>
              <w:t xml:space="preserve">Vendor </w:t>
            </w:r>
          </w:p>
        </w:tc>
        <w:tc>
          <w:tcPr>
            <w:tcW w:w="0" w:type="auto"/>
          </w:tcPr>
          <w:p w14:paraId="662CE492" w14:textId="77777777" w:rsidR="00E1769C" w:rsidRDefault="00E1769C" w:rsidP="008A4312">
            <w:pPr>
              <w:spacing w:before="80" w:after="80"/>
              <w:cnfStyle w:val="000000100000" w:firstRow="0" w:lastRow="0" w:firstColumn="0" w:lastColumn="0" w:oddVBand="0" w:evenVBand="0" w:oddHBand="1" w:evenHBand="0" w:firstRowFirstColumn="0" w:firstRowLastColumn="0" w:lastRowFirstColumn="0" w:lastRowLastColumn="0"/>
            </w:pPr>
            <w:r>
              <w:t>Uses IGL.VendorID, DB_Vendor and FL_VAT</w:t>
            </w:r>
            <w:r w:rsidR="00FC78B5">
              <w:t>ID</w:t>
            </w:r>
            <w:r>
              <w:t xml:space="preserve"> to find the Vendor</w:t>
            </w:r>
          </w:p>
        </w:tc>
      </w:tr>
      <w:tr w:rsidR="00E1769C" w14:paraId="3CD5B9F1"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1C8FEAA6" w14:textId="77777777" w:rsidR="00E1769C" w:rsidRDefault="00E1769C" w:rsidP="008A4312">
            <w:pPr>
              <w:spacing w:before="80" w:after="80"/>
            </w:pPr>
            <w:r>
              <w:t>L</w:t>
            </w:r>
            <w:r w:rsidR="00FC78B5">
              <w:t>L</w:t>
            </w:r>
          </w:p>
        </w:tc>
        <w:tc>
          <w:tcPr>
            <w:tcW w:w="0" w:type="auto"/>
          </w:tcPr>
          <w:p w14:paraId="58299BEC" w14:textId="77777777" w:rsidR="00E1769C" w:rsidRDefault="00E1769C" w:rsidP="008A4312">
            <w:pPr>
              <w:spacing w:before="80" w:after="80"/>
              <w:cnfStyle w:val="000000000000" w:firstRow="0" w:lastRow="0" w:firstColumn="0" w:lastColumn="0" w:oddVBand="0" w:evenVBand="0" w:oddHBand="0" w:evenHBand="0" w:firstRowFirstColumn="0" w:firstRowLastColumn="0" w:lastRowFirstColumn="0" w:lastRowLastColumn="0"/>
            </w:pPr>
            <w:r>
              <w:t>Line Item Matching</w:t>
            </w:r>
          </w:p>
        </w:tc>
        <w:tc>
          <w:tcPr>
            <w:tcW w:w="0" w:type="auto"/>
          </w:tcPr>
          <w:p w14:paraId="4F4FA0B9" w14:textId="77777777" w:rsidR="00E1769C" w:rsidRDefault="00E1769C" w:rsidP="008A4312">
            <w:pPr>
              <w:spacing w:before="80" w:after="80"/>
              <w:cnfStyle w:val="000000000000" w:firstRow="0" w:lastRow="0" w:firstColumn="0" w:lastColumn="0" w:oddVBand="0" w:evenVBand="0" w:oddHBand="0" w:evenHBand="0" w:firstRowFirstColumn="0" w:firstRowLastColumn="0" w:lastRowFirstColumn="0" w:lastRowLastColumn="0"/>
            </w:pPr>
            <w:r>
              <w:t>Uses IE.PO</w:t>
            </w:r>
            <w:r w:rsidR="00FC78B5">
              <w:t xml:space="preserve">, </w:t>
            </w:r>
            <w:r>
              <w:t xml:space="preserve">VL_Vendor.VendorID </w:t>
            </w:r>
            <w:r w:rsidR="00FC78B5">
              <w:t xml:space="preserve">and the SQL access to the Open PO database </w:t>
            </w:r>
            <w:r>
              <w:t>to find the line Items</w:t>
            </w:r>
          </w:p>
        </w:tc>
      </w:tr>
      <w:tr w:rsidR="00E1769C" w14:paraId="2F259550" w14:textId="77777777" w:rsidTr="008A431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6E4B1921" w14:textId="77777777" w:rsidR="00E1769C" w:rsidRDefault="00E1769C" w:rsidP="008A4312">
            <w:pPr>
              <w:spacing w:before="80" w:after="80"/>
            </w:pPr>
            <w:r>
              <w:t>FL_Amounts</w:t>
            </w:r>
          </w:p>
        </w:tc>
        <w:tc>
          <w:tcPr>
            <w:tcW w:w="0" w:type="auto"/>
          </w:tcPr>
          <w:p w14:paraId="52100B3C" w14:textId="77777777" w:rsidR="00E1769C" w:rsidRDefault="00E1769C" w:rsidP="008A4312">
            <w:pPr>
              <w:spacing w:before="80" w:after="80"/>
              <w:cnfStyle w:val="000000100000" w:firstRow="0" w:lastRow="0" w:firstColumn="0" w:lastColumn="0" w:oddVBand="0" w:evenVBand="0" w:oddHBand="1" w:evenHBand="0" w:firstRowFirstColumn="0" w:firstRowLastColumn="0" w:lastRowFirstColumn="0" w:lastRowLastColumn="0"/>
            </w:pPr>
            <w:r>
              <w:t>Format</w:t>
            </w:r>
          </w:p>
        </w:tc>
        <w:tc>
          <w:tcPr>
            <w:tcW w:w="0" w:type="auto"/>
          </w:tcPr>
          <w:p w14:paraId="4C8BED90" w14:textId="77777777" w:rsidR="00E1769C" w:rsidRDefault="00E1769C" w:rsidP="008A4312">
            <w:pPr>
              <w:spacing w:before="80" w:after="80"/>
              <w:cnfStyle w:val="000000100000" w:firstRow="0" w:lastRow="0" w:firstColumn="0" w:lastColumn="0" w:oddVBand="0" w:evenVBand="0" w:oddHBand="1" w:evenHBand="0" w:firstRowFirstColumn="0" w:firstRowLastColumn="0" w:lastRowFirstColumn="0" w:lastRowLastColumn="0"/>
            </w:pPr>
            <w:r>
              <w:t>Finds any amounts on the document</w:t>
            </w:r>
          </w:p>
        </w:tc>
      </w:tr>
      <w:tr w:rsidR="00E1769C" w14:paraId="3C775747" w14:textId="77777777" w:rsidTr="008A4312">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4FDDFC66" w14:textId="77777777" w:rsidR="00E1769C" w:rsidRDefault="00E1769C" w:rsidP="008A4312">
            <w:pPr>
              <w:spacing w:before="80" w:after="80"/>
            </w:pPr>
            <w:r>
              <w:lastRenderedPageBreak/>
              <w:t>TL</w:t>
            </w:r>
          </w:p>
        </w:tc>
        <w:tc>
          <w:tcPr>
            <w:tcW w:w="0" w:type="auto"/>
          </w:tcPr>
          <w:p w14:paraId="1228A2D5" w14:textId="77777777" w:rsidR="00E1769C" w:rsidRDefault="00E1769C" w:rsidP="008A4312">
            <w:pPr>
              <w:spacing w:before="80" w:after="80"/>
              <w:cnfStyle w:val="000000000000" w:firstRow="0" w:lastRow="0" w:firstColumn="0" w:lastColumn="0" w:oddVBand="0" w:evenVBand="0" w:oddHBand="0" w:evenHBand="0" w:firstRowFirstColumn="0" w:firstRowLastColumn="0" w:lastRowFirstColumn="0" w:lastRowLastColumn="0"/>
            </w:pPr>
            <w:r>
              <w:t>Table Locator</w:t>
            </w:r>
          </w:p>
        </w:tc>
        <w:tc>
          <w:tcPr>
            <w:tcW w:w="0" w:type="auto"/>
          </w:tcPr>
          <w:p w14:paraId="3BFB8DAF" w14:textId="77777777" w:rsidR="00E1769C" w:rsidRDefault="00E1769C" w:rsidP="008A4312">
            <w:pPr>
              <w:spacing w:before="80" w:after="80"/>
              <w:cnfStyle w:val="000000000000" w:firstRow="0" w:lastRow="0" w:firstColumn="0" w:lastColumn="0" w:oddVBand="0" w:evenVBand="0" w:oddHBand="0" w:evenHBand="0" w:firstRowFirstColumn="0" w:firstRowLastColumn="0" w:lastRowFirstColumn="0" w:lastRowLastColumn="0"/>
            </w:pPr>
            <w:r>
              <w:t>Uses L</w:t>
            </w:r>
            <w:r w:rsidR="008A6CD3">
              <w:t>L</w:t>
            </w:r>
            <w:r>
              <w:t xml:space="preserve"> and FL_Amounts to find the table.</w:t>
            </w:r>
          </w:p>
        </w:tc>
      </w:tr>
    </w:tbl>
    <w:p w14:paraId="495C1D6D" w14:textId="77777777" w:rsidR="00487D5E" w:rsidRDefault="00487D5E" w:rsidP="00487D5E">
      <w:r>
        <w:t>The diagram below shows how to connect all the locators together for the Line Item Matching Locator</w:t>
      </w:r>
      <w:r w:rsidR="005F1213">
        <w:fldChar w:fldCharType="begin"/>
      </w:r>
      <w:r w:rsidR="005F1213">
        <w:instrText xml:space="preserve"> XE "</w:instrText>
      </w:r>
      <w:r w:rsidR="005F1213" w:rsidRPr="00C61116">
        <w:instrText>the Line Item Matching Locator:</w:instrText>
      </w:r>
      <w:r w:rsidR="005F1213" w:rsidRPr="00C61116">
        <w:rPr>
          <w:lang w:val="en-GB"/>
        </w:rPr>
        <w:instrText>Field Dependencies</w:instrText>
      </w:r>
      <w:r w:rsidR="005F1213">
        <w:instrText xml:space="preserve">" </w:instrText>
      </w:r>
      <w:r w:rsidR="005F1213">
        <w:fldChar w:fldCharType="end"/>
      </w:r>
      <w:r>
        <w:t>.</w:t>
      </w:r>
    </w:p>
    <w:p w14:paraId="6DE1C83E" w14:textId="77777777" w:rsidR="00487D5E" w:rsidRPr="00487D5E" w:rsidRDefault="00487D5E" w:rsidP="00487D5E">
      <w:r>
        <w:rPr>
          <w:b/>
        </w:rPr>
        <w:t>Green</w:t>
      </w:r>
      <w:r>
        <w:t xml:space="preserve"> marks learnable fields, </w:t>
      </w:r>
      <w:r>
        <w:rPr>
          <w:b/>
        </w:rPr>
        <w:t>Blue</w:t>
      </w:r>
      <w:r>
        <w:t xml:space="preserve"> are not learnable.</w:t>
      </w:r>
    </w:p>
    <w:p w14:paraId="09CBF713" w14:textId="77777777" w:rsidR="00487D5E" w:rsidRDefault="00487D5E" w:rsidP="00314E98">
      <w:r>
        <w:rPr>
          <w:noProof/>
          <w:lang w:bidi="ar-SA"/>
        </w:rPr>
        <w:drawing>
          <wp:inline distT="0" distB="0" distL="0" distR="0" wp14:anchorId="6D57807E" wp14:editId="50E95922">
            <wp:extent cx="5863860" cy="3609584"/>
            <wp:effectExtent l="171450" t="171450" r="384810" b="353060"/>
            <wp:docPr id="38912" name="Picture 3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5864483" cy="3609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0D253D0" w14:textId="77777777" w:rsidR="00E1769C" w:rsidRDefault="005F1213" w:rsidP="008A4312">
      <w:pPr>
        <w:pStyle w:val="Heading2"/>
      </w:pPr>
      <w:bookmarkStart w:id="462" w:name="_Toc382141859"/>
      <w:bookmarkStart w:id="463" w:name="_Toc382142177"/>
      <w:bookmarkStart w:id="464" w:name="_Toc382990329"/>
      <w:bookmarkStart w:id="465" w:name="_Toc386812623"/>
      <w:r w:rsidRPr="00A64640">
        <w:rPr>
          <w:lang w:val="en-GB"/>
        </w:rPr>
        <w:t>Table Interpolation</w:t>
      </w:r>
      <w:r>
        <w:t xml:space="preserve"> in </w:t>
      </w:r>
      <w:r w:rsidR="00E1769C">
        <w:t>Validation</w:t>
      </w:r>
      <w:bookmarkEnd w:id="462"/>
      <w:bookmarkEnd w:id="463"/>
      <w:bookmarkEnd w:id="464"/>
      <w:bookmarkEnd w:id="465"/>
      <w:r>
        <w:fldChar w:fldCharType="begin"/>
      </w:r>
      <w:r>
        <w:instrText xml:space="preserve"> XE "</w:instrText>
      </w:r>
      <w:r w:rsidRPr="00A64640">
        <w:rPr>
          <w:lang w:val="en-GB"/>
        </w:rPr>
        <w:instrText>Table Interpolation</w:instrText>
      </w:r>
      <w:r>
        <w:instrText xml:space="preserve">" </w:instrText>
      </w:r>
      <w:r>
        <w:fldChar w:fldCharType="end"/>
      </w:r>
    </w:p>
    <w:p w14:paraId="4FE65071" w14:textId="77777777" w:rsidR="00E1769C" w:rsidRDefault="00E1769C" w:rsidP="00E1769C">
      <w:r>
        <w:t>You can use the table interpolation feature in KTM Validation to quickly extract tables and also to train tables. You will need to examine these specific training samples in Project Builder by pressing F10 on the Xdocs.</w:t>
      </w:r>
    </w:p>
    <w:p w14:paraId="51A8DEE2" w14:textId="77777777" w:rsidR="00E1769C" w:rsidRPr="00B82998" w:rsidRDefault="00E1769C" w:rsidP="00E1769C">
      <w:r>
        <w:t xml:space="preserve">The Interpolation Button can be pressed more than once. Interpolate a row, select another row and then interpolate that. </w:t>
      </w:r>
      <w:r w:rsidRPr="00716D6E">
        <w:t xml:space="preserve">This will successively </w:t>
      </w:r>
      <w:r w:rsidR="00B82998" w:rsidRPr="00716D6E">
        <w:t xml:space="preserve">find </w:t>
      </w:r>
      <w:r w:rsidRPr="00716D6E">
        <w:t>more of the table.</w:t>
      </w:r>
    </w:p>
    <w:p w14:paraId="567B6A27" w14:textId="77777777" w:rsidR="00940592" w:rsidRDefault="00940592">
      <w:pPr>
        <w:pStyle w:val="Heading1"/>
        <w:rPr>
          <w:ins w:id="466" w:author="David Wright" w:date="2014-06-12T10:38:00Z"/>
        </w:rPr>
      </w:pPr>
      <w:bookmarkStart w:id="467" w:name="_Toc382990330"/>
      <w:bookmarkStart w:id="468" w:name="_Toc386812624"/>
      <w:bookmarkStart w:id="469" w:name="_Toc382141861"/>
      <w:bookmarkStart w:id="470" w:name="_Toc382142179"/>
      <w:commentRangeStart w:id="471"/>
      <w:r>
        <w:t>Advanced</w:t>
      </w:r>
      <w:commentRangeEnd w:id="471"/>
      <w:r>
        <w:rPr>
          <w:rStyle w:val="CommentReference"/>
          <w:b w:val="0"/>
          <w:bCs w:val="0"/>
          <w:color w:val="auto"/>
        </w:rPr>
        <w:commentReference w:id="471"/>
      </w:r>
      <w:r>
        <w:t xml:space="preserve"> Zone Locator</w:t>
      </w:r>
    </w:p>
    <w:p w14:paraId="57A44324" w14:textId="77777777" w:rsidR="00940592" w:rsidRDefault="00940592">
      <w:pPr>
        <w:rPr>
          <w:ins w:id="472" w:author="David Wright" w:date="2014-06-12T10:39:00Z"/>
        </w:rPr>
        <w:pPrChange w:id="473" w:author="David Wright" w:date="2014-06-12T10:38:00Z">
          <w:pPr>
            <w:pStyle w:val="Heading1"/>
          </w:pPr>
        </w:pPrChange>
      </w:pPr>
      <w:ins w:id="474" w:author="David Wright" w:date="2014-06-12T10:38:00Z">
        <w:r>
          <w:t>You should use the inbuilt registration technologies before attempting to build anchors.</w:t>
        </w:r>
      </w:ins>
      <w:ins w:id="475" w:author="David Wright" w:date="2014-06-12T10:39:00Z">
        <w:r>
          <w:t xml:space="preserve"> Configuring registration is easy and faster to run and test.</w:t>
        </w:r>
      </w:ins>
    </w:p>
    <w:p w14:paraId="53B0A846" w14:textId="77777777" w:rsidR="00940592" w:rsidRPr="00940592" w:rsidRDefault="00940592">
      <w:pPr>
        <w:rPr>
          <w:ins w:id="476" w:author="David Wright" w:date="2014-06-12T10:37:00Z"/>
        </w:rPr>
        <w:pPrChange w:id="477" w:author="David Wright" w:date="2014-06-12T10:38:00Z">
          <w:pPr>
            <w:pStyle w:val="Heading1"/>
          </w:pPr>
        </w:pPrChange>
      </w:pPr>
      <w:ins w:id="478" w:author="David Wright" w:date="2014-06-12T10:38:00Z">
        <w:r>
          <w:t>Anchors are slow and tedious to configure</w:t>
        </w:r>
      </w:ins>
      <w:ins w:id="479" w:author="David Wright" w:date="2014-06-12T10:39:00Z">
        <w:r>
          <w:t>, only use them if registration fails.</w:t>
        </w:r>
      </w:ins>
    </w:p>
    <w:p w14:paraId="3B346A5C" w14:textId="77777777" w:rsidR="00940592" w:rsidRDefault="00940592">
      <w:pPr>
        <w:pStyle w:val="Heading2"/>
        <w:rPr>
          <w:ins w:id="480" w:author="David Wright" w:date="2014-06-12T10:39:00Z"/>
        </w:rPr>
        <w:pPrChange w:id="481" w:author="David Wright" w:date="2014-06-12T10:38:00Z">
          <w:pPr>
            <w:pStyle w:val="Heading1"/>
          </w:pPr>
        </w:pPrChange>
      </w:pPr>
      <w:ins w:id="482" w:author="David Wright" w:date="2014-06-12T10:37:00Z">
        <w:r>
          <w:t>How to configure Registration</w:t>
        </w:r>
      </w:ins>
    </w:p>
    <w:p w14:paraId="64E11899" w14:textId="77777777" w:rsidR="00940592" w:rsidRPr="00940592" w:rsidRDefault="00940592">
      <w:pPr>
        <w:pPrChange w:id="483" w:author="David Wright" w:date="2014-06-12T10:39:00Z">
          <w:pPr>
            <w:pStyle w:val="Heading1"/>
          </w:pPr>
        </w:pPrChange>
      </w:pPr>
      <w:ins w:id="484" w:author="David Wright" w:date="2014-06-12T10:39:00Z">
        <w:r>
          <w:t xml:space="preserve">The default settings for registration are very strict and can </w:t>
        </w:r>
      </w:ins>
      <w:ins w:id="485" w:author="David Wright" w:date="2014-06-12T10:40:00Z">
        <w:r>
          <w:t xml:space="preserve">often </w:t>
        </w:r>
      </w:ins>
      <w:ins w:id="486" w:author="David Wright" w:date="2014-06-12T10:39:00Z">
        <w:r>
          <w:t>lead to registration failure</w:t>
        </w:r>
      </w:ins>
      <w:ins w:id="487" w:author="David Wright" w:date="2014-06-12T10:40:00Z">
        <w:r>
          <w:t>. This is one reason many go straight to anchors. Loosen and tune these registration settings for better results.</w:t>
        </w:r>
      </w:ins>
    </w:p>
    <w:p w14:paraId="2A7982DF" w14:textId="77777777" w:rsidR="00940592" w:rsidRDefault="00940592">
      <w:pPr>
        <w:pStyle w:val="ListParagraph"/>
        <w:numPr>
          <w:ilvl w:val="0"/>
          <w:numId w:val="67"/>
        </w:numPr>
        <w:spacing w:after="0" w:line="240" w:lineRule="auto"/>
        <w:contextualSpacing w:val="0"/>
        <w:rPr>
          <w:ins w:id="488" w:author="David Wright" w:date="2014-06-12T10:37:00Z"/>
          <w:rFonts w:asciiTheme="minorHAnsi" w:hAnsiTheme="minorHAnsi" w:cstheme="minorBidi"/>
          <w:color w:val="1F497D" w:themeColor="dark2"/>
        </w:rPr>
        <w:pPrChange w:id="489" w:author="David Wright" w:date="2014-06-12T10:42:00Z">
          <w:pPr>
            <w:pStyle w:val="ListParagraph"/>
            <w:numPr>
              <w:numId w:val="68"/>
            </w:numPr>
            <w:tabs>
              <w:tab w:val="num" w:pos="360"/>
              <w:tab w:val="num" w:pos="720"/>
            </w:tabs>
            <w:spacing w:after="0" w:line="240" w:lineRule="auto"/>
            <w:ind w:hanging="720"/>
            <w:contextualSpacing w:val="0"/>
          </w:pPr>
        </w:pPrChange>
      </w:pPr>
      <w:ins w:id="490" w:author="David Wright" w:date="2014-06-12T10:37:00Z">
        <w:r>
          <w:rPr>
            <w:rFonts w:asciiTheme="minorHAnsi" w:hAnsiTheme="minorHAnsi" w:cstheme="minorBidi"/>
            <w:color w:val="1F497D" w:themeColor="dark2"/>
          </w:rPr>
          <w:t>Make a benchmark set and choose settings that work across all documents, not individual documents.</w:t>
        </w:r>
      </w:ins>
    </w:p>
    <w:p w14:paraId="129E5DF6" w14:textId="77777777" w:rsidR="00940592" w:rsidRDefault="00940592">
      <w:pPr>
        <w:pStyle w:val="ListParagraph"/>
        <w:numPr>
          <w:ilvl w:val="0"/>
          <w:numId w:val="67"/>
        </w:numPr>
        <w:spacing w:after="0" w:line="240" w:lineRule="auto"/>
        <w:contextualSpacing w:val="0"/>
        <w:rPr>
          <w:ins w:id="491" w:author="David Wright" w:date="2014-06-12T10:37:00Z"/>
          <w:rFonts w:asciiTheme="minorHAnsi" w:hAnsiTheme="minorHAnsi" w:cstheme="minorBidi"/>
          <w:color w:val="1F497D" w:themeColor="dark2"/>
        </w:rPr>
        <w:pPrChange w:id="492" w:author="David Wright" w:date="2014-06-12T10:42:00Z">
          <w:pPr>
            <w:pStyle w:val="ListParagraph"/>
            <w:numPr>
              <w:numId w:val="68"/>
            </w:numPr>
            <w:tabs>
              <w:tab w:val="num" w:pos="360"/>
              <w:tab w:val="num" w:pos="720"/>
            </w:tabs>
            <w:spacing w:after="0" w:line="240" w:lineRule="auto"/>
            <w:ind w:hanging="720"/>
            <w:contextualSpacing w:val="0"/>
          </w:pPr>
        </w:pPrChange>
      </w:pPr>
      <w:ins w:id="493" w:author="David Wright" w:date="2014-06-12T10:37:00Z">
        <w:r>
          <w:rPr>
            <w:rFonts w:asciiTheme="minorHAnsi" w:hAnsiTheme="minorHAnsi" w:cstheme="minorBidi"/>
            <w:color w:val="1F497D" w:themeColor="dark2"/>
          </w:rPr>
          <w:lastRenderedPageBreak/>
          <w:t>Try tuning automatic registration before attempting to make anchors.</w:t>
        </w:r>
        <w:r>
          <w:rPr>
            <w:rFonts w:asciiTheme="minorHAnsi" w:hAnsiTheme="minorHAnsi" w:cstheme="minorBidi"/>
            <w:color w:val="1F497D" w:themeColor="dark2"/>
          </w:rPr>
          <w:br/>
        </w:r>
        <w:r>
          <w:rPr>
            <w:noProof/>
            <w:lang w:bidi="ar-SA"/>
          </w:rPr>
          <w:drawing>
            <wp:inline distT="0" distB="0" distL="0" distR="0" wp14:anchorId="230D54D4" wp14:editId="517C1CEF">
              <wp:extent cx="5641975" cy="24669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41975" cy="2466975"/>
                      </a:xfrm>
                      <a:prstGeom prst="rect">
                        <a:avLst/>
                      </a:prstGeom>
                      <a:noFill/>
                      <a:ln>
                        <a:noFill/>
                      </a:ln>
                    </pic:spPr>
                  </pic:pic>
                </a:graphicData>
              </a:graphic>
            </wp:inline>
          </w:drawing>
        </w:r>
      </w:ins>
    </w:p>
    <w:p w14:paraId="60875BA4" w14:textId="77777777" w:rsidR="00940592" w:rsidRDefault="00940592">
      <w:pPr>
        <w:pStyle w:val="ListParagraph"/>
        <w:numPr>
          <w:ilvl w:val="1"/>
          <w:numId w:val="67"/>
        </w:numPr>
        <w:spacing w:after="0" w:line="240" w:lineRule="auto"/>
        <w:contextualSpacing w:val="0"/>
        <w:rPr>
          <w:ins w:id="494" w:author="David Wright" w:date="2014-06-12T10:37:00Z"/>
          <w:rFonts w:asciiTheme="minorHAnsi" w:hAnsiTheme="minorHAnsi" w:cstheme="minorBidi"/>
          <w:color w:val="1F497D" w:themeColor="dark2"/>
        </w:rPr>
        <w:pPrChange w:id="495" w:author="David Wright" w:date="2014-06-12T10:42:00Z">
          <w:pPr>
            <w:pStyle w:val="ListParagraph"/>
            <w:numPr>
              <w:ilvl w:val="1"/>
              <w:numId w:val="68"/>
            </w:numPr>
            <w:tabs>
              <w:tab w:val="num" w:pos="360"/>
              <w:tab w:val="num" w:pos="1440"/>
            </w:tabs>
            <w:spacing w:after="0" w:line="240" w:lineRule="auto"/>
            <w:ind w:left="1440" w:hanging="720"/>
            <w:contextualSpacing w:val="0"/>
          </w:pPr>
        </w:pPrChange>
      </w:pPr>
      <w:ins w:id="496" w:author="David Wright" w:date="2014-06-12T10:37:00Z">
        <w:r>
          <w:rPr>
            <w:rFonts w:asciiTheme="minorHAnsi" w:hAnsiTheme="minorHAnsi" w:cstheme="minorBidi"/>
            <w:color w:val="1F497D" w:themeColor="dark2"/>
          </w:rPr>
          <w:t>Select custom registration.</w:t>
        </w:r>
      </w:ins>
    </w:p>
    <w:p w14:paraId="43D38209" w14:textId="77777777" w:rsidR="00940592" w:rsidRDefault="00940592">
      <w:pPr>
        <w:pStyle w:val="ListParagraph"/>
        <w:numPr>
          <w:ilvl w:val="1"/>
          <w:numId w:val="67"/>
        </w:numPr>
        <w:spacing w:after="0" w:line="240" w:lineRule="auto"/>
        <w:contextualSpacing w:val="0"/>
        <w:rPr>
          <w:ins w:id="497" w:author="David Wright" w:date="2014-06-12T10:37:00Z"/>
          <w:rFonts w:asciiTheme="minorHAnsi" w:hAnsiTheme="minorHAnsi" w:cstheme="minorBidi"/>
          <w:color w:val="1F497D" w:themeColor="dark2"/>
        </w:rPr>
        <w:pPrChange w:id="498" w:author="David Wright" w:date="2014-06-12T10:42:00Z">
          <w:pPr>
            <w:pStyle w:val="ListParagraph"/>
            <w:numPr>
              <w:ilvl w:val="1"/>
              <w:numId w:val="68"/>
            </w:numPr>
            <w:tabs>
              <w:tab w:val="num" w:pos="360"/>
              <w:tab w:val="num" w:pos="1440"/>
            </w:tabs>
            <w:spacing w:after="0" w:line="240" w:lineRule="auto"/>
            <w:ind w:left="1440" w:hanging="720"/>
            <w:contextualSpacing w:val="0"/>
          </w:pPr>
        </w:pPrChange>
      </w:pPr>
      <w:ins w:id="499" w:author="David Wright" w:date="2014-06-12T10:37:00Z">
        <w:r>
          <w:rPr>
            <w:rFonts w:asciiTheme="minorHAnsi" w:hAnsiTheme="minorHAnsi" w:cstheme="minorBidi"/>
            <w:color w:val="1F497D" w:themeColor="dark2"/>
          </w:rPr>
          <w:t>Try layout first, then lines and then text. Lower thresholds.</w:t>
        </w:r>
      </w:ins>
    </w:p>
    <w:p w14:paraId="24307CD8" w14:textId="77777777" w:rsidR="00940592" w:rsidRDefault="00940592">
      <w:pPr>
        <w:pStyle w:val="ListParagraph"/>
        <w:numPr>
          <w:ilvl w:val="1"/>
          <w:numId w:val="67"/>
        </w:numPr>
        <w:spacing w:after="0" w:line="240" w:lineRule="auto"/>
        <w:contextualSpacing w:val="0"/>
        <w:rPr>
          <w:ins w:id="500" w:author="David Wright" w:date="2014-06-12T10:37:00Z"/>
          <w:rFonts w:asciiTheme="minorHAnsi" w:hAnsiTheme="minorHAnsi" w:cstheme="minorBidi"/>
          <w:color w:val="1F497D" w:themeColor="dark2"/>
        </w:rPr>
        <w:pPrChange w:id="501" w:author="David Wright" w:date="2014-06-12T10:42:00Z">
          <w:pPr>
            <w:pStyle w:val="ListParagraph"/>
            <w:numPr>
              <w:ilvl w:val="1"/>
              <w:numId w:val="68"/>
            </w:numPr>
            <w:tabs>
              <w:tab w:val="num" w:pos="360"/>
              <w:tab w:val="num" w:pos="1440"/>
            </w:tabs>
            <w:spacing w:after="0" w:line="240" w:lineRule="auto"/>
            <w:ind w:left="1440" w:hanging="720"/>
            <w:contextualSpacing w:val="0"/>
          </w:pPr>
        </w:pPrChange>
      </w:pPr>
      <w:ins w:id="502" w:author="David Wright" w:date="2014-06-12T10:37:00Z">
        <w:r>
          <w:rPr>
            <w:rFonts w:asciiTheme="minorHAnsi" w:hAnsiTheme="minorHAnsi" w:cstheme="minorBidi"/>
            <w:color w:val="1F497D" w:themeColor="dark2"/>
          </w:rPr>
          <w:t>Deselect “registration failure makes zone invalid”, so you can see the registration results.</w:t>
        </w:r>
      </w:ins>
    </w:p>
    <w:p w14:paraId="733241AF" w14:textId="77777777" w:rsidR="00940592" w:rsidRDefault="00940592">
      <w:pPr>
        <w:pStyle w:val="ListParagraph"/>
        <w:numPr>
          <w:ilvl w:val="1"/>
          <w:numId w:val="67"/>
        </w:numPr>
        <w:spacing w:after="0" w:line="240" w:lineRule="auto"/>
        <w:contextualSpacing w:val="0"/>
        <w:rPr>
          <w:ins w:id="503" w:author="David Wright" w:date="2014-06-12T10:37:00Z"/>
          <w:rFonts w:asciiTheme="minorHAnsi" w:hAnsiTheme="minorHAnsi" w:cstheme="minorBidi"/>
          <w:color w:val="1F497D" w:themeColor="dark2"/>
        </w:rPr>
        <w:pPrChange w:id="504" w:author="David Wright" w:date="2014-06-12T10:42:00Z">
          <w:pPr>
            <w:pStyle w:val="ListParagraph"/>
            <w:numPr>
              <w:ilvl w:val="1"/>
              <w:numId w:val="68"/>
            </w:numPr>
            <w:tabs>
              <w:tab w:val="num" w:pos="360"/>
              <w:tab w:val="num" w:pos="1440"/>
            </w:tabs>
            <w:spacing w:after="0" w:line="240" w:lineRule="auto"/>
            <w:ind w:left="1440" w:hanging="720"/>
            <w:contextualSpacing w:val="0"/>
          </w:pPr>
        </w:pPrChange>
      </w:pPr>
      <w:ins w:id="505" w:author="David Wright" w:date="2014-06-12T10:37:00Z">
        <w:r>
          <w:rPr>
            <w:rFonts w:asciiTheme="minorHAnsi" w:hAnsiTheme="minorHAnsi" w:cstheme="minorBidi"/>
            <w:color w:val="1F497D" w:themeColor="dark2"/>
          </w:rPr>
          <w:t>Try turning on “account for local distortion”</w:t>
        </w:r>
      </w:ins>
    </w:p>
    <w:p w14:paraId="6A0EC0E5" w14:textId="77777777" w:rsidR="00940592" w:rsidRDefault="00940592">
      <w:pPr>
        <w:pStyle w:val="ListParagraph"/>
        <w:numPr>
          <w:ilvl w:val="1"/>
          <w:numId w:val="67"/>
        </w:numPr>
        <w:spacing w:after="0" w:line="240" w:lineRule="auto"/>
        <w:contextualSpacing w:val="0"/>
        <w:rPr>
          <w:ins w:id="506" w:author="David Wright" w:date="2014-06-12T10:37:00Z"/>
          <w:rFonts w:asciiTheme="minorHAnsi" w:hAnsiTheme="minorHAnsi" w:cstheme="minorBidi"/>
          <w:color w:val="1F497D" w:themeColor="dark2"/>
        </w:rPr>
        <w:pPrChange w:id="507" w:author="David Wright" w:date="2014-06-12T10:42:00Z">
          <w:pPr>
            <w:pStyle w:val="ListParagraph"/>
            <w:numPr>
              <w:ilvl w:val="1"/>
              <w:numId w:val="68"/>
            </w:numPr>
            <w:tabs>
              <w:tab w:val="num" w:pos="360"/>
              <w:tab w:val="num" w:pos="1440"/>
            </w:tabs>
            <w:spacing w:after="0" w:line="240" w:lineRule="auto"/>
            <w:ind w:left="1440" w:hanging="720"/>
            <w:contextualSpacing w:val="0"/>
          </w:pPr>
        </w:pPrChange>
      </w:pPr>
      <w:ins w:id="508" w:author="David Wright" w:date="2014-06-12T10:37:00Z">
        <w:r>
          <w:rPr>
            <w:rFonts w:asciiTheme="minorHAnsi" w:hAnsiTheme="minorHAnsi" w:cstheme="minorBidi"/>
            <w:color w:val="1F497D" w:themeColor="dark2"/>
          </w:rPr>
          <w:t>Increase offsets.</w:t>
        </w:r>
      </w:ins>
    </w:p>
    <w:p w14:paraId="530B07CD" w14:textId="77777777" w:rsidR="00940592" w:rsidRDefault="00940592">
      <w:pPr>
        <w:pStyle w:val="Heading2"/>
        <w:rPr>
          <w:ins w:id="509" w:author="David Wright" w:date="2014-06-12T10:41:00Z"/>
        </w:rPr>
        <w:pPrChange w:id="510" w:author="David Wright" w:date="2014-06-12T10:41:00Z">
          <w:pPr/>
        </w:pPrChange>
      </w:pPr>
      <w:ins w:id="511" w:author="David Wright" w:date="2014-06-12T10:41:00Z">
        <w:r>
          <w:t>Anchors</w:t>
        </w:r>
      </w:ins>
    </w:p>
    <w:p w14:paraId="693731EA" w14:textId="77777777" w:rsidR="00940592" w:rsidRDefault="00940592">
      <w:pPr>
        <w:pStyle w:val="Heading3"/>
        <w:rPr>
          <w:ins w:id="512" w:author="David Wright" w:date="2014-06-12T10:41:00Z"/>
        </w:rPr>
        <w:pPrChange w:id="513" w:author="David Wright" w:date="2014-06-12T10:41:00Z">
          <w:pPr/>
        </w:pPrChange>
      </w:pPr>
      <w:ins w:id="514" w:author="David Wright" w:date="2014-06-12T10:41:00Z">
        <w:r>
          <w:t>Text Anchors</w:t>
        </w:r>
      </w:ins>
    </w:p>
    <w:p w14:paraId="0582D42C" w14:textId="77777777" w:rsidR="00940592" w:rsidRDefault="00940592">
      <w:pPr>
        <w:rPr>
          <w:ins w:id="515" w:author="David Wright" w:date="2014-06-12T10:41:00Z"/>
        </w:rPr>
      </w:pPr>
      <w:ins w:id="516" w:author="David Wright" w:date="2014-06-12T10:41:00Z">
        <w:r>
          <w:t>Make sure your OCR Profile is multiline.</w:t>
        </w:r>
      </w:ins>
    </w:p>
    <w:p w14:paraId="0712609F" w14:textId="77777777" w:rsidR="00940592" w:rsidRDefault="00940592">
      <w:pPr>
        <w:pStyle w:val="Heading3"/>
        <w:rPr>
          <w:ins w:id="517" w:author="David Wright" w:date="2014-06-12T10:41:00Z"/>
        </w:rPr>
        <w:pPrChange w:id="518" w:author="David Wright" w:date="2014-06-12T10:42:00Z">
          <w:pPr/>
        </w:pPrChange>
      </w:pPr>
      <w:ins w:id="519" w:author="David Wright" w:date="2014-06-12T10:41:00Z">
        <w:r>
          <w:t>Structural Anchors</w:t>
        </w:r>
      </w:ins>
    </w:p>
    <w:p w14:paraId="671175EC" w14:textId="77777777" w:rsidR="00940592" w:rsidRPr="00940592" w:rsidRDefault="00940592">
      <w:ins w:id="520" w:author="David Wright" w:date="2014-06-12T10:41:00Z">
        <w:r>
          <w:t>Make sure that line length and thickness is appropriate for your documents</w:t>
        </w:r>
      </w:ins>
    </w:p>
    <w:p w14:paraId="23E5C77C" w14:textId="77777777" w:rsidR="00E1769C" w:rsidRDefault="00E1769C" w:rsidP="00D05671">
      <w:pPr>
        <w:pStyle w:val="Heading1"/>
      </w:pPr>
      <w:r>
        <w:t>Locali</w:t>
      </w:r>
      <w:r w:rsidR="003676B8">
        <w:t>z</w:t>
      </w:r>
      <w:r>
        <w:t>ation</w:t>
      </w:r>
      <w:bookmarkEnd w:id="467"/>
      <w:bookmarkEnd w:id="468"/>
      <w:r w:rsidR="005F1213">
        <w:fldChar w:fldCharType="begin"/>
      </w:r>
      <w:r w:rsidR="005F1213">
        <w:instrText xml:space="preserve"> XE "</w:instrText>
      </w:r>
      <w:r w:rsidR="005F1213" w:rsidRPr="00A64640">
        <w:instrText>Localization</w:instrText>
      </w:r>
      <w:r w:rsidR="005F1213">
        <w:instrText xml:space="preserve">" </w:instrText>
      </w:r>
      <w:r w:rsidR="005F1213">
        <w:fldChar w:fldCharType="end"/>
      </w:r>
    </w:p>
    <w:p w14:paraId="4122B757" w14:textId="77777777" w:rsidR="0012331C" w:rsidRPr="008A4312" w:rsidRDefault="0012331C" w:rsidP="003676B8">
      <w:r>
        <w:t xml:space="preserve">There are </w:t>
      </w:r>
      <w:r w:rsidRPr="008A4312">
        <w:t xml:space="preserve">different kinds of localization </w:t>
      </w:r>
      <w:r w:rsidR="003676B8">
        <w:t>in KTM</w:t>
      </w:r>
    </w:p>
    <w:p w14:paraId="6BE04F88" w14:textId="77777777" w:rsidR="00E1769C" w:rsidRDefault="00E1769C" w:rsidP="00E20F1D">
      <w:pPr>
        <w:pStyle w:val="ListParagraph"/>
        <w:numPr>
          <w:ilvl w:val="0"/>
          <w:numId w:val="58"/>
        </w:numPr>
      </w:pPr>
      <w:r>
        <w:t>Product - 10 Kofax Languages</w:t>
      </w:r>
      <w:bookmarkEnd w:id="469"/>
      <w:bookmarkEnd w:id="470"/>
    </w:p>
    <w:p w14:paraId="175806D3" w14:textId="77777777" w:rsidR="008A4312" w:rsidRDefault="00E1769C" w:rsidP="00E20F1D">
      <w:pPr>
        <w:pStyle w:val="ListParagraph"/>
        <w:numPr>
          <w:ilvl w:val="0"/>
          <w:numId w:val="58"/>
        </w:numPr>
      </w:pPr>
      <w:bookmarkStart w:id="521" w:name="_Toc382141862"/>
      <w:bookmarkStart w:id="522" w:name="_Toc382142180"/>
      <w:r>
        <w:t>Project - ProjectSettings/</w:t>
      </w:r>
      <w:r w:rsidR="003676B8">
        <w:t>Localization</w:t>
      </w:r>
      <w:r>
        <w:t xml:space="preserve">. Hierarchical Field/ErrorMsg </w:t>
      </w:r>
      <w:r w:rsidR="003676B8">
        <w:t>localization</w:t>
      </w:r>
      <w:r>
        <w:t xml:space="preserve"> mechanism using XML.</w:t>
      </w:r>
      <w:bookmarkStart w:id="523" w:name="_Toc382141863"/>
      <w:bookmarkStart w:id="524" w:name="_Toc382142181"/>
      <w:bookmarkEnd w:id="521"/>
      <w:bookmarkEnd w:id="522"/>
    </w:p>
    <w:p w14:paraId="270A8E37" w14:textId="77777777" w:rsidR="008A4312" w:rsidRDefault="00E1769C" w:rsidP="00E20F1D">
      <w:pPr>
        <w:pStyle w:val="ListParagraph"/>
        <w:numPr>
          <w:ilvl w:val="0"/>
          <w:numId w:val="58"/>
        </w:numPr>
      </w:pPr>
      <w:r w:rsidRPr="008A4312">
        <w:t>Locator - Country Settings, dictionaries, validation rules......</w:t>
      </w:r>
      <w:bookmarkStart w:id="525" w:name="_Toc382141864"/>
      <w:bookmarkStart w:id="526" w:name="_Toc382142182"/>
      <w:bookmarkEnd w:id="523"/>
      <w:bookmarkEnd w:id="524"/>
    </w:p>
    <w:p w14:paraId="5AFEAB58" w14:textId="77777777" w:rsidR="00E1769C" w:rsidRDefault="00E1769C" w:rsidP="00E20F1D">
      <w:pPr>
        <w:pStyle w:val="ListParagraph"/>
        <w:numPr>
          <w:ilvl w:val="0"/>
          <w:numId w:val="58"/>
        </w:numPr>
      </w:pPr>
      <w:r w:rsidRPr="008A4312">
        <w:t>Locali</w:t>
      </w:r>
      <w:r w:rsidR="005F371D" w:rsidRPr="008A4312">
        <w:t>z</w:t>
      </w:r>
      <w:r w:rsidRPr="008A4312">
        <w:t>e Locators in KTM</w:t>
      </w:r>
      <w:bookmarkEnd w:id="525"/>
      <w:bookmarkEnd w:id="526"/>
    </w:p>
    <w:p w14:paraId="7700473A" w14:textId="77777777" w:rsidR="00E1769C" w:rsidRDefault="00E1769C" w:rsidP="00E1769C">
      <w:r>
        <w:rPr>
          <w:noProof/>
          <w:lang w:bidi="ar-SA"/>
        </w:rPr>
        <w:lastRenderedPageBreak/>
        <w:drawing>
          <wp:anchor distT="0" distB="0" distL="114300" distR="114300" simplePos="0" relativeHeight="251666432" behindDoc="0" locked="0" layoutInCell="1" allowOverlap="1" wp14:anchorId="216EE773" wp14:editId="36B1EC76">
            <wp:simplePos x="0" y="0"/>
            <wp:positionH relativeFrom="column">
              <wp:align>left</wp:align>
            </wp:positionH>
            <wp:positionV relativeFrom="paragraph">
              <wp:align>top</wp:align>
            </wp:positionV>
            <wp:extent cx="5760720" cy="3531396"/>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extLst>
                        <a:ext uri="{28A0092B-C50C-407E-A947-70E740481C1C}">
                          <a14:useLocalDpi xmlns:a14="http://schemas.microsoft.com/office/drawing/2010/main" val="0"/>
                        </a:ext>
                      </a:extLst>
                    </a:blip>
                    <a:stretch>
                      <a:fillRect/>
                    </a:stretch>
                  </pic:blipFill>
                  <pic:spPr>
                    <a:xfrm>
                      <a:off x="0" y="0"/>
                      <a:ext cx="5760720" cy="3531396"/>
                    </a:xfrm>
                    <a:prstGeom prst="rect">
                      <a:avLst/>
                    </a:prstGeom>
                  </pic:spPr>
                </pic:pic>
              </a:graphicData>
            </a:graphic>
          </wp:anchor>
        </w:drawing>
      </w:r>
      <w:r w:rsidR="00164022">
        <w:br w:type="textWrapping" w:clear="all"/>
      </w:r>
    </w:p>
    <w:p w14:paraId="60B96A5D" w14:textId="77777777" w:rsidR="00E1769C" w:rsidRDefault="00E1769C" w:rsidP="00E1769C"/>
    <w:p w14:paraId="44325A03" w14:textId="77777777" w:rsidR="00E1769C" w:rsidRDefault="00E1769C" w:rsidP="00E1769C">
      <w:r>
        <w:t>Activate VAT countries in Amount Group Locator</w:t>
      </w:r>
      <w:r w:rsidR="00F165AE">
        <w:t xml:space="preserve"> for Value Added Tax or GST (Goods and Services Tax)</w:t>
      </w:r>
    </w:p>
    <w:p w14:paraId="5AB3F1F7" w14:textId="77777777" w:rsidR="00E1769C" w:rsidRDefault="00E1769C" w:rsidP="00E1769C"/>
    <w:p w14:paraId="44567882" w14:textId="77777777" w:rsidR="00E1769C" w:rsidRDefault="003676B8" w:rsidP="00E1769C">
      <w:r>
        <w:t xml:space="preserve">You cannot mix SalesTax and VAT/GST </w:t>
      </w:r>
      <w:r w:rsidR="00E1769C">
        <w:t>into one locator.</w:t>
      </w:r>
    </w:p>
    <w:p w14:paraId="4459DCA8" w14:textId="77777777" w:rsidR="00E1769C" w:rsidRDefault="00E1769C" w:rsidP="00E1769C">
      <w:r>
        <w:rPr>
          <w:noProof/>
          <w:lang w:bidi="ar-SA"/>
        </w:rPr>
        <w:drawing>
          <wp:inline distT="0" distB="0" distL="0" distR="0" wp14:anchorId="62C941DB" wp14:editId="5DF06A57">
            <wp:extent cx="3086100" cy="1714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3086100" cy="1714500"/>
                    </a:xfrm>
                    <a:prstGeom prst="rect">
                      <a:avLst/>
                    </a:prstGeom>
                  </pic:spPr>
                </pic:pic>
              </a:graphicData>
            </a:graphic>
          </wp:inline>
        </w:drawing>
      </w:r>
    </w:p>
    <w:p w14:paraId="4672F32B" w14:textId="77777777" w:rsidR="00E1769C" w:rsidRDefault="00E1769C" w:rsidP="00E1769C"/>
    <w:p w14:paraId="42E7A62B" w14:textId="77777777" w:rsidR="00E1769C" w:rsidRDefault="00E1769C" w:rsidP="00E1769C">
      <w:r>
        <w:lastRenderedPageBreak/>
        <w:t>Select valid VAT rates in the Invoice Validation Rule.</w:t>
      </w:r>
      <w:r w:rsidR="008A4312">
        <w:br/>
      </w:r>
      <w:r>
        <w:rPr>
          <w:noProof/>
          <w:lang w:bidi="ar-SA"/>
        </w:rPr>
        <w:drawing>
          <wp:inline distT="0" distB="0" distL="0" distR="0" wp14:anchorId="6B2C6824" wp14:editId="21A4136F">
            <wp:extent cx="5760720" cy="345667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5760720" cy="3456677"/>
                    </a:xfrm>
                    <a:prstGeom prst="rect">
                      <a:avLst/>
                    </a:prstGeom>
                  </pic:spPr>
                </pic:pic>
              </a:graphicData>
            </a:graphic>
          </wp:inline>
        </w:drawing>
      </w:r>
    </w:p>
    <w:p w14:paraId="4BDE8887" w14:textId="77777777" w:rsidR="00E1769C" w:rsidRDefault="00E1769C" w:rsidP="00E1769C"/>
    <w:p w14:paraId="332872C5" w14:textId="77777777" w:rsidR="00E1769C" w:rsidRDefault="00E1769C" w:rsidP="00E1769C">
      <w:pPr>
        <w:rPr>
          <w:b/>
        </w:rPr>
      </w:pPr>
      <w:r w:rsidRPr="007C22FA">
        <w:rPr>
          <w:b/>
        </w:rPr>
        <w:t>Invoice Group Locator/AmountGroupLocator</w:t>
      </w:r>
      <w:r>
        <w:rPr>
          <w:b/>
        </w:rPr>
        <w:t>/OrderGroupLocator</w:t>
      </w:r>
    </w:p>
    <w:p w14:paraId="31C7AD3C" w14:textId="77777777" w:rsidR="001971DC" w:rsidRDefault="00E1769C" w:rsidP="00E1769C">
      <w:r w:rsidRPr="007C22FA">
        <w:t>Load your knowledge bases</w:t>
      </w:r>
      <w:r>
        <w:t xml:space="preserve"> (InvoiceAddOnPack comes with en_us, en_uk, De,ES,Fr)</w:t>
      </w:r>
    </w:p>
    <w:p w14:paraId="544D9D14" w14:textId="77777777" w:rsidR="00E1769C" w:rsidRDefault="00E1769C" w:rsidP="00E1769C">
      <w:r>
        <w:t>Amount Group Locator has a hardcoded list of currency expressions</w:t>
      </w:r>
    </w:p>
    <w:p w14:paraId="408FF0A4" w14:textId="77777777" w:rsidR="00E1769C" w:rsidRDefault="00E1769C" w:rsidP="00E1769C">
      <w:r>
        <w:rPr>
          <w:noProof/>
          <w:lang w:bidi="ar-SA"/>
        </w:rPr>
        <w:lastRenderedPageBreak/>
        <w:drawing>
          <wp:inline distT="0" distB="0" distL="0" distR="0" wp14:anchorId="2E8A4199" wp14:editId="09034DDF">
            <wp:extent cx="5760720" cy="4041568"/>
            <wp:effectExtent l="0" t="0" r="0" b="0"/>
            <wp:docPr id="673" name="Picture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60720" cy="4041568"/>
                    </a:xfrm>
                    <a:prstGeom prst="rect">
                      <a:avLst/>
                    </a:prstGeom>
                  </pic:spPr>
                </pic:pic>
              </a:graphicData>
            </a:graphic>
          </wp:inline>
        </w:drawing>
      </w:r>
    </w:p>
    <w:p w14:paraId="6D0F9E64" w14:textId="77777777" w:rsidR="00E1769C" w:rsidRDefault="00E1769C" w:rsidP="00E1769C"/>
    <w:p w14:paraId="0B3C41DE" w14:textId="77777777" w:rsidR="00E1769C" w:rsidRDefault="00E1769C" w:rsidP="00E1769C">
      <w:r>
        <w:t>The InvoiceEvaluator.Currency is favouring the Trainable group locator over AGL for currency detection (which is a good idea)</w:t>
      </w:r>
      <w:r>
        <w:br/>
      </w:r>
      <w:r>
        <w:rPr>
          <w:noProof/>
          <w:lang w:bidi="ar-SA"/>
        </w:rPr>
        <w:drawing>
          <wp:inline distT="0" distB="0" distL="0" distR="0" wp14:anchorId="5ECF1BD5" wp14:editId="4A6BA095">
            <wp:extent cx="5760720" cy="3167600"/>
            <wp:effectExtent l="0" t="0" r="0" b="0"/>
            <wp:docPr id="675" name="Picture 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760720" cy="3167600"/>
                    </a:xfrm>
                    <a:prstGeom prst="rect">
                      <a:avLst/>
                    </a:prstGeom>
                  </pic:spPr>
                </pic:pic>
              </a:graphicData>
            </a:graphic>
          </wp:inline>
        </w:drawing>
      </w:r>
    </w:p>
    <w:p w14:paraId="21B7858B" w14:textId="77777777" w:rsidR="00E1769C" w:rsidRDefault="00E1769C" w:rsidP="00E1769C"/>
    <w:p w14:paraId="188AD933" w14:textId="77777777" w:rsidR="00E1769C" w:rsidRDefault="00E1769C" w:rsidP="00E1769C">
      <w:r>
        <w:t>InvoiceEvaluator.InvoiceNumber</w:t>
      </w:r>
    </w:p>
    <w:p w14:paraId="21BB39BE" w14:textId="77777777" w:rsidR="00E1769C" w:rsidRDefault="00E1769C" w:rsidP="00E1769C">
      <w:r>
        <w:lastRenderedPageBreak/>
        <w:t>It is CRITICALLY important that the IGL ALWAYS beats the FL in invoice number and invoice date detection, because the learning system MUST ALWAYS beat hardcode dictionary lists. Dictionary lists are only backup mechanisms – they can never override human corrections.</w:t>
      </w:r>
    </w:p>
    <w:p w14:paraId="26A2FB0D" w14:textId="77777777" w:rsidR="00E1769C" w:rsidRDefault="00E1769C" w:rsidP="00E1769C">
      <w:r>
        <w:t>In an untuned project we always start with high mistrust of FL’ dictionaries. This can be relaxed based on large benchmarks.</w:t>
      </w:r>
    </w:p>
    <w:p w14:paraId="5585F112" w14:textId="77777777" w:rsidR="00E1769C" w:rsidRDefault="00E1769C" w:rsidP="00E1769C">
      <w:r>
        <w:rPr>
          <w:noProof/>
          <w:lang w:bidi="ar-SA"/>
        </w:rPr>
        <w:drawing>
          <wp:inline distT="0" distB="0" distL="0" distR="0" wp14:anchorId="1DFC44AE" wp14:editId="71E384CD">
            <wp:extent cx="5760720" cy="3167600"/>
            <wp:effectExtent l="0" t="0" r="0" b="0"/>
            <wp:docPr id="676" name="Picture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8"/>
                    <a:stretch>
                      <a:fillRect/>
                    </a:stretch>
                  </pic:blipFill>
                  <pic:spPr>
                    <a:xfrm>
                      <a:off x="0" y="0"/>
                      <a:ext cx="5760720" cy="3167600"/>
                    </a:xfrm>
                    <a:prstGeom prst="rect">
                      <a:avLst/>
                    </a:prstGeom>
                  </pic:spPr>
                </pic:pic>
              </a:graphicData>
            </a:graphic>
          </wp:inline>
        </w:drawing>
      </w:r>
    </w:p>
    <w:p w14:paraId="0E7E2718" w14:textId="77777777" w:rsidR="00E1769C" w:rsidRDefault="00E1769C" w:rsidP="00E1769C">
      <w:pPr>
        <w:pStyle w:val="Heading2"/>
      </w:pPr>
      <w:bookmarkStart w:id="527" w:name="_Toc382141865"/>
      <w:bookmarkStart w:id="528" w:name="_Toc382142183"/>
      <w:bookmarkStart w:id="529" w:name="_Toc382990331"/>
      <w:bookmarkStart w:id="530" w:name="_Toc386812625"/>
      <w:r>
        <w:t>Dictionaries</w:t>
      </w:r>
      <w:bookmarkEnd w:id="527"/>
      <w:bookmarkEnd w:id="528"/>
      <w:bookmarkEnd w:id="529"/>
      <w:bookmarkEnd w:id="530"/>
      <w:r w:rsidR="005F1213">
        <w:fldChar w:fldCharType="begin"/>
      </w:r>
      <w:r w:rsidR="005F1213">
        <w:instrText xml:space="preserve"> XE "</w:instrText>
      </w:r>
      <w:r w:rsidR="005F1213" w:rsidRPr="00A64640">
        <w:instrText>Dictionaries</w:instrText>
      </w:r>
      <w:r w:rsidR="005F1213">
        <w:instrText xml:space="preserve">" </w:instrText>
      </w:r>
      <w:r w:rsidR="005F1213">
        <w:fldChar w:fldCharType="end"/>
      </w:r>
    </w:p>
    <w:p w14:paraId="18AE783F" w14:textId="77777777" w:rsidR="00E1769C" w:rsidRDefault="00E1769C" w:rsidP="00E1769C">
      <w:r>
        <w:t>There are dictionary files in the invoice add on pack. You can add more words. Focus on putting a few good strong phrases into your dictionaries</w:t>
      </w:r>
    </w:p>
    <w:p w14:paraId="7847C906" w14:textId="77777777" w:rsidR="00E1769C" w:rsidRPr="008827F8" w:rsidRDefault="00E1769C" w:rsidP="00E1769C">
      <w:r>
        <w:rPr>
          <w:b/>
        </w:rPr>
        <w:t>STRONG PHRASES</w:t>
      </w:r>
      <w:r w:rsidR="005F1213">
        <w:rPr>
          <w:b/>
        </w:rPr>
        <w:fldChar w:fldCharType="begin"/>
      </w:r>
      <w:r w:rsidR="005F1213">
        <w:instrText xml:space="preserve"> XE "</w:instrText>
      </w:r>
      <w:r w:rsidR="005F1213" w:rsidRPr="005F1213">
        <w:instrText>Strong</w:instrText>
      </w:r>
      <w:r w:rsidR="005F1213">
        <w:rPr>
          <w:b/>
        </w:rPr>
        <w:instrText xml:space="preserve"> </w:instrText>
      </w:r>
      <w:r w:rsidR="005F1213" w:rsidRPr="005F1213">
        <w:instrText>Phrases</w:instrText>
      </w:r>
      <w:r w:rsidR="005F1213">
        <w:instrText xml:space="preserve">" </w:instrText>
      </w:r>
      <w:r w:rsidR="005F1213">
        <w:rPr>
          <w:b/>
        </w:rPr>
        <w:fldChar w:fldCharType="end"/>
      </w:r>
      <w:r>
        <w:rPr>
          <w:b/>
        </w:rPr>
        <w:t xml:space="preserve"> – not ambiguous. </w:t>
      </w:r>
      <w:r>
        <w:t>These words ALWAYS mean your field “invoice number”, “invoice num”</w:t>
      </w:r>
    </w:p>
    <w:p w14:paraId="74F7D799" w14:textId="77777777" w:rsidR="00E1769C" w:rsidRDefault="00E1769C" w:rsidP="00E1769C">
      <w:r>
        <w:rPr>
          <w:b/>
        </w:rPr>
        <w:t>WEAK PHRASES</w:t>
      </w:r>
      <w:r w:rsidR="005F1213">
        <w:rPr>
          <w:b/>
        </w:rPr>
        <w:fldChar w:fldCharType="begin"/>
      </w:r>
      <w:r w:rsidR="005F1213">
        <w:instrText xml:space="preserve"> XE "</w:instrText>
      </w:r>
      <w:r w:rsidR="005F1213" w:rsidRPr="005F1213">
        <w:instrText>Weak</w:instrText>
      </w:r>
      <w:r w:rsidR="005F1213">
        <w:rPr>
          <w:b/>
        </w:rPr>
        <w:instrText xml:space="preserve"> </w:instrText>
      </w:r>
      <w:r w:rsidR="005F1213" w:rsidRPr="005F1213">
        <w:instrText>Phrases</w:instrText>
      </w:r>
      <w:r w:rsidR="005F1213">
        <w:instrText xml:space="preserve">" </w:instrText>
      </w:r>
      <w:r w:rsidR="005F1213">
        <w:rPr>
          <w:b/>
        </w:rPr>
        <w:fldChar w:fldCharType="end"/>
      </w:r>
      <w:r>
        <w:rPr>
          <w:b/>
        </w:rPr>
        <w:t xml:space="preserve"> – ambiguous, </w:t>
      </w:r>
      <w:r w:rsidRPr="008827F8">
        <w:t>“Number”</w:t>
      </w:r>
      <w:r>
        <w:rPr>
          <w:b/>
        </w:rPr>
        <w:t xml:space="preserve">, </w:t>
      </w:r>
      <w:r w:rsidRPr="008827F8">
        <w:t>“invoice”</w:t>
      </w:r>
      <w:r>
        <w:rPr>
          <w:b/>
        </w:rPr>
        <w:t xml:space="preserve"> ,</w:t>
      </w:r>
      <w:r w:rsidRPr="008827F8">
        <w:t>”Reference”</w:t>
      </w:r>
    </w:p>
    <w:p w14:paraId="6317027D" w14:textId="77777777" w:rsidR="00E1769C" w:rsidRDefault="00E1769C" w:rsidP="00E1769C">
      <w:r>
        <w:t xml:space="preserve">The </w:t>
      </w:r>
      <w:r w:rsidR="00B82998">
        <w:t xml:space="preserve">Invoice Group Locator (IGL) and Order Group Locator (OGL) </w:t>
      </w:r>
      <w:r w:rsidR="00E712BF">
        <w:t xml:space="preserve">have weak keyword dictionaries, which </w:t>
      </w:r>
      <w:r>
        <w:t xml:space="preserve">tell the </w:t>
      </w:r>
      <w:r w:rsidR="00B82998">
        <w:t xml:space="preserve">locators </w:t>
      </w:r>
      <w:r>
        <w:t>what words are weak (i.</w:t>
      </w:r>
      <w:r w:rsidR="00E712BF">
        <w:t>e. ambiguous). These allow</w:t>
      </w:r>
      <w:r>
        <w:t xml:space="preserve"> the OGL &amp; OGL to </w:t>
      </w:r>
      <w:r w:rsidRPr="008827F8">
        <w:rPr>
          <w:b/>
        </w:rPr>
        <w:t>reduce</w:t>
      </w:r>
      <w:r>
        <w:t xml:space="preserve"> the confidence of </w:t>
      </w:r>
      <w:r w:rsidR="00B82998">
        <w:t>ambiguous</w:t>
      </w:r>
      <w:r>
        <w:t xml:space="preserve"> results.</w:t>
      </w:r>
      <w:r>
        <w:rPr>
          <w:b/>
        </w:rPr>
        <w:br/>
      </w:r>
      <w:r>
        <w:rPr>
          <w:noProof/>
          <w:lang w:bidi="ar-SA"/>
        </w:rPr>
        <w:drawing>
          <wp:inline distT="0" distB="0" distL="0" distR="0" wp14:anchorId="406A9227" wp14:editId="5375A860">
            <wp:extent cx="2524125" cy="790575"/>
            <wp:effectExtent l="0" t="0" r="9525" b="9525"/>
            <wp:docPr id="691" name="Picture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9"/>
                    <a:stretch>
                      <a:fillRect/>
                    </a:stretch>
                  </pic:blipFill>
                  <pic:spPr>
                    <a:xfrm>
                      <a:off x="0" y="0"/>
                      <a:ext cx="2524125" cy="790575"/>
                    </a:xfrm>
                    <a:prstGeom prst="rect">
                      <a:avLst/>
                    </a:prstGeom>
                  </pic:spPr>
                </pic:pic>
              </a:graphicData>
            </a:graphic>
          </wp:inline>
        </w:drawing>
      </w:r>
    </w:p>
    <w:p w14:paraId="04C763A2" w14:textId="77777777" w:rsidR="00E1769C" w:rsidRDefault="00E1769C" w:rsidP="00E1769C"/>
    <w:p w14:paraId="7045F8BE" w14:textId="77777777" w:rsidR="00E1769C" w:rsidRPr="00AC410D" w:rsidRDefault="00E1769C" w:rsidP="00E1769C">
      <w:pPr>
        <w:rPr>
          <w:b/>
        </w:rPr>
      </w:pPr>
      <w:r w:rsidRPr="00AC410D">
        <w:rPr>
          <w:b/>
        </w:rPr>
        <w:t>Delivery Number</w:t>
      </w:r>
      <w:r w:rsidR="005F1213">
        <w:rPr>
          <w:b/>
        </w:rPr>
        <w:fldChar w:fldCharType="begin"/>
      </w:r>
      <w:r w:rsidR="005F1213">
        <w:instrText xml:space="preserve"> XE "</w:instrText>
      </w:r>
      <w:r w:rsidR="005F1213" w:rsidRPr="00A64640">
        <w:rPr>
          <w:b/>
        </w:rPr>
        <w:instrText>Delivery Number</w:instrText>
      </w:r>
      <w:r w:rsidR="005F1213">
        <w:instrText xml:space="preserve">" </w:instrText>
      </w:r>
      <w:r w:rsidR="005F1213">
        <w:rPr>
          <w:b/>
        </w:rPr>
        <w:fldChar w:fldCharType="end"/>
      </w:r>
      <w:r>
        <w:rPr>
          <w:b/>
        </w:rPr>
        <w:t xml:space="preserve"> strategy</w:t>
      </w:r>
    </w:p>
    <w:p w14:paraId="47648862" w14:textId="77777777" w:rsidR="00E1769C" w:rsidRDefault="00E1769C" w:rsidP="00E1769C">
      <w:pPr>
        <w:rPr>
          <w:b/>
        </w:rPr>
      </w:pPr>
      <w:r>
        <w:rPr>
          <w:noProof/>
          <w:lang w:bidi="ar-SA"/>
        </w:rPr>
        <w:drawing>
          <wp:inline distT="0" distB="0" distL="0" distR="0" wp14:anchorId="63C94C48" wp14:editId="3C804517">
            <wp:extent cx="5314950" cy="476250"/>
            <wp:effectExtent l="0" t="0" r="0" b="0"/>
            <wp:docPr id="692" name="Picture 6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314950" cy="476250"/>
                    </a:xfrm>
                    <a:prstGeom prst="rect">
                      <a:avLst/>
                    </a:prstGeom>
                  </pic:spPr>
                </pic:pic>
              </a:graphicData>
            </a:graphic>
          </wp:inline>
        </w:drawing>
      </w:r>
    </w:p>
    <w:p w14:paraId="76D0FF13" w14:textId="77777777" w:rsidR="00E1769C" w:rsidRDefault="00E1769C" w:rsidP="00E1769C">
      <w:pPr>
        <w:rPr>
          <w:b/>
        </w:rPr>
      </w:pPr>
      <w:r>
        <w:rPr>
          <w:noProof/>
          <w:lang w:bidi="ar-SA"/>
        </w:rPr>
        <w:lastRenderedPageBreak/>
        <w:drawing>
          <wp:inline distT="0" distB="0" distL="0" distR="0" wp14:anchorId="1FE76284" wp14:editId="0ABB2FA8">
            <wp:extent cx="5760720" cy="2394686"/>
            <wp:effectExtent l="0" t="0" r="0" b="5715"/>
            <wp:docPr id="693" name="Picture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5760720" cy="2394686"/>
                    </a:xfrm>
                    <a:prstGeom prst="rect">
                      <a:avLst/>
                    </a:prstGeom>
                  </pic:spPr>
                </pic:pic>
              </a:graphicData>
            </a:graphic>
          </wp:inline>
        </w:drawing>
      </w:r>
      <w:r>
        <w:rPr>
          <w:b/>
        </w:rPr>
        <w:br/>
      </w:r>
      <w:r>
        <w:rPr>
          <w:noProof/>
          <w:lang w:bidi="ar-SA"/>
        </w:rPr>
        <w:drawing>
          <wp:inline distT="0" distB="0" distL="0" distR="0" wp14:anchorId="4A20015E" wp14:editId="48E15BF9">
            <wp:extent cx="5760720" cy="3740855"/>
            <wp:effectExtent l="0" t="0" r="0" b="0"/>
            <wp:docPr id="694" name="Picture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2"/>
                    <a:stretch>
                      <a:fillRect/>
                    </a:stretch>
                  </pic:blipFill>
                  <pic:spPr>
                    <a:xfrm>
                      <a:off x="0" y="0"/>
                      <a:ext cx="5760720" cy="3740855"/>
                    </a:xfrm>
                    <a:prstGeom prst="rect">
                      <a:avLst/>
                    </a:prstGeom>
                  </pic:spPr>
                </pic:pic>
              </a:graphicData>
            </a:graphic>
          </wp:inline>
        </w:drawing>
      </w:r>
    </w:p>
    <w:p w14:paraId="4AD6762F" w14:textId="77777777" w:rsidR="00E1769C" w:rsidRDefault="00E1769C" w:rsidP="00E1769C">
      <w:pPr>
        <w:rPr>
          <w:b/>
        </w:rPr>
      </w:pPr>
    </w:p>
    <w:p w14:paraId="2080D3B3" w14:textId="77777777" w:rsidR="00E1769C" w:rsidRPr="005B0EFC" w:rsidRDefault="00E1769C" w:rsidP="00E1769C">
      <w:r w:rsidRPr="005B0EFC">
        <w:t>In KTM 6 the “Invoice Evaluator” was renamed to “Advanced Evaluator”</w:t>
      </w:r>
    </w:p>
    <w:p w14:paraId="09463FB7" w14:textId="77777777" w:rsidR="00E1769C" w:rsidRDefault="00E1769C" w:rsidP="00E1769C">
      <w:pPr>
        <w:pStyle w:val="Heading2"/>
      </w:pPr>
      <w:bookmarkStart w:id="531" w:name="_Toc382141867"/>
      <w:bookmarkStart w:id="532" w:name="_Toc382142185"/>
      <w:bookmarkStart w:id="533" w:name="_Toc382990333"/>
      <w:bookmarkStart w:id="534" w:name="_Toc386812626"/>
      <w:r>
        <w:t>Dates</w:t>
      </w:r>
      <w:bookmarkEnd w:id="531"/>
      <w:bookmarkEnd w:id="532"/>
      <w:bookmarkEnd w:id="533"/>
      <w:bookmarkEnd w:id="534"/>
      <w:r w:rsidR="005F1213">
        <w:fldChar w:fldCharType="begin"/>
      </w:r>
      <w:r w:rsidR="005F1213">
        <w:instrText xml:space="preserve"> XE "</w:instrText>
      </w:r>
      <w:r w:rsidR="005F1213" w:rsidRPr="008F36CF">
        <w:instrText>Dates:</w:instrText>
      </w:r>
      <w:r w:rsidR="005F1213" w:rsidRPr="008F36CF">
        <w:rPr>
          <w:lang w:val="en-GB"/>
        </w:rPr>
        <w:instrText>US &amp; European</w:instrText>
      </w:r>
      <w:r w:rsidR="005F1213">
        <w:instrText xml:space="preserve">" </w:instrText>
      </w:r>
      <w:r w:rsidR="005F1213">
        <w:fldChar w:fldCharType="end"/>
      </w:r>
    </w:p>
    <w:p w14:paraId="6707001B" w14:textId="77777777" w:rsidR="00E1769C" w:rsidRDefault="00E1769C" w:rsidP="00E1769C">
      <w:r>
        <w:t>You cannot mix US and European invoices.</w:t>
      </w:r>
    </w:p>
    <w:p w14:paraId="129C0798" w14:textId="77777777" w:rsidR="00E1769C" w:rsidRDefault="00E1769C" w:rsidP="00E1769C">
      <w:r>
        <w:lastRenderedPageBreak/>
        <w:t>If you configure a Field Formatter to support both DD_MM_YYYY and MM_DD_YYYY you will end up with flipping numbers.</w:t>
      </w:r>
      <w:r>
        <w:br/>
      </w:r>
      <w:r>
        <w:rPr>
          <w:noProof/>
          <w:lang w:bidi="ar-SA"/>
        </w:rPr>
        <w:drawing>
          <wp:inline distT="0" distB="0" distL="0" distR="0" wp14:anchorId="08923DB8" wp14:editId="6D5682A6">
            <wp:extent cx="5760720" cy="1127523"/>
            <wp:effectExtent l="0" t="0" r="0" b="0"/>
            <wp:docPr id="695" name="Picture 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60720" cy="1127523"/>
                    </a:xfrm>
                    <a:prstGeom prst="rect">
                      <a:avLst/>
                    </a:prstGeom>
                  </pic:spPr>
                </pic:pic>
              </a:graphicData>
            </a:graphic>
          </wp:inline>
        </w:drawing>
      </w:r>
    </w:p>
    <w:p w14:paraId="06DC0865" w14:textId="77777777" w:rsidR="00E1769C" w:rsidRDefault="00E1769C" w:rsidP="00E1769C">
      <w:r>
        <w:rPr>
          <w:noProof/>
          <w:lang w:bidi="ar-SA"/>
        </w:rPr>
        <w:drawing>
          <wp:inline distT="0" distB="0" distL="0" distR="0" wp14:anchorId="2ADF0D19" wp14:editId="4A06360C">
            <wp:extent cx="5760720" cy="1127523"/>
            <wp:effectExtent l="0" t="0" r="0" b="0"/>
            <wp:docPr id="38955" name="Picture 38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3"/>
                    <a:stretch>
                      <a:fillRect/>
                    </a:stretch>
                  </pic:blipFill>
                  <pic:spPr>
                    <a:xfrm>
                      <a:off x="0" y="0"/>
                      <a:ext cx="5760720" cy="1127523"/>
                    </a:xfrm>
                    <a:prstGeom prst="rect">
                      <a:avLst/>
                    </a:prstGeom>
                  </pic:spPr>
                </pic:pic>
              </a:graphicData>
            </a:graphic>
          </wp:inline>
        </w:drawing>
      </w:r>
    </w:p>
    <w:p w14:paraId="423ACAAE" w14:textId="77777777" w:rsidR="0003498D" w:rsidRDefault="0003498D" w:rsidP="00E1769C"/>
    <w:p w14:paraId="647E53B2" w14:textId="77777777" w:rsidR="00E1769C" w:rsidRDefault="00E1769C" w:rsidP="00E1769C">
      <w:r>
        <w:t>IGL uses the field formatter.</w:t>
      </w:r>
      <w:r>
        <w:br/>
      </w:r>
      <w:r>
        <w:rPr>
          <w:noProof/>
          <w:lang w:bidi="ar-SA"/>
        </w:rPr>
        <w:drawing>
          <wp:inline distT="0" distB="0" distL="0" distR="0" wp14:anchorId="6B544C83" wp14:editId="1C083BD9">
            <wp:extent cx="2828925" cy="1295400"/>
            <wp:effectExtent l="0" t="0" r="9525" b="0"/>
            <wp:docPr id="696" name="Picture 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4"/>
                    <a:stretch>
                      <a:fillRect/>
                    </a:stretch>
                  </pic:blipFill>
                  <pic:spPr>
                    <a:xfrm>
                      <a:off x="0" y="0"/>
                      <a:ext cx="2828925" cy="1295400"/>
                    </a:xfrm>
                    <a:prstGeom prst="rect">
                      <a:avLst/>
                    </a:prstGeom>
                  </pic:spPr>
                </pic:pic>
              </a:graphicData>
            </a:graphic>
          </wp:inline>
        </w:drawing>
      </w:r>
      <w:r>
        <w:t xml:space="preserve"> </w:t>
      </w:r>
      <w:r>
        <w:tab/>
      </w:r>
    </w:p>
    <w:p w14:paraId="5D5DAF60" w14:textId="77777777" w:rsidR="0003498D" w:rsidRDefault="0003498D" w:rsidP="00E1769C"/>
    <w:p w14:paraId="6E1DDC4D" w14:textId="77777777" w:rsidR="00E1769C" w:rsidRDefault="00E1769C" w:rsidP="00E1769C">
      <w:r>
        <w:t>Field uses the field formatter.</w:t>
      </w:r>
      <w:r>
        <w:br/>
      </w:r>
      <w:r>
        <w:rPr>
          <w:noProof/>
          <w:lang w:bidi="ar-SA"/>
        </w:rPr>
        <w:drawing>
          <wp:inline distT="0" distB="0" distL="0" distR="0" wp14:anchorId="02ECA9DC" wp14:editId="4C3D0EF9">
            <wp:extent cx="3267075" cy="914400"/>
            <wp:effectExtent l="0" t="0" r="9525" b="0"/>
            <wp:docPr id="697" name="Picture 6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5"/>
                    <a:stretch>
                      <a:fillRect/>
                    </a:stretch>
                  </pic:blipFill>
                  <pic:spPr>
                    <a:xfrm>
                      <a:off x="0" y="0"/>
                      <a:ext cx="3267075" cy="914400"/>
                    </a:xfrm>
                    <a:prstGeom prst="rect">
                      <a:avLst/>
                    </a:prstGeom>
                  </pic:spPr>
                </pic:pic>
              </a:graphicData>
            </a:graphic>
          </wp:inline>
        </w:drawing>
      </w:r>
      <w:r>
        <w:rPr>
          <w:noProof/>
          <w:lang w:bidi="ar-SA"/>
        </w:rPr>
        <w:drawing>
          <wp:inline distT="0" distB="0" distL="0" distR="0" wp14:anchorId="5D744D2F" wp14:editId="51C1F60A">
            <wp:extent cx="4657725" cy="1428750"/>
            <wp:effectExtent l="0" t="0" r="9525" b="0"/>
            <wp:docPr id="698" name="Picture 6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6"/>
                    <a:stretch>
                      <a:fillRect/>
                    </a:stretch>
                  </pic:blipFill>
                  <pic:spPr>
                    <a:xfrm>
                      <a:off x="0" y="0"/>
                      <a:ext cx="4657725" cy="1428750"/>
                    </a:xfrm>
                    <a:prstGeom prst="rect">
                      <a:avLst/>
                    </a:prstGeom>
                  </pic:spPr>
                </pic:pic>
              </a:graphicData>
            </a:graphic>
          </wp:inline>
        </w:drawing>
      </w:r>
    </w:p>
    <w:p w14:paraId="0A995B6E" w14:textId="77777777" w:rsidR="00E1769C" w:rsidRDefault="00E1769C" w:rsidP="00504714">
      <w:pPr>
        <w:keepNext/>
      </w:pPr>
      <w:r>
        <w:lastRenderedPageBreak/>
        <w:t>Validation GUI uses the field formatter when you press ENTER</w:t>
      </w:r>
    </w:p>
    <w:p w14:paraId="38553C57" w14:textId="77777777" w:rsidR="00E1769C" w:rsidRDefault="00E1769C" w:rsidP="00504714">
      <w:pPr>
        <w:keepNext/>
      </w:pPr>
      <w:r>
        <w:rPr>
          <w:noProof/>
          <w:lang w:bidi="ar-SA"/>
        </w:rPr>
        <w:drawing>
          <wp:inline distT="0" distB="0" distL="0" distR="0" wp14:anchorId="1908C20A" wp14:editId="0008BC66">
            <wp:extent cx="3086100" cy="485775"/>
            <wp:effectExtent l="0" t="0" r="0" b="9525"/>
            <wp:docPr id="699" name="Picture 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7"/>
                    <a:stretch>
                      <a:fillRect/>
                    </a:stretch>
                  </pic:blipFill>
                  <pic:spPr>
                    <a:xfrm>
                      <a:off x="0" y="0"/>
                      <a:ext cx="3086100" cy="485775"/>
                    </a:xfrm>
                    <a:prstGeom prst="rect">
                      <a:avLst/>
                    </a:prstGeom>
                  </pic:spPr>
                </pic:pic>
              </a:graphicData>
            </a:graphic>
          </wp:inline>
        </w:drawing>
      </w:r>
    </w:p>
    <w:p w14:paraId="38F8A3FB" w14:textId="77777777" w:rsidR="00E1769C" w:rsidRDefault="00E1769C" w:rsidP="00E1769C">
      <w:r>
        <w:rPr>
          <w:noProof/>
          <w:lang w:bidi="ar-SA"/>
        </w:rPr>
        <w:drawing>
          <wp:inline distT="0" distB="0" distL="0" distR="0" wp14:anchorId="6A304276" wp14:editId="5872858E">
            <wp:extent cx="3286125" cy="771525"/>
            <wp:effectExtent l="0" t="0" r="9525" b="9525"/>
            <wp:docPr id="700" name="Picture 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8"/>
                    <a:stretch>
                      <a:fillRect/>
                    </a:stretch>
                  </pic:blipFill>
                  <pic:spPr>
                    <a:xfrm>
                      <a:off x="0" y="0"/>
                      <a:ext cx="3286125" cy="771525"/>
                    </a:xfrm>
                    <a:prstGeom prst="rect">
                      <a:avLst/>
                    </a:prstGeom>
                  </pic:spPr>
                </pic:pic>
              </a:graphicData>
            </a:graphic>
          </wp:inline>
        </w:drawing>
      </w:r>
    </w:p>
    <w:p w14:paraId="35B7ADE0" w14:textId="77777777" w:rsidR="001971DC" w:rsidRDefault="000F7676" w:rsidP="007123E4">
      <w:pPr>
        <w:pStyle w:val="Heading1"/>
      </w:pPr>
      <w:bookmarkStart w:id="535" w:name="_Toc382141868"/>
      <w:bookmarkStart w:id="536" w:name="_Toc382142186"/>
      <w:bookmarkStart w:id="537" w:name="_Toc382990334"/>
      <w:bookmarkStart w:id="538" w:name="_Toc386812627"/>
      <w:r>
        <w:t>Batch Restructuring</w:t>
      </w:r>
      <w:bookmarkEnd w:id="535"/>
      <w:bookmarkEnd w:id="536"/>
      <w:bookmarkEnd w:id="537"/>
      <w:bookmarkEnd w:id="538"/>
      <w:r w:rsidR="005F1213">
        <w:fldChar w:fldCharType="begin"/>
      </w:r>
      <w:r w:rsidR="005F1213">
        <w:instrText xml:space="preserve"> XE "</w:instrText>
      </w:r>
      <w:r w:rsidR="005F1213" w:rsidRPr="00A64640">
        <w:instrText>Batch Restructuring</w:instrText>
      </w:r>
      <w:r w:rsidR="005F1213">
        <w:instrText xml:space="preserve">" </w:instrText>
      </w:r>
      <w:r w:rsidR="005F1213">
        <w:fldChar w:fldCharType="end"/>
      </w:r>
    </w:p>
    <w:p w14:paraId="62962E1C" w14:textId="77777777" w:rsidR="000F7676" w:rsidRDefault="000F7676" w:rsidP="000F7676">
      <w:r>
        <w:t xml:space="preserve">In the events </w:t>
      </w:r>
      <w:r w:rsidRPr="000F7676">
        <w:rPr>
          <w:b/>
        </w:rPr>
        <w:t>Batch_Open</w:t>
      </w:r>
      <w:r>
        <w:t xml:space="preserve"> and </w:t>
      </w:r>
      <w:r w:rsidRPr="000F7676">
        <w:rPr>
          <w:b/>
        </w:rPr>
        <w:t>Batch_Close</w:t>
      </w:r>
      <w:r>
        <w:t xml:space="preserve"> you have access to the global object </w:t>
      </w:r>
      <w:r>
        <w:rPr>
          <w:b/>
        </w:rPr>
        <w:t>Batch</w:t>
      </w:r>
      <w:r>
        <w:t>, which contains many straightforward methods for moving, deleting and copying documents and pages and also for creating child batches.</w:t>
      </w:r>
    </w:p>
    <w:p w14:paraId="3673C9CE" w14:textId="77777777" w:rsidR="001A580E" w:rsidRDefault="008E0534" w:rsidP="00AF034E">
      <w:pPr>
        <w:pStyle w:val="Heading2"/>
      </w:pPr>
      <w:bookmarkStart w:id="539" w:name="_Toc382141869"/>
      <w:bookmarkStart w:id="540" w:name="_Toc382142187"/>
      <w:bookmarkStart w:id="541" w:name="_Toc382990335"/>
      <w:bookmarkStart w:id="542" w:name="_Toc386812628"/>
      <w:r>
        <w:t>Workflow Agents</w:t>
      </w:r>
      <w:r w:rsidR="005F1213">
        <w:fldChar w:fldCharType="begin"/>
      </w:r>
      <w:r w:rsidR="005F1213">
        <w:instrText xml:space="preserve"> XE "</w:instrText>
      </w:r>
      <w:r w:rsidR="005F1213" w:rsidRPr="00A64640">
        <w:instrText>Workflow Agents</w:instrText>
      </w:r>
      <w:r w:rsidR="005F1213">
        <w:instrText xml:space="preserve">" </w:instrText>
      </w:r>
      <w:r w:rsidR="005F1213">
        <w:fldChar w:fldCharType="end"/>
      </w:r>
      <w:r>
        <w:t xml:space="preserve"> not needed</w:t>
      </w:r>
      <w:bookmarkEnd w:id="539"/>
      <w:bookmarkEnd w:id="540"/>
      <w:bookmarkEnd w:id="541"/>
      <w:bookmarkEnd w:id="542"/>
    </w:p>
    <w:p w14:paraId="1311B151" w14:textId="77777777" w:rsidR="00E712BF" w:rsidRDefault="00E712BF" w:rsidP="00E712BF">
      <w:r>
        <w:t>Workflow Agents are used in Kofax Capture to split batches, route documents, report statistics, change user permissions and other things.</w:t>
      </w:r>
    </w:p>
    <w:p w14:paraId="28CC1CDC" w14:textId="77777777" w:rsidR="00E712BF" w:rsidRDefault="00E712BF" w:rsidP="00E712BF">
      <w:r>
        <w:t>Most of these tasks are far easier to implement in KTM than to write a DLL for K</w:t>
      </w:r>
      <w:r w:rsidR="005F1213">
        <w:t xml:space="preserve">ofax </w:t>
      </w:r>
      <w:r>
        <w:t>C</w:t>
      </w:r>
      <w:r w:rsidR="005F1213">
        <w:t>apture</w:t>
      </w:r>
      <w:r>
        <w:t>.</w:t>
      </w:r>
    </w:p>
    <w:p w14:paraId="397BF2BF" w14:textId="77777777" w:rsidR="00E712BF" w:rsidRDefault="00E712BF" w:rsidP="00E712BF">
      <w:r>
        <w:t xml:space="preserve">In the </w:t>
      </w:r>
      <w:r w:rsidRPr="00AF034E">
        <w:rPr>
          <w:b/>
        </w:rPr>
        <w:t>Batch_Close</w:t>
      </w:r>
      <w:r>
        <w:t xml:space="preserve"> event you can split, merge, move and delete documents, create child batches, reject documents and pages and skip modules</w:t>
      </w:r>
      <w:r w:rsidR="001D11FD">
        <w:fldChar w:fldCharType="begin"/>
      </w:r>
      <w:r w:rsidR="001D11FD">
        <w:instrText xml:space="preserve"> XE "</w:instrText>
      </w:r>
      <w:r w:rsidR="001D11FD" w:rsidRPr="00A64640">
        <w:instrText>Skip Modules</w:instrText>
      </w:r>
      <w:r w:rsidR="001D11FD">
        <w:instrText xml:space="preserve">" </w:instrText>
      </w:r>
      <w:r w:rsidR="001D11FD">
        <w:fldChar w:fldCharType="end"/>
      </w:r>
      <w:r>
        <w:t>.</w:t>
      </w:r>
    </w:p>
    <w:p w14:paraId="631C6685" w14:textId="77777777" w:rsidR="00E712BF" w:rsidRPr="00E712BF" w:rsidRDefault="00E712BF" w:rsidP="00E712BF">
      <w:r>
        <w:t>You cannot however change batch permissions</w:t>
      </w:r>
    </w:p>
    <w:tbl>
      <w:tblPr>
        <w:tblStyle w:val="TableGrid"/>
        <w:tblW w:w="5000" w:type="pct"/>
        <w:tblLook w:val="04A0" w:firstRow="1" w:lastRow="0" w:firstColumn="1" w:lastColumn="0" w:noHBand="0" w:noVBand="1"/>
      </w:tblPr>
      <w:tblGrid>
        <w:gridCol w:w="11304"/>
      </w:tblGrid>
      <w:tr w:rsidR="000F7676" w14:paraId="6BBF9B01" w14:textId="77777777" w:rsidTr="00AF034E">
        <w:tc>
          <w:tcPr>
            <w:tcW w:w="5000" w:type="pct"/>
          </w:tcPr>
          <w:p w14:paraId="5395F40D" w14:textId="77777777" w:rsidR="000F7676" w:rsidRPr="000F7676" w:rsidRDefault="000F7676" w:rsidP="000F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0F7676">
              <w:rPr>
                <w:rFonts w:ascii="Courier New" w:hAnsi="Courier New" w:cs="Courier New"/>
                <w:color w:val="0000FF"/>
                <w:szCs w:val="20"/>
                <w:lang w:val="en-GB" w:eastAsia="en-GB" w:bidi="ar-SA"/>
              </w:rPr>
              <w:t>Private</w:t>
            </w:r>
            <w:r w:rsidRPr="000F7676">
              <w:rPr>
                <w:rFonts w:ascii="Courier New" w:hAnsi="Courier New" w:cs="Courier New"/>
                <w:color w:val="333333"/>
                <w:szCs w:val="20"/>
                <w:lang w:val="en-GB" w:eastAsia="en-GB" w:bidi="ar-SA"/>
              </w:rPr>
              <w:t xml:space="preserve"> </w:t>
            </w:r>
            <w:r w:rsidRPr="000F7676">
              <w:rPr>
                <w:rFonts w:ascii="Courier New" w:hAnsi="Courier New" w:cs="Courier New"/>
                <w:color w:val="0000FF"/>
                <w:szCs w:val="20"/>
                <w:lang w:val="en-GB" w:eastAsia="en-GB" w:bidi="ar-SA"/>
              </w:rPr>
              <w:t>Sub</w:t>
            </w:r>
            <w:r w:rsidRPr="000F7676">
              <w:rPr>
                <w:rFonts w:ascii="Courier New" w:hAnsi="Courier New" w:cs="Courier New"/>
                <w:color w:val="333333"/>
                <w:szCs w:val="20"/>
                <w:lang w:val="en-GB" w:eastAsia="en-GB" w:bidi="ar-SA"/>
              </w:rPr>
              <w:t xml:space="preserve"> Batch_Close(</w:t>
            </w:r>
            <w:r w:rsidRPr="000F7676">
              <w:rPr>
                <w:rFonts w:ascii="Courier New" w:hAnsi="Courier New" w:cs="Courier New"/>
                <w:color w:val="0000FF"/>
                <w:szCs w:val="20"/>
                <w:lang w:val="en-GB" w:eastAsia="en-GB" w:bidi="ar-SA"/>
              </w:rPr>
              <w:t>ByVal</w:t>
            </w:r>
            <w:r w:rsidRPr="000F7676">
              <w:rPr>
                <w:rFonts w:ascii="Courier New" w:hAnsi="Courier New" w:cs="Courier New"/>
                <w:color w:val="333333"/>
                <w:szCs w:val="20"/>
                <w:lang w:val="en-GB" w:eastAsia="en-GB" w:bidi="ar-SA"/>
              </w:rPr>
              <w:t xml:space="preserve"> pXRootFolder </w:t>
            </w:r>
            <w:r w:rsidRPr="000F7676">
              <w:rPr>
                <w:rFonts w:ascii="Courier New" w:hAnsi="Courier New" w:cs="Courier New"/>
                <w:color w:val="0000FF"/>
                <w:szCs w:val="20"/>
                <w:lang w:val="en-GB" w:eastAsia="en-GB" w:bidi="ar-SA"/>
              </w:rPr>
              <w:t>As</w:t>
            </w:r>
            <w:r w:rsidRPr="000F7676">
              <w:rPr>
                <w:rFonts w:ascii="Courier New" w:hAnsi="Courier New" w:cs="Courier New"/>
                <w:color w:val="333333"/>
                <w:szCs w:val="20"/>
                <w:lang w:val="en-GB" w:eastAsia="en-GB" w:bidi="ar-SA"/>
              </w:rPr>
              <w:t xml:space="preserve"> CASCADELib.CscXFolder, </w:t>
            </w:r>
            <w:r w:rsidRPr="000F7676">
              <w:rPr>
                <w:rFonts w:ascii="Courier New" w:hAnsi="Courier New" w:cs="Courier New"/>
                <w:color w:val="0000FF"/>
                <w:szCs w:val="20"/>
                <w:lang w:val="en-GB" w:eastAsia="en-GB" w:bidi="ar-SA"/>
              </w:rPr>
              <w:t>ByVal</w:t>
            </w:r>
            <w:r w:rsidRPr="000F7676">
              <w:rPr>
                <w:rFonts w:ascii="Courier New" w:hAnsi="Courier New" w:cs="Courier New"/>
                <w:color w:val="333333"/>
                <w:szCs w:val="20"/>
                <w:lang w:val="en-GB" w:eastAsia="en-GB" w:bidi="ar-SA"/>
              </w:rPr>
              <w:t xml:space="preserve"> CloseMode </w:t>
            </w:r>
            <w:r w:rsidRPr="000F7676">
              <w:rPr>
                <w:rFonts w:ascii="Courier New" w:hAnsi="Courier New" w:cs="Courier New"/>
                <w:color w:val="0000FF"/>
                <w:szCs w:val="20"/>
                <w:lang w:val="en-GB" w:eastAsia="en-GB" w:bidi="ar-SA"/>
              </w:rPr>
              <w:t>As</w:t>
            </w:r>
            <w:r w:rsidRPr="000F7676">
              <w:rPr>
                <w:rFonts w:ascii="Courier New" w:hAnsi="Courier New" w:cs="Courier New"/>
                <w:color w:val="333333"/>
                <w:szCs w:val="20"/>
                <w:lang w:val="en-GB" w:eastAsia="en-GB" w:bidi="ar-SA"/>
              </w:rPr>
              <w:t xml:space="preserve"> CASCADELib.</w:t>
            </w:r>
            <w:r w:rsidRPr="00AF034E">
              <w:rPr>
                <w:rStyle w:val="ScriptingCodeChar"/>
              </w:rPr>
              <w:t>CscBatchCloseMode)</w:t>
            </w:r>
          </w:p>
          <w:p w14:paraId="3AC07A9A" w14:textId="77777777" w:rsidR="000F7676" w:rsidRPr="000F7676" w:rsidRDefault="000F7676" w:rsidP="000F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0F7676">
              <w:rPr>
                <w:rFonts w:ascii="Courier New" w:hAnsi="Courier New" w:cs="Courier New"/>
                <w:color w:val="333333"/>
                <w:szCs w:val="20"/>
                <w:lang w:val="en-GB" w:eastAsia="en-GB" w:bidi="ar-SA"/>
              </w:rPr>
              <w:t xml:space="preserve">   Batch.DeleteDocument(pXRootFolder,3)</w:t>
            </w:r>
          </w:p>
          <w:p w14:paraId="052C44A9" w14:textId="77777777" w:rsidR="000F7676" w:rsidRPr="000F7676" w:rsidRDefault="000F7676" w:rsidP="000F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0F7676">
              <w:rPr>
                <w:rFonts w:ascii="Courier New" w:hAnsi="Courier New" w:cs="Courier New"/>
                <w:color w:val="333333"/>
                <w:szCs w:val="20"/>
                <w:lang w:val="en-GB" w:eastAsia="en-GB" w:bidi="ar-SA"/>
              </w:rPr>
              <w:t xml:space="preserve">   </w:t>
            </w:r>
            <w:r w:rsidRPr="000F7676">
              <w:rPr>
                <w:rFonts w:ascii="Courier New" w:hAnsi="Courier New" w:cs="Courier New"/>
                <w:color w:val="0000FF"/>
                <w:szCs w:val="20"/>
                <w:lang w:val="en-GB" w:eastAsia="en-GB" w:bidi="ar-SA"/>
              </w:rPr>
              <w:t>If</w:t>
            </w:r>
            <w:r w:rsidRPr="000F7676">
              <w:rPr>
                <w:rFonts w:ascii="Courier New" w:hAnsi="Courier New" w:cs="Courier New"/>
                <w:color w:val="333333"/>
                <w:szCs w:val="20"/>
                <w:lang w:val="en-GB" w:eastAsia="en-GB" w:bidi="ar-SA"/>
              </w:rPr>
              <w:t xml:space="preserve"> pXRootFolder.Valid </w:t>
            </w:r>
            <w:r w:rsidRPr="000F7676">
              <w:rPr>
                <w:rFonts w:ascii="Courier New" w:hAnsi="Courier New" w:cs="Courier New"/>
                <w:color w:val="0000FF"/>
                <w:szCs w:val="20"/>
                <w:lang w:val="en-GB" w:eastAsia="en-GB" w:bidi="ar-SA"/>
              </w:rPr>
              <w:t>And</w:t>
            </w:r>
            <w:r w:rsidRPr="000F7676">
              <w:rPr>
                <w:rFonts w:ascii="Courier New" w:hAnsi="Courier New" w:cs="Courier New"/>
                <w:color w:val="333333"/>
                <w:szCs w:val="20"/>
                <w:lang w:val="en-GB" w:eastAsia="en-GB" w:bidi="ar-SA"/>
              </w:rPr>
              <w:t xml:space="preserve"> Project.ScriptExecutionMode=CscScriptExecutionMode.CscScriptModeServer </w:t>
            </w:r>
            <w:r w:rsidRPr="000F7676">
              <w:rPr>
                <w:rFonts w:ascii="Courier New" w:hAnsi="Courier New" w:cs="Courier New"/>
                <w:color w:val="0000FF"/>
                <w:szCs w:val="20"/>
                <w:lang w:val="en-GB" w:eastAsia="en-GB" w:bidi="ar-SA"/>
              </w:rPr>
              <w:t>Then</w:t>
            </w:r>
          </w:p>
          <w:p w14:paraId="0E52AB4A" w14:textId="77777777" w:rsidR="000F7676" w:rsidRPr="000F7676" w:rsidRDefault="000F7676" w:rsidP="000F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0F7676">
              <w:rPr>
                <w:rFonts w:ascii="Courier New" w:hAnsi="Courier New" w:cs="Courier New"/>
                <w:color w:val="333333"/>
                <w:szCs w:val="20"/>
                <w:lang w:val="en-GB" w:eastAsia="en-GB" w:bidi="ar-SA"/>
              </w:rPr>
              <w:t xml:space="preserve">      pXRootFolder.XValues.Set(</w:t>
            </w:r>
            <w:r w:rsidRPr="000F7676">
              <w:rPr>
                <w:rFonts w:ascii="Courier New" w:hAnsi="Courier New" w:cs="Courier New"/>
                <w:color w:val="A31515"/>
                <w:szCs w:val="20"/>
                <w:lang w:val="en-GB" w:eastAsia="en-GB" w:bidi="ar-SA"/>
              </w:rPr>
              <w:t>"KTM_DOCUMENTROUTING_QUEUE_THISBATCH"</w:t>
            </w:r>
            <w:r w:rsidRPr="000F7676">
              <w:rPr>
                <w:rFonts w:ascii="Courier New" w:hAnsi="Courier New" w:cs="Courier New"/>
                <w:color w:val="333333"/>
                <w:szCs w:val="20"/>
                <w:lang w:val="en-GB" w:eastAsia="en-GB" w:bidi="ar-SA"/>
              </w:rPr>
              <w:t xml:space="preserve">, </w:t>
            </w:r>
            <w:r w:rsidRPr="000F7676">
              <w:rPr>
                <w:rFonts w:ascii="Courier New" w:hAnsi="Courier New" w:cs="Courier New"/>
                <w:color w:val="A31515"/>
                <w:szCs w:val="20"/>
                <w:lang w:val="en-GB" w:eastAsia="en-GB" w:bidi="ar-SA"/>
              </w:rPr>
              <w:t>"KC.PDF"</w:t>
            </w:r>
            <w:r w:rsidRPr="000F7676">
              <w:rPr>
                <w:rFonts w:ascii="Courier New" w:hAnsi="Courier New" w:cs="Courier New"/>
                <w:color w:val="333333"/>
                <w:szCs w:val="20"/>
                <w:lang w:val="en-GB" w:eastAsia="en-GB" w:bidi="ar-SA"/>
              </w:rPr>
              <w:t>)</w:t>
            </w:r>
          </w:p>
          <w:p w14:paraId="1481E996" w14:textId="77777777" w:rsidR="000F7676" w:rsidRPr="000F7676" w:rsidRDefault="000F7676" w:rsidP="000F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0F7676">
              <w:rPr>
                <w:rFonts w:ascii="Courier New" w:hAnsi="Courier New" w:cs="Courier New"/>
                <w:color w:val="333333"/>
                <w:szCs w:val="20"/>
                <w:lang w:val="en-GB" w:eastAsia="en-GB" w:bidi="ar-SA"/>
              </w:rPr>
              <w:t xml:space="preserve">   </w:t>
            </w:r>
            <w:r w:rsidRPr="000F7676">
              <w:rPr>
                <w:rFonts w:ascii="Courier New" w:hAnsi="Courier New" w:cs="Courier New"/>
                <w:color w:val="0000FF"/>
                <w:szCs w:val="20"/>
                <w:lang w:val="en-GB" w:eastAsia="en-GB" w:bidi="ar-SA"/>
              </w:rPr>
              <w:t>End</w:t>
            </w:r>
            <w:r w:rsidRPr="000F7676">
              <w:rPr>
                <w:rFonts w:ascii="Courier New" w:hAnsi="Courier New" w:cs="Courier New"/>
                <w:color w:val="333333"/>
                <w:szCs w:val="20"/>
                <w:lang w:val="en-GB" w:eastAsia="en-GB" w:bidi="ar-SA"/>
              </w:rPr>
              <w:t xml:space="preserve"> </w:t>
            </w:r>
            <w:r w:rsidRPr="000F7676">
              <w:rPr>
                <w:rFonts w:ascii="Courier New" w:hAnsi="Courier New" w:cs="Courier New"/>
                <w:color w:val="0000FF"/>
                <w:szCs w:val="20"/>
                <w:lang w:val="en-GB" w:eastAsia="en-GB" w:bidi="ar-SA"/>
              </w:rPr>
              <w:t>If</w:t>
            </w:r>
          </w:p>
          <w:p w14:paraId="56EADFB4" w14:textId="77777777" w:rsidR="00E712BF" w:rsidRPr="000F7676" w:rsidRDefault="000F7676" w:rsidP="00E712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0F7676">
              <w:rPr>
                <w:rFonts w:ascii="Courier New" w:hAnsi="Courier New" w:cs="Courier New"/>
                <w:color w:val="333333"/>
                <w:szCs w:val="20"/>
                <w:lang w:val="en-GB" w:eastAsia="en-GB" w:bidi="ar-SA"/>
              </w:rPr>
              <w:t xml:space="preserve">   Batch.MoveDocumentTo(pXFolder,0,NewFolder,1</w:t>
            </w:r>
            <w:r w:rsidR="00E712BF" w:rsidRPr="000F7676">
              <w:rPr>
                <w:rFonts w:ascii="Courier New" w:hAnsi="Courier New" w:cs="Courier New"/>
                <w:color w:val="333333"/>
                <w:szCs w:val="20"/>
                <w:lang w:val="en-GB" w:eastAsia="en-GB" w:bidi="ar-SA"/>
              </w:rPr>
              <w:t>)</w:t>
            </w:r>
          </w:p>
          <w:p w14:paraId="0B94EFC9" w14:textId="77777777" w:rsidR="000F7676" w:rsidRDefault="00E712BF" w:rsidP="000F76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Pr>
                <w:rFonts w:ascii="Courier New" w:hAnsi="Courier New" w:cs="Courier New"/>
                <w:color w:val="333333"/>
                <w:szCs w:val="20"/>
                <w:lang w:val="en-GB" w:eastAsia="en-GB" w:bidi="ar-SA"/>
              </w:rPr>
              <w:t xml:space="preserve">   ….</w:t>
            </w:r>
          </w:p>
        </w:tc>
      </w:tr>
    </w:tbl>
    <w:p w14:paraId="30AA5CEA" w14:textId="77777777" w:rsidR="00E712BF" w:rsidRDefault="00E712BF" w:rsidP="00E712BF">
      <w:bookmarkStart w:id="543" w:name="_Toc382141870"/>
      <w:bookmarkStart w:id="544" w:name="_Toc382142188"/>
      <w:bookmarkStart w:id="545" w:name="_Toc382990336"/>
      <w:r>
        <w:t>The follow</w:t>
      </w:r>
      <w:r w:rsidR="00CD120F">
        <w:t>ing</w:t>
      </w:r>
      <w:r>
        <w:t xml:space="preserve"> read/write XValues can be used to reject documents</w:t>
      </w:r>
      <w:r w:rsidR="001D11FD">
        <w:fldChar w:fldCharType="begin"/>
      </w:r>
      <w:r w:rsidR="001D11FD">
        <w:instrText xml:space="preserve"> XE "</w:instrText>
      </w:r>
      <w:r w:rsidR="001D11FD" w:rsidRPr="00A64640">
        <w:instrText>Reject Documents and Pages</w:instrText>
      </w:r>
      <w:r w:rsidR="001D11FD">
        <w:instrText xml:space="preserve">" </w:instrText>
      </w:r>
      <w:r w:rsidR="001D11FD">
        <w:fldChar w:fldCharType="end"/>
      </w:r>
      <w:r>
        <w:t xml:space="preserve"> and pages</w:t>
      </w:r>
    </w:p>
    <w:tbl>
      <w:tblPr>
        <w:tblStyle w:val="TableGrid"/>
        <w:tblW w:w="5000" w:type="pct"/>
        <w:tblLook w:val="04A0" w:firstRow="1" w:lastRow="0" w:firstColumn="1" w:lastColumn="0" w:noHBand="0" w:noVBand="1"/>
      </w:tblPr>
      <w:tblGrid>
        <w:gridCol w:w="11304"/>
      </w:tblGrid>
      <w:tr w:rsidR="00CD120F" w14:paraId="54E4FAC3" w14:textId="77777777" w:rsidTr="00CD120F">
        <w:tc>
          <w:tcPr>
            <w:tcW w:w="5000" w:type="pct"/>
          </w:tcPr>
          <w:p w14:paraId="12BB580C" w14:textId="77777777" w:rsidR="00CD120F" w:rsidRPr="00CD120F" w:rsidRDefault="00CD120F" w:rsidP="00CD1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CD120F">
              <w:rPr>
                <w:rFonts w:ascii="Courier New" w:hAnsi="Courier New" w:cs="Courier New"/>
                <w:color w:val="333333"/>
                <w:sz w:val="20"/>
                <w:szCs w:val="20"/>
                <w:lang w:val="en-GB" w:eastAsia="en-GB" w:bidi="ar-SA"/>
              </w:rPr>
              <w:t>XDocInfo.XValues.ItemByName(</w:t>
            </w:r>
            <w:r w:rsidRPr="00CD120F">
              <w:rPr>
                <w:rFonts w:ascii="Courier New" w:hAnsi="Courier New" w:cs="Courier New"/>
                <w:color w:val="A31515"/>
                <w:sz w:val="20"/>
                <w:szCs w:val="20"/>
                <w:lang w:val="en-GB" w:eastAsia="en-GB" w:bidi="ar-SA"/>
              </w:rPr>
              <w:t>"AC_REJECTED_DOCUMENT"</w:t>
            </w:r>
            <w:r w:rsidRPr="00CD120F">
              <w:rPr>
                <w:rFonts w:ascii="Courier New" w:hAnsi="Courier New" w:cs="Courier New"/>
                <w:color w:val="333333"/>
                <w:sz w:val="20"/>
                <w:szCs w:val="20"/>
                <w:lang w:val="en-GB" w:eastAsia="en-GB" w:bidi="ar-SA"/>
              </w:rPr>
              <w:t>)</w:t>
            </w:r>
          </w:p>
          <w:p w14:paraId="382D926F" w14:textId="77777777" w:rsidR="00CD120F" w:rsidRPr="00CD120F" w:rsidRDefault="00CD120F" w:rsidP="00CD1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CD120F">
              <w:rPr>
                <w:rFonts w:ascii="Courier New" w:hAnsi="Courier New" w:cs="Courier New"/>
                <w:color w:val="333333"/>
                <w:sz w:val="20"/>
                <w:szCs w:val="20"/>
                <w:lang w:val="en-GB" w:eastAsia="en-GB" w:bidi="ar-SA"/>
              </w:rPr>
              <w:t>XDocInfo.XValues.ItemByName(</w:t>
            </w:r>
            <w:r w:rsidRPr="00CD120F">
              <w:rPr>
                <w:rFonts w:ascii="Courier New" w:hAnsi="Courier New" w:cs="Courier New"/>
                <w:color w:val="A31515"/>
                <w:sz w:val="20"/>
                <w:szCs w:val="20"/>
                <w:lang w:val="en-GB" w:eastAsia="en-GB" w:bidi="ar-SA"/>
              </w:rPr>
              <w:t>"AC_REJECTED_DOCUMENT_NOTE"</w:t>
            </w:r>
            <w:r w:rsidRPr="00CD120F">
              <w:rPr>
                <w:rFonts w:ascii="Courier New" w:hAnsi="Courier New" w:cs="Courier New"/>
                <w:color w:val="333333"/>
                <w:sz w:val="20"/>
                <w:szCs w:val="20"/>
                <w:lang w:val="en-GB" w:eastAsia="en-GB" w:bidi="ar-SA"/>
              </w:rPr>
              <w:t>).</w:t>
            </w:r>
          </w:p>
          <w:p w14:paraId="47579081" w14:textId="77777777" w:rsidR="00CD120F" w:rsidRPr="00CD120F" w:rsidRDefault="00CD120F" w:rsidP="00CD1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CD120F">
              <w:rPr>
                <w:rFonts w:ascii="Courier New" w:hAnsi="Courier New" w:cs="Courier New"/>
                <w:color w:val="333333"/>
                <w:sz w:val="20"/>
                <w:szCs w:val="20"/>
                <w:lang w:val="en-GB" w:eastAsia="en-GB" w:bidi="ar-SA"/>
              </w:rPr>
              <w:t>XDocInfo.XValues.ItemByName(</w:t>
            </w:r>
            <w:r w:rsidRPr="00CD120F">
              <w:rPr>
                <w:rFonts w:ascii="Courier New" w:hAnsi="Courier New" w:cs="Courier New"/>
                <w:color w:val="A31515"/>
                <w:sz w:val="20"/>
                <w:szCs w:val="20"/>
                <w:lang w:val="en-GB" w:eastAsia="en-GB" w:bidi="ar-SA"/>
              </w:rPr>
              <w:t>"AC_REJECTED_PAGE2"</w:t>
            </w:r>
            <w:r w:rsidRPr="00CD120F">
              <w:rPr>
                <w:rFonts w:ascii="Courier New" w:hAnsi="Courier New" w:cs="Courier New"/>
                <w:color w:val="333333"/>
                <w:sz w:val="20"/>
                <w:szCs w:val="20"/>
                <w:lang w:val="en-GB" w:eastAsia="en-GB" w:bidi="ar-SA"/>
              </w:rPr>
              <w:t xml:space="preserve">)   </w:t>
            </w:r>
            <w:r w:rsidRPr="00CD120F">
              <w:rPr>
                <w:rFonts w:ascii="Courier New" w:hAnsi="Courier New" w:cs="Courier New"/>
                <w:color w:val="008000"/>
                <w:sz w:val="20"/>
                <w:szCs w:val="20"/>
                <w:lang w:val="en-GB" w:eastAsia="en-GB" w:bidi="ar-SA"/>
              </w:rPr>
              <w:t>'reject the 3rd page</w:t>
            </w:r>
          </w:p>
          <w:p w14:paraId="054F7916" w14:textId="77777777" w:rsidR="00CD120F" w:rsidRPr="00CD120F" w:rsidRDefault="00CD120F" w:rsidP="00CD1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CD120F">
              <w:rPr>
                <w:rFonts w:ascii="Courier New" w:hAnsi="Courier New" w:cs="Courier New"/>
                <w:color w:val="333333"/>
                <w:sz w:val="20"/>
                <w:szCs w:val="20"/>
                <w:lang w:val="en-GB" w:eastAsia="en-GB" w:bidi="ar-SA"/>
              </w:rPr>
              <w:t>XDocInfo.XValues.ItemByName(</w:t>
            </w:r>
            <w:r w:rsidRPr="00CD120F">
              <w:rPr>
                <w:rFonts w:ascii="Courier New" w:hAnsi="Courier New" w:cs="Courier New"/>
                <w:color w:val="A31515"/>
                <w:sz w:val="20"/>
                <w:szCs w:val="20"/>
                <w:lang w:val="en-GB" w:eastAsia="en-GB" w:bidi="ar-SA"/>
              </w:rPr>
              <w:t>"AC_REJECTED_PAGE_NOTE3"</w:t>
            </w:r>
            <w:r w:rsidRPr="00CD120F">
              <w:rPr>
                <w:rFonts w:ascii="Courier New" w:hAnsi="Courier New" w:cs="Courier New"/>
                <w:color w:val="333333"/>
                <w:sz w:val="20"/>
                <w:szCs w:val="20"/>
                <w:lang w:val="en-GB" w:eastAsia="en-GB" w:bidi="ar-SA"/>
              </w:rPr>
              <w:t>)</w:t>
            </w:r>
          </w:p>
        </w:tc>
      </w:tr>
    </w:tbl>
    <w:p w14:paraId="6F74E666" w14:textId="77777777" w:rsidR="005F1213" w:rsidRDefault="005F1213" w:rsidP="00504714">
      <w:pPr>
        <w:pStyle w:val="Heading2"/>
      </w:pPr>
      <w:bookmarkStart w:id="546" w:name="_Toc386812629"/>
      <w:r>
        <w:lastRenderedPageBreak/>
        <w:t>Splitting Batches</w:t>
      </w:r>
      <w:bookmarkEnd w:id="546"/>
      <w:r w:rsidR="001D11FD">
        <w:fldChar w:fldCharType="begin"/>
      </w:r>
      <w:r w:rsidR="001D11FD">
        <w:instrText xml:space="preserve"> XE "</w:instrText>
      </w:r>
      <w:r w:rsidR="001D11FD" w:rsidRPr="00A64640">
        <w:instrText>Batch Splitting</w:instrText>
      </w:r>
      <w:r w:rsidR="001D11FD">
        <w:instrText xml:space="preserve">" </w:instrText>
      </w:r>
      <w:r w:rsidR="001D11FD">
        <w:fldChar w:fldCharType="end"/>
      </w:r>
    </w:p>
    <w:tbl>
      <w:tblPr>
        <w:tblStyle w:val="TableGrid"/>
        <w:tblW w:w="0" w:type="auto"/>
        <w:tblLook w:val="04A0" w:firstRow="1" w:lastRow="0" w:firstColumn="1" w:lastColumn="0" w:noHBand="0" w:noVBand="1"/>
      </w:tblPr>
      <w:tblGrid>
        <w:gridCol w:w="11304"/>
      </w:tblGrid>
      <w:tr w:rsidR="00CD120F" w14:paraId="2DD8CE02" w14:textId="77777777" w:rsidTr="00CD120F">
        <w:tc>
          <w:tcPr>
            <w:tcW w:w="11304" w:type="dxa"/>
          </w:tcPr>
          <w:p w14:paraId="72B7D5E8" w14:textId="77777777" w:rsidR="00CD120F" w:rsidRDefault="00CD120F" w:rsidP="0050471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CD120F">
              <w:rPr>
                <w:rFonts w:ascii="Courier New" w:hAnsi="Courier New" w:cs="Courier New"/>
                <w:color w:val="008000"/>
                <w:sz w:val="20"/>
                <w:szCs w:val="20"/>
                <w:lang w:val="en-GB" w:eastAsia="en-GB" w:bidi="ar-SA"/>
              </w:rPr>
              <w:t>'</w:t>
            </w:r>
            <w:r>
              <w:rPr>
                <w:rFonts w:ascii="Courier New" w:hAnsi="Courier New" w:cs="Courier New"/>
                <w:color w:val="008000"/>
                <w:sz w:val="20"/>
                <w:szCs w:val="20"/>
                <w:lang w:val="en-GB" w:eastAsia="en-GB" w:bidi="ar-SA"/>
              </w:rPr>
              <w:t>Split a document to another batch</w:t>
            </w:r>
          </w:p>
          <w:p w14:paraId="1196130E" w14:textId="77777777" w:rsidR="00CD120F" w:rsidRDefault="00CD120F" w:rsidP="0050471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CD120F">
              <w:rPr>
                <w:rFonts w:ascii="Courier New" w:hAnsi="Courier New" w:cs="Courier New"/>
                <w:color w:val="333333"/>
                <w:sz w:val="20"/>
                <w:szCs w:val="20"/>
                <w:lang w:val="en-GB" w:eastAsia="en-GB" w:bidi="ar-SA"/>
              </w:rPr>
              <w:t>pXRootFolder.DocInfos(x).XValues.Set(</w:t>
            </w:r>
            <w:r w:rsidRPr="00CD120F">
              <w:rPr>
                <w:rFonts w:ascii="Courier New" w:hAnsi="Courier New" w:cs="Courier New"/>
                <w:color w:val="A31515"/>
                <w:sz w:val="20"/>
                <w:szCs w:val="20"/>
                <w:lang w:val="en-GB" w:eastAsia="en-GB" w:bidi="ar-SA"/>
              </w:rPr>
              <w:t>"KTM_DOCUMENTROUTING"</w:t>
            </w:r>
            <w:r w:rsidRPr="00CD120F">
              <w:rPr>
                <w:rFonts w:ascii="Courier New" w:hAnsi="Courier New" w:cs="Courier New"/>
                <w:color w:val="333333"/>
                <w:sz w:val="20"/>
                <w:szCs w:val="20"/>
                <w:lang w:val="en-GB" w:eastAsia="en-GB" w:bidi="ar-SA"/>
              </w:rPr>
              <w:t>, ChildBatchName)</w:t>
            </w:r>
          </w:p>
          <w:p w14:paraId="4565B79C" w14:textId="77777777" w:rsidR="00CD120F" w:rsidRPr="00CD120F" w:rsidRDefault="00CD120F" w:rsidP="0050471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CD120F">
              <w:rPr>
                <w:rFonts w:ascii="Courier New" w:hAnsi="Courier New" w:cs="Courier New"/>
                <w:color w:val="008000"/>
                <w:sz w:val="20"/>
                <w:szCs w:val="20"/>
                <w:lang w:val="en-GB" w:eastAsia="en-GB" w:bidi="ar-SA"/>
              </w:rPr>
              <w:t>'</w:t>
            </w:r>
            <w:r>
              <w:rPr>
                <w:rFonts w:ascii="Courier New" w:hAnsi="Courier New" w:cs="Courier New"/>
                <w:color w:val="008000"/>
                <w:sz w:val="20"/>
                <w:szCs w:val="20"/>
                <w:lang w:val="en-GB" w:eastAsia="en-GB" w:bidi="ar-SA"/>
              </w:rPr>
              <w:t>Route a child batch to another KC module</w:t>
            </w:r>
          </w:p>
          <w:p w14:paraId="6A41A600" w14:textId="77777777" w:rsidR="00CD120F" w:rsidRPr="00CD120F" w:rsidRDefault="00CD120F" w:rsidP="0050471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CD120F">
              <w:rPr>
                <w:rFonts w:ascii="Courier New" w:hAnsi="Courier New" w:cs="Courier New"/>
                <w:color w:val="333333"/>
                <w:sz w:val="20"/>
                <w:szCs w:val="20"/>
                <w:lang w:val="en-GB" w:eastAsia="en-GB" w:bidi="ar-SA"/>
              </w:rPr>
              <w:t>pXRootFolder.XValues.Set(</w:t>
            </w:r>
            <w:r w:rsidRPr="00CD120F">
              <w:rPr>
                <w:rFonts w:ascii="Courier New" w:hAnsi="Courier New" w:cs="Courier New"/>
                <w:color w:val="A31515"/>
                <w:sz w:val="20"/>
                <w:szCs w:val="20"/>
                <w:lang w:val="en-GB" w:eastAsia="en-GB" w:bidi="ar-SA"/>
              </w:rPr>
              <w:t>"KTM_DOCUMENTROUTING_QUEUE_"</w:t>
            </w:r>
            <w:r w:rsidRPr="00CD120F">
              <w:rPr>
                <w:rFonts w:ascii="Courier New" w:hAnsi="Courier New" w:cs="Courier New"/>
                <w:color w:val="333333"/>
                <w:sz w:val="20"/>
                <w:szCs w:val="20"/>
                <w:lang w:val="en-GB" w:eastAsia="en-GB" w:bidi="ar-SA"/>
              </w:rPr>
              <w:t xml:space="preserve"> &amp; ChildBatchName, </w:t>
            </w:r>
            <w:r w:rsidRPr="00CD120F">
              <w:rPr>
                <w:rFonts w:ascii="Courier New" w:hAnsi="Courier New" w:cs="Courier New"/>
                <w:color w:val="A31515"/>
                <w:sz w:val="20"/>
                <w:szCs w:val="20"/>
                <w:lang w:val="en-GB" w:eastAsia="en-GB" w:bidi="ar-SA"/>
              </w:rPr>
              <w:t>"KC.PDF"</w:t>
            </w:r>
            <w:r w:rsidRPr="00CD120F">
              <w:rPr>
                <w:rFonts w:ascii="Courier New" w:hAnsi="Courier New" w:cs="Courier New"/>
                <w:color w:val="333333"/>
                <w:sz w:val="20"/>
                <w:szCs w:val="20"/>
                <w:lang w:val="en-GB" w:eastAsia="en-GB" w:bidi="ar-SA"/>
              </w:rPr>
              <w:t>)</w:t>
            </w:r>
          </w:p>
          <w:p w14:paraId="738A2F08" w14:textId="77777777" w:rsidR="00CD120F" w:rsidRPr="00CD120F" w:rsidRDefault="00CD120F" w:rsidP="0050471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Pr>
                <w:rFonts w:ascii="Courier New" w:hAnsi="Courier New" w:cs="Courier New"/>
                <w:color w:val="008000"/>
                <w:sz w:val="20"/>
                <w:szCs w:val="20"/>
                <w:lang w:val="en-GB" w:eastAsia="en-GB" w:bidi="ar-SA"/>
              </w:rPr>
              <w:t>'</w:t>
            </w:r>
            <w:r w:rsidRPr="00CD120F">
              <w:rPr>
                <w:rFonts w:ascii="Courier New" w:hAnsi="Courier New" w:cs="Courier New"/>
                <w:color w:val="008000"/>
                <w:sz w:val="20"/>
                <w:szCs w:val="20"/>
                <w:lang w:val="en-GB" w:eastAsia="en-GB" w:bidi="ar-SA"/>
              </w:rPr>
              <w:t xml:space="preserve">Rename </w:t>
            </w:r>
            <w:r>
              <w:rPr>
                <w:rFonts w:ascii="Courier New" w:hAnsi="Courier New" w:cs="Courier New"/>
                <w:color w:val="008000"/>
                <w:sz w:val="20"/>
                <w:szCs w:val="20"/>
                <w:lang w:val="en-GB" w:eastAsia="en-GB" w:bidi="ar-SA"/>
              </w:rPr>
              <w:t>a</w:t>
            </w:r>
            <w:r w:rsidRPr="00CD120F">
              <w:rPr>
                <w:rFonts w:ascii="Courier New" w:hAnsi="Courier New" w:cs="Courier New"/>
                <w:color w:val="008000"/>
                <w:sz w:val="20"/>
                <w:szCs w:val="20"/>
                <w:lang w:val="en-GB" w:eastAsia="en-GB" w:bidi="ar-SA"/>
              </w:rPr>
              <w:t xml:space="preserve"> child batch</w:t>
            </w:r>
          </w:p>
          <w:p w14:paraId="173B285D" w14:textId="77777777" w:rsidR="00CD120F" w:rsidRPr="00CD120F" w:rsidRDefault="00CD120F" w:rsidP="0050471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CD120F">
              <w:rPr>
                <w:rFonts w:ascii="Courier New" w:hAnsi="Courier New" w:cs="Courier New"/>
                <w:color w:val="008000"/>
                <w:sz w:val="20"/>
                <w:szCs w:val="20"/>
                <w:lang w:val="en-GB" w:eastAsia="en-GB" w:bidi="ar-SA"/>
              </w:rPr>
              <w:t>'If this</w:t>
            </w:r>
            <w:r>
              <w:rPr>
                <w:rFonts w:ascii="Courier New" w:hAnsi="Courier New" w:cs="Courier New"/>
                <w:color w:val="008000"/>
                <w:sz w:val="20"/>
                <w:szCs w:val="20"/>
                <w:lang w:val="en-GB" w:eastAsia="en-GB" w:bidi="ar-SA"/>
              </w:rPr>
              <w:t xml:space="preserve"> step is skipped, then the batch</w:t>
            </w:r>
            <w:r w:rsidRPr="00CD120F">
              <w:rPr>
                <w:rFonts w:ascii="Courier New" w:hAnsi="Courier New" w:cs="Courier New"/>
                <w:color w:val="008000"/>
                <w:sz w:val="20"/>
                <w:szCs w:val="20"/>
                <w:lang w:val="en-GB" w:eastAsia="en-GB" w:bidi="ar-SA"/>
              </w:rPr>
              <w:t xml:space="preserve"> will be automatically named</w:t>
            </w:r>
          </w:p>
          <w:p w14:paraId="53884556" w14:textId="77777777" w:rsidR="00CD120F" w:rsidRPr="00CD120F" w:rsidRDefault="00CD120F" w:rsidP="00504714">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CD120F">
              <w:rPr>
                <w:rFonts w:ascii="Courier New" w:hAnsi="Courier New" w:cs="Courier New"/>
                <w:color w:val="333333"/>
                <w:sz w:val="20"/>
                <w:szCs w:val="20"/>
                <w:lang w:val="en-GB" w:eastAsia="en-GB" w:bidi="ar-SA"/>
              </w:rPr>
              <w:t>pXRootFolder.XValues.Set(</w:t>
            </w:r>
            <w:r w:rsidRPr="00CD120F">
              <w:rPr>
                <w:rFonts w:ascii="Courier New" w:hAnsi="Courier New" w:cs="Courier New"/>
                <w:color w:val="A31515"/>
                <w:sz w:val="20"/>
                <w:szCs w:val="20"/>
                <w:lang w:val="en-GB" w:eastAsia="en-GB" w:bidi="ar-SA"/>
              </w:rPr>
              <w:t>"KTM_DOCUMENTROUTING_BATCHNAME_"</w:t>
            </w:r>
            <w:r w:rsidRPr="00CD120F">
              <w:rPr>
                <w:rFonts w:ascii="Courier New" w:hAnsi="Courier New" w:cs="Courier New"/>
                <w:color w:val="333333"/>
                <w:sz w:val="20"/>
                <w:szCs w:val="20"/>
                <w:lang w:val="en-GB" w:eastAsia="en-GB" w:bidi="ar-SA"/>
              </w:rPr>
              <w:t xml:space="preserve"> &amp; ChildBatchName, pXRootFolder.XValues.Item(</w:t>
            </w:r>
            <w:r w:rsidRPr="00CD120F">
              <w:rPr>
                <w:rFonts w:ascii="Courier New" w:hAnsi="Courier New" w:cs="Courier New"/>
                <w:color w:val="A31515"/>
                <w:sz w:val="20"/>
                <w:szCs w:val="20"/>
                <w:lang w:val="en-GB" w:eastAsia="en-GB" w:bidi="ar-SA"/>
              </w:rPr>
              <w:t>"AC_BATCH_NAME"</w:t>
            </w:r>
            <w:r w:rsidRPr="00CD120F">
              <w:rPr>
                <w:rFonts w:ascii="Courier New" w:hAnsi="Courier New" w:cs="Courier New"/>
                <w:color w:val="333333"/>
                <w:sz w:val="20"/>
                <w:szCs w:val="20"/>
                <w:lang w:val="en-GB" w:eastAsia="en-GB" w:bidi="ar-SA"/>
              </w:rPr>
              <w:t xml:space="preserve">) &amp; </w:t>
            </w:r>
            <w:r w:rsidRPr="00CD120F">
              <w:rPr>
                <w:rFonts w:ascii="Courier New" w:hAnsi="Courier New" w:cs="Courier New"/>
                <w:color w:val="A31515"/>
                <w:sz w:val="20"/>
                <w:szCs w:val="20"/>
                <w:lang w:val="en-GB" w:eastAsia="en-GB" w:bidi="ar-SA"/>
              </w:rPr>
              <w:t>" "</w:t>
            </w:r>
            <w:r w:rsidRPr="00CD120F">
              <w:rPr>
                <w:rFonts w:ascii="Courier New" w:hAnsi="Courier New" w:cs="Courier New"/>
                <w:color w:val="333333"/>
                <w:sz w:val="20"/>
                <w:szCs w:val="20"/>
                <w:lang w:val="en-GB" w:eastAsia="en-GB" w:bidi="ar-SA"/>
              </w:rPr>
              <w:t xml:space="preserve"> &amp; ChildBatchName)</w:t>
            </w:r>
          </w:p>
        </w:tc>
      </w:tr>
    </w:tbl>
    <w:p w14:paraId="7163ED6D" w14:textId="77777777" w:rsidR="00CB2237" w:rsidRDefault="00CB2237" w:rsidP="007123E4">
      <w:pPr>
        <w:pStyle w:val="Heading1"/>
      </w:pPr>
      <w:bookmarkStart w:id="547" w:name="_Toc386812630"/>
      <w:r>
        <w:t>Auditing</w:t>
      </w:r>
      <w:r w:rsidR="001D11FD">
        <w:fldChar w:fldCharType="begin"/>
      </w:r>
      <w:r w:rsidR="001D11FD">
        <w:instrText xml:space="preserve"> XE "</w:instrText>
      </w:r>
      <w:r w:rsidR="001D11FD" w:rsidRPr="00A64640">
        <w:instrText>Auditing a Project</w:instrText>
      </w:r>
      <w:r w:rsidR="001D11FD">
        <w:instrText xml:space="preserve">" </w:instrText>
      </w:r>
      <w:r w:rsidR="001D11FD">
        <w:fldChar w:fldCharType="end"/>
      </w:r>
      <w:r>
        <w:t xml:space="preserve"> a KTM Project</w:t>
      </w:r>
      <w:bookmarkEnd w:id="543"/>
      <w:bookmarkEnd w:id="544"/>
      <w:r w:rsidR="005B0EFC">
        <w:t xml:space="preserve"> in production</w:t>
      </w:r>
      <w:bookmarkEnd w:id="545"/>
      <w:bookmarkEnd w:id="547"/>
    </w:p>
    <w:p w14:paraId="21987279" w14:textId="77777777" w:rsidR="00CB2237" w:rsidRDefault="00CB2237" w:rsidP="00451F97">
      <w:pPr>
        <w:pStyle w:val="ListParagraph"/>
        <w:numPr>
          <w:ilvl w:val="0"/>
          <w:numId w:val="7"/>
        </w:numPr>
        <w:spacing w:line="240" w:lineRule="auto"/>
        <w:contextualSpacing w:val="0"/>
      </w:pPr>
      <w:r>
        <w:t>Benchmark Data</w:t>
      </w:r>
    </w:p>
    <w:p w14:paraId="706C59CE" w14:textId="77777777" w:rsidR="00CB2237" w:rsidRDefault="00CB2237" w:rsidP="00451F97">
      <w:pPr>
        <w:pStyle w:val="ListParagraph"/>
        <w:numPr>
          <w:ilvl w:val="0"/>
          <w:numId w:val="7"/>
        </w:numPr>
        <w:spacing w:line="240" w:lineRule="auto"/>
        <w:contextualSpacing w:val="0"/>
      </w:pPr>
      <w:r>
        <w:t>Observe Users using KTM</w:t>
      </w:r>
    </w:p>
    <w:p w14:paraId="07BE297A" w14:textId="77777777" w:rsidR="00CB2237" w:rsidRDefault="00CB2237" w:rsidP="00451F97">
      <w:pPr>
        <w:pStyle w:val="ListParagraph"/>
        <w:numPr>
          <w:ilvl w:val="0"/>
          <w:numId w:val="7"/>
        </w:numPr>
        <w:spacing w:line="240" w:lineRule="auto"/>
        <w:contextualSpacing w:val="0"/>
      </w:pPr>
      <w:r>
        <w:t>Observe processes before and after KTM</w:t>
      </w:r>
    </w:p>
    <w:p w14:paraId="2549E7B1" w14:textId="77777777" w:rsidR="00CB2237" w:rsidRDefault="00CB2237" w:rsidP="00451F97">
      <w:pPr>
        <w:pStyle w:val="ListParagraph"/>
        <w:numPr>
          <w:ilvl w:val="0"/>
          <w:numId w:val="7"/>
        </w:numPr>
        <w:spacing w:line="240" w:lineRule="auto"/>
        <w:contextualSpacing w:val="0"/>
      </w:pPr>
      <w:r>
        <w:t>Project Examination</w:t>
      </w:r>
    </w:p>
    <w:p w14:paraId="1F4A37E3" w14:textId="77777777" w:rsidR="00CB2237" w:rsidRDefault="00CB2237" w:rsidP="00451F97">
      <w:pPr>
        <w:pStyle w:val="ListParagraph"/>
        <w:numPr>
          <w:ilvl w:val="1"/>
          <w:numId w:val="7"/>
        </w:numPr>
        <w:spacing w:line="240" w:lineRule="auto"/>
        <w:contextualSpacing w:val="0"/>
      </w:pPr>
      <w:r>
        <w:t>Examine Project Class Tree</w:t>
      </w:r>
    </w:p>
    <w:p w14:paraId="7D4EB6FC" w14:textId="77777777" w:rsidR="00CB2237" w:rsidRDefault="00CB2237" w:rsidP="00451F97">
      <w:pPr>
        <w:pStyle w:val="ListParagraph"/>
        <w:numPr>
          <w:ilvl w:val="2"/>
          <w:numId w:val="7"/>
        </w:numPr>
        <w:spacing w:line="240" w:lineRule="auto"/>
        <w:contextualSpacing w:val="0"/>
      </w:pPr>
      <w:r>
        <w:t>Good hierarchy</w:t>
      </w:r>
    </w:p>
    <w:p w14:paraId="4FCED23D" w14:textId="77777777" w:rsidR="00CB2237" w:rsidRDefault="00CB2237" w:rsidP="00451F97">
      <w:pPr>
        <w:pStyle w:val="ListParagraph"/>
        <w:numPr>
          <w:ilvl w:val="2"/>
          <w:numId w:val="7"/>
        </w:numPr>
        <w:spacing w:line="240" w:lineRule="auto"/>
        <w:contextualSpacing w:val="0"/>
      </w:pPr>
      <w:r>
        <w:t>Field and locator inheritance</w:t>
      </w:r>
    </w:p>
    <w:p w14:paraId="4C644F31" w14:textId="77777777" w:rsidR="00CB2237" w:rsidRDefault="00CB2237" w:rsidP="00451F97">
      <w:pPr>
        <w:pStyle w:val="ListParagraph"/>
        <w:numPr>
          <w:ilvl w:val="1"/>
          <w:numId w:val="7"/>
        </w:numPr>
        <w:spacing w:line="240" w:lineRule="auto"/>
        <w:contextualSpacing w:val="0"/>
      </w:pPr>
      <w:r>
        <w:t>Field Names (consistent, do they all come from locators</w:t>
      </w:r>
      <w:r w:rsidR="005B0EFC">
        <w:t>?</w:t>
      </w:r>
      <w:r>
        <w:t>)</w:t>
      </w:r>
    </w:p>
    <w:p w14:paraId="3F3EED42" w14:textId="77777777" w:rsidR="00CB2237" w:rsidRDefault="00CB2237" w:rsidP="00451F97">
      <w:pPr>
        <w:pStyle w:val="ListParagraph"/>
        <w:numPr>
          <w:ilvl w:val="1"/>
          <w:numId w:val="7"/>
        </w:numPr>
        <w:spacing w:line="240" w:lineRule="auto"/>
        <w:contextualSpacing w:val="0"/>
      </w:pPr>
      <w:r>
        <w:t>Locators</w:t>
      </w:r>
    </w:p>
    <w:p w14:paraId="6C20CA60" w14:textId="77777777" w:rsidR="00CB2237" w:rsidRDefault="00CB2237" w:rsidP="00451F97">
      <w:pPr>
        <w:pStyle w:val="ListParagraph"/>
        <w:numPr>
          <w:ilvl w:val="2"/>
          <w:numId w:val="7"/>
        </w:numPr>
        <w:spacing w:line="240" w:lineRule="auto"/>
        <w:contextualSpacing w:val="0"/>
      </w:pPr>
      <w:r>
        <w:t>(order, naming FL_, SL_, AGL_, DL, etc)</w:t>
      </w:r>
    </w:p>
    <w:p w14:paraId="4100B711" w14:textId="77777777" w:rsidR="00CB2237" w:rsidRDefault="00451F97" w:rsidP="00451F97">
      <w:pPr>
        <w:pStyle w:val="ListParagraph"/>
        <w:numPr>
          <w:ilvl w:val="1"/>
          <w:numId w:val="7"/>
        </w:numPr>
        <w:spacing w:line="240" w:lineRule="auto"/>
        <w:contextualSpacing w:val="0"/>
      </w:pPr>
      <w:r>
        <w:t xml:space="preserve">Field </w:t>
      </w:r>
      <w:r w:rsidR="00CB2237">
        <w:t>Formatters</w:t>
      </w:r>
    </w:p>
    <w:p w14:paraId="537BDA1F" w14:textId="77777777" w:rsidR="00CB2237" w:rsidRDefault="00CB2237" w:rsidP="00451F97">
      <w:pPr>
        <w:pStyle w:val="ListParagraph"/>
        <w:numPr>
          <w:ilvl w:val="2"/>
          <w:numId w:val="7"/>
        </w:numPr>
        <w:spacing w:line="240" w:lineRule="auto"/>
        <w:contextualSpacing w:val="0"/>
      </w:pPr>
      <w:r>
        <w:t>Well named, simple. Are they used</w:t>
      </w:r>
      <w:r w:rsidR="00451F97">
        <w:t>?</w:t>
      </w:r>
    </w:p>
    <w:p w14:paraId="516BB406" w14:textId="77777777" w:rsidR="00CB2237" w:rsidRDefault="00CB2237" w:rsidP="00451F97">
      <w:pPr>
        <w:pStyle w:val="ListParagraph"/>
        <w:numPr>
          <w:ilvl w:val="1"/>
          <w:numId w:val="7"/>
        </w:numPr>
        <w:spacing w:line="240" w:lineRule="auto"/>
        <w:contextualSpacing w:val="0"/>
      </w:pPr>
      <w:r>
        <w:t>Validation Rules</w:t>
      </w:r>
      <w:bookmarkStart w:id="548" w:name="_GoBack"/>
      <w:bookmarkEnd w:id="548"/>
    </w:p>
    <w:p w14:paraId="2BE61F13" w14:textId="77777777" w:rsidR="00CB2237" w:rsidRDefault="00CB2237" w:rsidP="00451F97">
      <w:pPr>
        <w:pStyle w:val="ListParagraph"/>
        <w:numPr>
          <w:ilvl w:val="2"/>
          <w:numId w:val="7"/>
        </w:numPr>
        <w:spacing w:line="240" w:lineRule="auto"/>
        <w:contextualSpacing w:val="0"/>
      </w:pPr>
      <w:r>
        <w:t xml:space="preserve">Every editable field must have </w:t>
      </w:r>
      <w:r w:rsidR="00451F97">
        <w:t>at least one</w:t>
      </w:r>
      <w:r>
        <w:t xml:space="preserve"> validation rule.</w:t>
      </w:r>
    </w:p>
    <w:p w14:paraId="3642EE06" w14:textId="77777777" w:rsidR="00CB2237" w:rsidRDefault="00CB2237" w:rsidP="00451F97">
      <w:pPr>
        <w:pStyle w:val="ListParagraph"/>
        <w:numPr>
          <w:ilvl w:val="2"/>
          <w:numId w:val="7"/>
        </w:numPr>
        <w:spacing w:line="240" w:lineRule="auto"/>
        <w:contextualSpacing w:val="0"/>
      </w:pPr>
      <w:r>
        <w:t>Use multifield validation rules even for single fields, so you can access pXDoc</w:t>
      </w:r>
    </w:p>
    <w:p w14:paraId="40B23904" w14:textId="77777777" w:rsidR="00CB2237" w:rsidRDefault="00CB2237" w:rsidP="00451F97">
      <w:pPr>
        <w:pStyle w:val="ListParagraph"/>
        <w:numPr>
          <w:ilvl w:val="1"/>
          <w:numId w:val="7"/>
        </w:numPr>
        <w:spacing w:line="240" w:lineRule="auto"/>
        <w:contextualSpacing w:val="0"/>
      </w:pPr>
      <w:r>
        <w:t>Validation Forms</w:t>
      </w:r>
    </w:p>
    <w:p w14:paraId="10422A52" w14:textId="77777777" w:rsidR="00CB2237" w:rsidRDefault="00CB2237" w:rsidP="00451F97">
      <w:pPr>
        <w:pStyle w:val="ListParagraph"/>
        <w:numPr>
          <w:ilvl w:val="2"/>
          <w:numId w:val="7"/>
        </w:numPr>
        <w:spacing w:line="240" w:lineRule="auto"/>
        <w:contextualSpacing w:val="0"/>
      </w:pPr>
      <w:r>
        <w:t>Does it have good usability</w:t>
      </w:r>
      <w:r w:rsidR="00451F97">
        <w:t>? “Mouse-lessness”, cursor, keyboard shortcuts, eye movement?</w:t>
      </w:r>
    </w:p>
    <w:p w14:paraId="555E336D" w14:textId="77777777" w:rsidR="00CB2237" w:rsidRDefault="00CB2237" w:rsidP="00451F97">
      <w:pPr>
        <w:pStyle w:val="ListParagraph"/>
        <w:numPr>
          <w:ilvl w:val="1"/>
          <w:numId w:val="7"/>
        </w:numPr>
        <w:spacing w:line="240" w:lineRule="auto"/>
        <w:contextualSpacing w:val="0"/>
      </w:pPr>
      <w:r>
        <w:t>Run the benchmarks</w:t>
      </w:r>
    </w:p>
    <w:p w14:paraId="19E7B9D0" w14:textId="77777777" w:rsidR="00CB2237" w:rsidRDefault="00CB2237" w:rsidP="00451F97">
      <w:pPr>
        <w:pStyle w:val="ListParagraph"/>
        <w:numPr>
          <w:ilvl w:val="2"/>
          <w:numId w:val="7"/>
        </w:numPr>
        <w:spacing w:line="240" w:lineRule="auto"/>
        <w:contextualSpacing w:val="0"/>
      </w:pPr>
      <w:r>
        <w:t>Start fixing false positives</w:t>
      </w:r>
    </w:p>
    <w:p w14:paraId="69D0128A" w14:textId="77777777" w:rsidR="00CB2237" w:rsidRDefault="00CB2237" w:rsidP="00451F97">
      <w:pPr>
        <w:pStyle w:val="ListParagraph"/>
        <w:numPr>
          <w:ilvl w:val="2"/>
          <w:numId w:val="7"/>
        </w:numPr>
        <w:spacing w:line="240" w:lineRule="auto"/>
        <w:contextualSpacing w:val="0"/>
      </w:pPr>
      <w:r>
        <w:t>Reduce false negatives</w:t>
      </w:r>
    </w:p>
    <w:p w14:paraId="6E6417E3" w14:textId="77777777" w:rsidR="00CB2237" w:rsidRPr="00CB2237" w:rsidRDefault="00CB2237" w:rsidP="00451F97">
      <w:pPr>
        <w:pStyle w:val="ListParagraph"/>
        <w:numPr>
          <w:ilvl w:val="2"/>
          <w:numId w:val="7"/>
        </w:numPr>
        <w:spacing w:line="240" w:lineRule="auto"/>
        <w:contextualSpacing w:val="0"/>
      </w:pPr>
      <w:r>
        <w:t>Reduce true negatives.</w:t>
      </w:r>
    </w:p>
    <w:p w14:paraId="10F564EA" w14:textId="77777777" w:rsidR="002D3CDE" w:rsidRDefault="002D3CDE" w:rsidP="007123E4">
      <w:pPr>
        <w:pStyle w:val="Heading1"/>
      </w:pPr>
      <w:bookmarkStart w:id="549" w:name="_Toc382141871"/>
      <w:bookmarkStart w:id="550" w:name="_Toc382142189"/>
      <w:bookmarkStart w:id="551" w:name="_Toc382990337"/>
      <w:bookmarkStart w:id="552" w:name="_Toc386812631"/>
      <w:r>
        <w:lastRenderedPageBreak/>
        <w:t>Scripting</w:t>
      </w:r>
      <w:r w:rsidR="001D11FD">
        <w:fldChar w:fldCharType="begin"/>
      </w:r>
      <w:r w:rsidR="001D11FD">
        <w:instrText xml:space="preserve"> XE "</w:instrText>
      </w:r>
      <w:r w:rsidR="001D11FD" w:rsidRPr="00A64640">
        <w:instrText>Scripting</w:instrText>
      </w:r>
      <w:r w:rsidR="001D11FD">
        <w:instrText xml:space="preserve">" </w:instrText>
      </w:r>
      <w:r w:rsidR="001D11FD">
        <w:fldChar w:fldCharType="end"/>
      </w:r>
      <w:r>
        <w:t xml:space="preserve"> Guidelines</w:t>
      </w:r>
      <w:bookmarkEnd w:id="549"/>
      <w:bookmarkEnd w:id="550"/>
      <w:bookmarkEnd w:id="551"/>
      <w:bookmarkEnd w:id="552"/>
    </w:p>
    <w:p w14:paraId="312D2BD1" w14:textId="77777777" w:rsidR="00CD120F" w:rsidRPr="00CD120F" w:rsidRDefault="00CD120F" w:rsidP="00CD120F">
      <w:bookmarkStart w:id="553" w:name="_Toc382141872"/>
      <w:bookmarkStart w:id="554" w:name="_Toc382142190"/>
      <w:bookmarkStart w:id="555" w:name="_Toc382990338"/>
      <w:r>
        <w:t>Many KTM projects have thousands of lines of complicated scripting. If you follow these principles below, you will have that scripts that are easy to test, debug and understand, short, reusable in other projects. If your scripts are longer than 1000 lines then they are probably too complicated.</w:t>
      </w:r>
    </w:p>
    <w:p w14:paraId="2CF6BD5B" w14:textId="77777777" w:rsidR="00DC14BC" w:rsidRDefault="00DC14BC" w:rsidP="00DC14BC">
      <w:pPr>
        <w:pStyle w:val="Heading2"/>
        <w:rPr>
          <w:lang w:val="en-GB"/>
        </w:rPr>
      </w:pPr>
      <w:bookmarkStart w:id="556" w:name="_Toc386812632"/>
      <w:r w:rsidRPr="00DC14BC">
        <w:rPr>
          <w:lang w:val="en-GB"/>
        </w:rPr>
        <w:t>Productivity, before Accuracy</w:t>
      </w:r>
      <w:bookmarkEnd w:id="553"/>
      <w:bookmarkEnd w:id="554"/>
      <w:bookmarkEnd w:id="555"/>
      <w:bookmarkEnd w:id="556"/>
    </w:p>
    <w:p w14:paraId="10CB0A07" w14:textId="77777777" w:rsidR="00E270C7" w:rsidRDefault="00E270C7" w:rsidP="00E270C7">
      <w:pPr>
        <w:rPr>
          <w:lang w:val="en-GB"/>
        </w:rPr>
      </w:pPr>
      <w:r>
        <w:rPr>
          <w:lang w:val="en-GB"/>
        </w:rPr>
        <w:t>Spend more time writing scripts for user productivity, than in writing scripts to improve OCR results or reduce true negatives. Don’t be distracted by clever ideas that may not bring much value to the user</w:t>
      </w:r>
    </w:p>
    <w:p w14:paraId="584C6A56" w14:textId="77777777" w:rsidR="00DC14BC" w:rsidRPr="00DC14BC" w:rsidRDefault="00DC14BC" w:rsidP="00DC14BC">
      <w:pPr>
        <w:pStyle w:val="Heading2"/>
        <w:rPr>
          <w:lang w:val="en-GB"/>
        </w:rPr>
      </w:pPr>
      <w:bookmarkStart w:id="557" w:name="_Toc382141873"/>
      <w:bookmarkStart w:id="558" w:name="_Toc382142191"/>
      <w:bookmarkStart w:id="559" w:name="_Toc382990339"/>
      <w:bookmarkStart w:id="560" w:name="_Toc386812633"/>
      <w:r w:rsidRPr="00DC14BC">
        <w:rPr>
          <w:lang w:val="en-GB"/>
        </w:rPr>
        <w:t>Divide &amp; Conquer</w:t>
      </w:r>
      <w:bookmarkEnd w:id="557"/>
      <w:bookmarkEnd w:id="558"/>
      <w:bookmarkEnd w:id="559"/>
      <w:bookmarkEnd w:id="560"/>
      <w:r w:rsidR="001D11FD">
        <w:rPr>
          <w:lang w:val="en-GB"/>
        </w:rPr>
        <w:fldChar w:fldCharType="begin"/>
      </w:r>
      <w:r w:rsidR="001D11FD">
        <w:instrText xml:space="preserve"> XE "</w:instrText>
      </w:r>
      <w:r w:rsidR="001D11FD" w:rsidRPr="00A64640">
        <w:rPr>
          <w:lang w:val="en-GB"/>
        </w:rPr>
        <w:instrText>Divide &amp; Conquer</w:instrText>
      </w:r>
      <w:r w:rsidR="001D11FD">
        <w:instrText xml:space="preserve">" </w:instrText>
      </w:r>
      <w:r w:rsidR="001D11FD">
        <w:rPr>
          <w:lang w:val="en-GB"/>
        </w:rPr>
        <w:fldChar w:fldCharType="end"/>
      </w:r>
    </w:p>
    <w:p w14:paraId="06983D23" w14:textId="77777777" w:rsidR="00DC14BC" w:rsidRPr="00DC14BC" w:rsidRDefault="00DC14BC" w:rsidP="00DC14BC">
      <w:pPr>
        <w:rPr>
          <w:lang w:val="en-GB"/>
        </w:rPr>
      </w:pPr>
      <w:r w:rsidRPr="00DC14BC">
        <w:rPr>
          <w:lang w:val="en-GB"/>
        </w:rPr>
        <w:t>“Find &amp; Filter” -It’s often much easier to find alternatives and then filter the bad ones rather than build a complex logic to find only the good ones</w:t>
      </w:r>
      <w:r w:rsidR="00E270C7">
        <w:rPr>
          <w:lang w:val="en-GB"/>
        </w:rPr>
        <w:t>. Let a table locator find too many rows, and then write a script locator to delete the unwanted rows.</w:t>
      </w:r>
    </w:p>
    <w:p w14:paraId="196E1DAA" w14:textId="77777777" w:rsidR="00DC14BC" w:rsidRPr="00DC14BC" w:rsidRDefault="00DC14BC" w:rsidP="005B0EFC">
      <w:pPr>
        <w:spacing w:after="240"/>
        <w:rPr>
          <w:lang w:val="en-GB"/>
        </w:rPr>
      </w:pPr>
      <w:r w:rsidRPr="00DC14BC">
        <w:rPr>
          <w:lang w:val="en-GB"/>
        </w:rPr>
        <w:t>“Find &amp; Fill” – one locator may not find all values, use a script locator to find the rest</w:t>
      </w:r>
      <w:r w:rsidR="00E270C7">
        <w:rPr>
          <w:lang w:val="en-GB"/>
        </w:rPr>
        <w:t xml:space="preserve">, </w:t>
      </w:r>
      <w:r w:rsidR="00997746">
        <w:rPr>
          <w:lang w:val="en-GB"/>
        </w:rPr>
        <w:t>such as</w:t>
      </w:r>
      <w:r w:rsidR="00E270C7">
        <w:rPr>
          <w:lang w:val="en-GB"/>
        </w:rPr>
        <w:t xml:space="preserve"> </w:t>
      </w:r>
      <w:r w:rsidRPr="00DC14BC">
        <w:rPr>
          <w:lang w:val="en-GB"/>
        </w:rPr>
        <w:t>missing table rows or cells</w:t>
      </w:r>
    </w:p>
    <w:p w14:paraId="3074D435" w14:textId="77777777" w:rsidR="00DC14BC" w:rsidRDefault="00DC14BC" w:rsidP="00DC14BC">
      <w:pPr>
        <w:pStyle w:val="Heading2"/>
        <w:rPr>
          <w:lang w:val="en-GB"/>
        </w:rPr>
      </w:pPr>
      <w:bookmarkStart w:id="561" w:name="_Toc382141875"/>
      <w:bookmarkStart w:id="562" w:name="_Toc382142193"/>
      <w:bookmarkStart w:id="563" w:name="_Toc382990341"/>
      <w:bookmarkStart w:id="564" w:name="_Toc386812634"/>
      <w:r>
        <w:rPr>
          <w:lang w:val="en-GB"/>
        </w:rPr>
        <w:t>Debugging</w:t>
      </w:r>
      <w:bookmarkEnd w:id="561"/>
      <w:bookmarkEnd w:id="562"/>
      <w:bookmarkEnd w:id="563"/>
      <w:bookmarkEnd w:id="564"/>
      <w:r w:rsidR="001D11FD">
        <w:rPr>
          <w:lang w:val="en-GB"/>
        </w:rPr>
        <w:fldChar w:fldCharType="begin"/>
      </w:r>
      <w:r w:rsidR="001D11FD">
        <w:instrText xml:space="preserve"> XE "</w:instrText>
      </w:r>
      <w:r w:rsidR="001D11FD" w:rsidRPr="00A64640">
        <w:rPr>
          <w:lang w:val="en-GB"/>
        </w:rPr>
        <w:instrText>Debugging</w:instrText>
      </w:r>
      <w:r w:rsidR="001D11FD">
        <w:instrText xml:space="preserve">" </w:instrText>
      </w:r>
      <w:r w:rsidR="001D11FD">
        <w:rPr>
          <w:lang w:val="en-GB"/>
        </w:rPr>
        <w:fldChar w:fldCharType="end"/>
      </w:r>
    </w:p>
    <w:p w14:paraId="0CFDB9BE" w14:textId="77777777" w:rsidR="00DC14BC" w:rsidRPr="00DC14BC" w:rsidRDefault="00DC14BC" w:rsidP="00DC14BC">
      <w:pPr>
        <w:rPr>
          <w:lang w:val="en-GB"/>
        </w:rPr>
      </w:pPr>
      <w:r>
        <w:rPr>
          <w:lang w:val="en-GB"/>
        </w:rPr>
        <w:t>Debugging in Project builder</w:t>
      </w:r>
    </w:p>
    <w:p w14:paraId="7CCB623F" w14:textId="77777777" w:rsidR="00DC14BC" w:rsidRPr="00EE06A8" w:rsidRDefault="00DC14BC" w:rsidP="00E20F1D">
      <w:pPr>
        <w:numPr>
          <w:ilvl w:val="0"/>
          <w:numId w:val="55"/>
        </w:numPr>
        <w:rPr>
          <w:lang w:val="en-GB"/>
        </w:rPr>
      </w:pPr>
      <w:r w:rsidRPr="00DC14BC">
        <w:rPr>
          <w:lang w:val="en-AU"/>
        </w:rPr>
        <w:t xml:space="preserve">Use SysInternals’ Debugview to view, filter and log to file safely in </w:t>
      </w:r>
      <w:r w:rsidRPr="00DC14BC">
        <w:rPr>
          <w:lang w:val="en-AU"/>
        </w:rPr>
        <w:br/>
        <w:t>a multithreaded 64 bit environment.</w:t>
      </w:r>
    </w:p>
    <w:p w14:paraId="2184FBE1" w14:textId="77777777" w:rsidR="00EE06A8" w:rsidRDefault="00EE06A8" w:rsidP="00EE06A8">
      <w:pPr>
        <w:numPr>
          <w:ilvl w:val="0"/>
          <w:numId w:val="156"/>
        </w:numPr>
        <w:shd w:val="clear" w:color="auto" w:fill="FFFFFF"/>
        <w:spacing w:after="0" w:line="293" w:lineRule="atLeast"/>
        <w:rPr>
          <w:ins w:id="565" w:author="David Wright" w:date="2016-06-03T12:29:00Z"/>
          <w:rFonts w:cs="Arial"/>
          <w:color w:val="242729"/>
          <w:sz w:val="23"/>
          <w:szCs w:val="23"/>
          <w:lang w:bidi="ar-SA"/>
        </w:rPr>
        <w:pPrChange w:id="566" w:author="David Wright" w:date="2016-06-03T12:30:00Z">
          <w:pPr>
            <w:numPr>
              <w:numId w:val="155"/>
            </w:numPr>
            <w:shd w:val="clear" w:color="auto" w:fill="FFFFFF"/>
            <w:tabs>
              <w:tab w:val="num" w:pos="720"/>
            </w:tabs>
            <w:spacing w:after="0" w:line="293" w:lineRule="atLeast"/>
            <w:ind w:left="720" w:hanging="360"/>
          </w:pPr>
        </w:pPrChange>
      </w:pPr>
      <w:ins w:id="567" w:author="David Wright" w:date="2016-06-03T12:29:00Z">
        <w:r>
          <w:rPr>
            <w:lang w:val="en-AU"/>
          </w:rPr>
          <w:t>On a 64 bit machine later than Vista you will have to set this registry entry</w:t>
        </w:r>
        <w:r>
          <w:rPr>
            <w:lang w:val="en-AU"/>
          </w:rPr>
          <w:br/>
        </w:r>
        <w:r>
          <w:rPr>
            <w:rFonts w:ascii="Consolas" w:hAnsi="Consolas" w:cs="Consolas"/>
            <w:color w:val="242729"/>
            <w:sz w:val="20"/>
            <w:szCs w:val="20"/>
            <w:bdr w:val="none" w:sz="0" w:space="0" w:color="auto" w:frame="1"/>
            <w:shd w:val="clear" w:color="auto" w:fill="EFF0F1"/>
          </w:rPr>
          <w:t>HKEY_LOCAL_MACHINE\SYSTEM\CurrentControlSet\Control\Session Manager\Debug Print Filter</w:t>
        </w:r>
      </w:ins>
    </w:p>
    <w:p w14:paraId="05BFBD49" w14:textId="77777777" w:rsidR="00EE06A8" w:rsidRDefault="00EE06A8" w:rsidP="00EE06A8">
      <w:pPr>
        <w:shd w:val="clear" w:color="auto" w:fill="FFFFFF"/>
        <w:spacing w:after="0" w:line="293" w:lineRule="atLeast"/>
        <w:ind w:left="450"/>
        <w:rPr>
          <w:ins w:id="568" w:author="David Wright" w:date="2016-06-03T12:29:00Z"/>
          <w:rFonts w:cs="Arial"/>
          <w:color w:val="242729"/>
          <w:sz w:val="23"/>
          <w:szCs w:val="23"/>
        </w:rPr>
        <w:pPrChange w:id="569" w:author="David Wright" w:date="2016-06-03T12:29:00Z">
          <w:pPr>
            <w:numPr>
              <w:numId w:val="155"/>
            </w:numPr>
            <w:shd w:val="clear" w:color="auto" w:fill="FFFFFF"/>
            <w:tabs>
              <w:tab w:val="num" w:pos="720"/>
            </w:tabs>
            <w:spacing w:after="0" w:line="293" w:lineRule="atLeast"/>
            <w:ind w:left="720" w:hanging="360"/>
          </w:pPr>
        </w:pPrChange>
      </w:pPr>
      <w:ins w:id="570" w:author="David Wright" w:date="2016-06-03T12:29:00Z">
        <w:r>
          <w:rPr>
            <w:rFonts w:cs="Arial"/>
            <w:color w:val="242729"/>
            <w:sz w:val="23"/>
            <w:szCs w:val="23"/>
          </w:rPr>
          <w:t>Add the following value </w:t>
        </w:r>
        <w:r>
          <w:rPr>
            <w:rFonts w:ascii="Consolas" w:hAnsi="Consolas" w:cs="Consolas"/>
            <w:color w:val="242729"/>
            <w:sz w:val="20"/>
            <w:szCs w:val="20"/>
            <w:bdr w:val="none" w:sz="0" w:space="0" w:color="auto" w:frame="1"/>
            <w:shd w:val="clear" w:color="auto" w:fill="EFF0F1"/>
          </w:rPr>
          <w:t>DEFAULT</w:t>
        </w:r>
        <w:r>
          <w:rPr>
            <w:rFonts w:cs="Arial"/>
            <w:color w:val="242729"/>
            <w:sz w:val="23"/>
            <w:szCs w:val="23"/>
          </w:rPr>
          <w:t> : </w:t>
        </w:r>
        <w:r>
          <w:rPr>
            <w:rFonts w:ascii="Consolas" w:hAnsi="Consolas" w:cs="Consolas"/>
            <w:color w:val="242729"/>
            <w:sz w:val="20"/>
            <w:szCs w:val="20"/>
            <w:bdr w:val="none" w:sz="0" w:space="0" w:color="auto" w:frame="1"/>
            <w:shd w:val="clear" w:color="auto" w:fill="EFF0F1"/>
          </w:rPr>
          <w:t>REG_DWORD</w:t>
        </w:r>
        <w:r>
          <w:rPr>
            <w:rFonts w:cs="Arial"/>
            <w:color w:val="242729"/>
            <w:sz w:val="23"/>
            <w:szCs w:val="23"/>
          </w:rPr>
          <w:t> : </w:t>
        </w:r>
        <w:r>
          <w:rPr>
            <w:rFonts w:ascii="Consolas" w:hAnsi="Consolas" w:cs="Consolas"/>
            <w:color w:val="242729"/>
            <w:sz w:val="20"/>
            <w:szCs w:val="20"/>
            <w:bdr w:val="none" w:sz="0" w:space="0" w:color="auto" w:frame="1"/>
            <w:shd w:val="clear" w:color="auto" w:fill="EFF0F1"/>
          </w:rPr>
          <w:t>0xFFFFFFFF</w:t>
        </w:r>
      </w:ins>
    </w:p>
    <w:p w14:paraId="27CD4521" w14:textId="77777777" w:rsidR="00DC14BC" w:rsidRPr="00DC14BC" w:rsidRDefault="00DC14BC" w:rsidP="00E20F1D">
      <w:pPr>
        <w:numPr>
          <w:ilvl w:val="0"/>
          <w:numId w:val="55"/>
        </w:numPr>
        <w:spacing w:after="240"/>
        <w:rPr>
          <w:lang w:val="en-GB"/>
        </w:rPr>
      </w:pPr>
      <w:r w:rsidRPr="00DC14BC">
        <w:rPr>
          <w:lang w:val="en-AU"/>
        </w:rPr>
        <w:t>You may also know Sysinternals’ other useful products TCPView and Process Explorer</w:t>
      </w:r>
      <w:r w:rsidRPr="00DC14BC">
        <w:rPr>
          <w:lang w:val="en-AU"/>
        </w:rPr>
        <w:br/>
      </w:r>
      <w:hyperlink r:id="rId119" w:history="1">
        <w:r w:rsidRPr="00DC14BC">
          <w:rPr>
            <w:rStyle w:val="Hyperlink"/>
            <w:lang w:val="en-AU"/>
          </w:rPr>
          <w:t>http</w:t>
        </w:r>
      </w:hyperlink>
      <w:hyperlink r:id="rId120" w:history="1">
        <w:r w:rsidRPr="00DC14BC">
          <w:rPr>
            <w:rStyle w:val="Hyperlink"/>
            <w:lang w:val="en-AU"/>
          </w:rPr>
          <w:t>://</w:t>
        </w:r>
      </w:hyperlink>
      <w:hyperlink r:id="rId121" w:history="1">
        <w:r w:rsidRPr="00DC14BC">
          <w:rPr>
            <w:rStyle w:val="Hyperlink"/>
            <w:lang w:val="en-AU"/>
          </w:rPr>
          <w:t>technet.microsoft.com/en-us/sysinternals/bb896647.aspx</w:t>
        </w:r>
      </w:hyperlink>
    </w:p>
    <w:p w14:paraId="08E1D1E4" w14:textId="77777777" w:rsidR="00DC14BC" w:rsidRPr="00DC14BC" w:rsidRDefault="00DC14BC" w:rsidP="005B0EFC">
      <w:pPr>
        <w:jc w:val="center"/>
        <w:rPr>
          <w:lang w:val="en-GB"/>
        </w:rPr>
      </w:pPr>
      <w:r w:rsidRPr="00DC14BC">
        <w:rPr>
          <w:noProof/>
          <w:lang w:bidi="ar-SA"/>
        </w:rPr>
        <w:drawing>
          <wp:inline distT="0" distB="0" distL="0" distR="0" wp14:anchorId="3C7A7426" wp14:editId="40C6AE4C">
            <wp:extent cx="5233861" cy="2483555"/>
            <wp:effectExtent l="0" t="0" r="508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233861" cy="248355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14:paraId="5A3DD591" w14:textId="77777777" w:rsidR="00DC14BC" w:rsidRDefault="00DC14BC" w:rsidP="005B0EFC">
      <w:pPr>
        <w:pStyle w:val="Heading2"/>
        <w:spacing w:before="240"/>
        <w:rPr>
          <w:lang w:val="en-GB"/>
        </w:rPr>
      </w:pPr>
      <w:bookmarkStart w:id="571" w:name="_Toc382141876"/>
      <w:bookmarkStart w:id="572" w:name="_Toc382142194"/>
      <w:bookmarkStart w:id="573" w:name="_Toc382990342"/>
      <w:bookmarkStart w:id="574" w:name="_Toc386812635"/>
      <w:r w:rsidRPr="00DC14BC">
        <w:rPr>
          <w:lang w:val="en-GB"/>
        </w:rPr>
        <w:t>Error handling</w:t>
      </w:r>
      <w:bookmarkEnd w:id="571"/>
      <w:bookmarkEnd w:id="572"/>
      <w:bookmarkEnd w:id="573"/>
      <w:bookmarkEnd w:id="574"/>
      <w:r w:rsidR="001D11FD">
        <w:rPr>
          <w:lang w:val="en-GB"/>
        </w:rPr>
        <w:fldChar w:fldCharType="begin"/>
      </w:r>
      <w:r w:rsidR="001D11FD">
        <w:instrText xml:space="preserve"> XE "</w:instrText>
      </w:r>
      <w:r w:rsidR="001D11FD" w:rsidRPr="00A64640">
        <w:rPr>
          <w:lang w:val="en-GB"/>
        </w:rPr>
        <w:instrText>Error handling</w:instrText>
      </w:r>
      <w:r w:rsidR="001D11FD">
        <w:instrText xml:space="preserve">" </w:instrText>
      </w:r>
      <w:r w:rsidR="001D11FD">
        <w:rPr>
          <w:lang w:val="en-GB"/>
        </w:rPr>
        <w:fldChar w:fldCharType="end"/>
      </w:r>
    </w:p>
    <w:p w14:paraId="11370F4B" w14:textId="77777777" w:rsidR="00DC14BC" w:rsidRPr="00DC14BC" w:rsidRDefault="00DC14BC" w:rsidP="00DC14BC">
      <w:pPr>
        <w:rPr>
          <w:lang w:val="en-GB"/>
        </w:rPr>
      </w:pPr>
      <w:r w:rsidRPr="00DC14BC">
        <w:rPr>
          <w:lang w:val="en-GB"/>
        </w:rPr>
        <w:t>Do not ever use “On Error Resume</w:t>
      </w:r>
      <w:r w:rsidR="00997746">
        <w:rPr>
          <w:lang w:val="en-GB"/>
        </w:rPr>
        <w:t>.</w:t>
      </w:r>
      <w:r w:rsidRPr="00DC14BC">
        <w:rPr>
          <w:lang w:val="en-GB"/>
        </w:rPr>
        <w:t>”</w:t>
      </w:r>
      <w:r w:rsidR="00E270C7">
        <w:rPr>
          <w:lang w:val="en-GB"/>
        </w:rPr>
        <w:t xml:space="preserve"> – you will miss unusual errors and there will be no messages.</w:t>
      </w:r>
    </w:p>
    <w:p w14:paraId="08526E24" w14:textId="77777777" w:rsidR="00DC14BC" w:rsidRPr="00DC14BC" w:rsidRDefault="00DC14BC" w:rsidP="00DC14BC">
      <w:pPr>
        <w:rPr>
          <w:lang w:val="en-GB"/>
        </w:rPr>
      </w:pPr>
      <w:r w:rsidRPr="00DC14BC">
        <w:rPr>
          <w:lang w:val="en-GB"/>
        </w:rPr>
        <w:lastRenderedPageBreak/>
        <w:t>Do not use “on error goto” unless</w:t>
      </w:r>
      <w:r w:rsidR="00997746">
        <w:rPr>
          <w:lang w:val="en-GB"/>
        </w:rPr>
        <w:t>:</w:t>
      </w:r>
    </w:p>
    <w:p w14:paraId="5D580FE7" w14:textId="77777777" w:rsidR="00DC14BC" w:rsidRPr="00DC14BC" w:rsidRDefault="00DC14BC" w:rsidP="00E20F1D">
      <w:pPr>
        <w:pStyle w:val="ListParagraph"/>
        <w:numPr>
          <w:ilvl w:val="0"/>
          <w:numId w:val="56"/>
        </w:numPr>
        <w:contextualSpacing w:val="0"/>
        <w:rPr>
          <w:lang w:val="en-GB"/>
        </w:rPr>
      </w:pPr>
      <w:r w:rsidRPr="00DC14BC">
        <w:rPr>
          <w:lang w:val="en-GB"/>
        </w:rPr>
        <w:t>There is no other way</w:t>
      </w:r>
    </w:p>
    <w:p w14:paraId="1666ECEF" w14:textId="77777777" w:rsidR="00DC14BC" w:rsidRPr="00DC14BC" w:rsidRDefault="00DC14BC" w:rsidP="00E20F1D">
      <w:pPr>
        <w:pStyle w:val="ListParagraph"/>
        <w:numPr>
          <w:ilvl w:val="0"/>
          <w:numId w:val="56"/>
        </w:numPr>
        <w:contextualSpacing w:val="0"/>
        <w:rPr>
          <w:lang w:val="en-GB"/>
        </w:rPr>
      </w:pPr>
      <w:r w:rsidRPr="00DC14BC">
        <w:rPr>
          <w:lang w:val="en-GB"/>
        </w:rPr>
        <w:t>You have only one line of code to test</w:t>
      </w:r>
    </w:p>
    <w:p w14:paraId="059C4267" w14:textId="77777777" w:rsidR="00EE66C2" w:rsidRDefault="00DC14BC" w:rsidP="00DC14BC">
      <w:pPr>
        <w:rPr>
          <w:lang w:val="en-GB"/>
        </w:rPr>
      </w:pPr>
      <w:r w:rsidRPr="00DC14BC">
        <w:rPr>
          <w:lang w:val="en-GB"/>
        </w:rPr>
        <w:t>Use Err.Raise to throw errors HARD.</w:t>
      </w:r>
      <w:r w:rsidR="00E270C7">
        <w:rPr>
          <w:lang w:val="en-GB"/>
        </w:rPr>
        <w:t xml:space="preserve"> This will reject the batch and force it to Quality Control with an easy-to-read message both in QC and Batch Manager. In Project Builder the debugger will open with a breakpoint on the error.</w:t>
      </w:r>
    </w:p>
    <w:tbl>
      <w:tblPr>
        <w:tblStyle w:val="TableGrid"/>
        <w:tblW w:w="0" w:type="auto"/>
        <w:tblLook w:val="04A0" w:firstRow="1" w:lastRow="0" w:firstColumn="1" w:lastColumn="0" w:noHBand="0" w:noVBand="1"/>
      </w:tblPr>
      <w:tblGrid>
        <w:gridCol w:w="11304"/>
      </w:tblGrid>
      <w:tr w:rsidR="00451F97" w14:paraId="23227746" w14:textId="77777777" w:rsidTr="00451F97">
        <w:tc>
          <w:tcPr>
            <w:tcW w:w="11304" w:type="dxa"/>
          </w:tcPr>
          <w:p w14:paraId="56AC1806" w14:textId="77777777" w:rsidR="00451F97" w:rsidRPr="00451F97" w:rsidRDefault="00451F97" w:rsidP="00451F97">
            <w:pPr>
              <w:pStyle w:val="HTMLPreformatted"/>
              <w:spacing w:line="244" w:lineRule="atLeast"/>
              <w:rPr>
                <w:color w:val="333333"/>
                <w:lang w:val="en-GB" w:eastAsia="en-GB"/>
              </w:rPr>
            </w:pPr>
            <w:r w:rsidRPr="005B0EFC">
              <w:rPr>
                <w:color w:val="0000FF"/>
                <w:lang w:val="en-GB" w:eastAsia="en-GB"/>
              </w:rPr>
              <w:t>Then</w:t>
            </w:r>
            <w:r w:rsidRPr="005B0EFC">
              <w:rPr>
                <w:color w:val="333333"/>
                <w:lang w:val="en-GB" w:eastAsia="en-GB"/>
              </w:rPr>
              <w:t xml:space="preserve"> Err.Raise 34588,,</w:t>
            </w:r>
            <w:r w:rsidRPr="005B0EFC">
              <w:rPr>
                <w:color w:val="A31515"/>
                <w:lang w:val="en-GB" w:eastAsia="en-GB"/>
              </w:rPr>
              <w:t>"Column '"</w:t>
            </w:r>
            <w:r w:rsidRPr="005B0EFC">
              <w:rPr>
                <w:color w:val="333333"/>
                <w:lang w:val="en-GB" w:eastAsia="en-GB"/>
              </w:rPr>
              <w:t xml:space="preserve"> &amp; columnName &amp; </w:t>
            </w:r>
            <w:r w:rsidRPr="005B0EFC">
              <w:rPr>
                <w:color w:val="A31515"/>
                <w:lang w:val="en-GB" w:eastAsia="en-GB"/>
              </w:rPr>
              <w:t>"' does not exist in database '"</w:t>
            </w:r>
            <w:r w:rsidRPr="005B0EFC">
              <w:rPr>
                <w:color w:val="333333"/>
                <w:lang w:val="en-GB" w:eastAsia="en-GB"/>
              </w:rPr>
              <w:t xml:space="preserve"> &amp; dbname &amp; </w:t>
            </w:r>
            <w:r w:rsidRPr="005B0EFC">
              <w:rPr>
                <w:color w:val="A31515"/>
                <w:lang w:val="en-GB" w:eastAsia="en-GB"/>
              </w:rPr>
              <w:t>"'."</w:t>
            </w:r>
          </w:p>
        </w:tc>
      </w:tr>
    </w:tbl>
    <w:p w14:paraId="7C466AC7" w14:textId="77777777" w:rsidR="00DC14BC" w:rsidRPr="00DC14BC" w:rsidRDefault="00DC14BC" w:rsidP="00DC14BC">
      <w:pPr>
        <w:rPr>
          <w:lang w:val="en-GB"/>
        </w:rPr>
      </w:pPr>
    </w:p>
    <w:p w14:paraId="347B56E5" w14:textId="77777777" w:rsidR="00DC14BC" w:rsidRPr="00DC14BC" w:rsidRDefault="00DC14BC" w:rsidP="00DC14BC">
      <w:pPr>
        <w:rPr>
          <w:lang w:val="en-GB"/>
        </w:rPr>
      </w:pPr>
      <w:r w:rsidRPr="00DC14BC">
        <w:rPr>
          <w:lang w:val="en-GB"/>
        </w:rPr>
        <w:t>It is better that an error goes to Q</w:t>
      </w:r>
      <w:r w:rsidR="005B0EFC">
        <w:rPr>
          <w:lang w:val="en-GB"/>
        </w:rPr>
        <w:t xml:space="preserve">uality </w:t>
      </w:r>
      <w:r w:rsidRPr="00DC14BC">
        <w:rPr>
          <w:lang w:val="en-GB"/>
        </w:rPr>
        <w:t>C</w:t>
      </w:r>
      <w:r w:rsidR="005B0EFC">
        <w:rPr>
          <w:lang w:val="en-GB"/>
        </w:rPr>
        <w:t>ontrol</w:t>
      </w:r>
      <w:r w:rsidRPr="00DC14BC">
        <w:rPr>
          <w:lang w:val="en-GB"/>
        </w:rPr>
        <w:t xml:space="preserve"> </w:t>
      </w:r>
      <w:r w:rsidR="005B0EFC">
        <w:rPr>
          <w:lang w:val="en-GB"/>
        </w:rPr>
        <w:t>and is visible and fixed, than landing</w:t>
      </w:r>
      <w:r w:rsidRPr="00DC14BC">
        <w:rPr>
          <w:lang w:val="en-GB"/>
        </w:rPr>
        <w:t xml:space="preserve"> in an unread log file, which </w:t>
      </w:r>
      <w:r w:rsidR="005B0EFC">
        <w:rPr>
          <w:lang w:val="en-GB"/>
        </w:rPr>
        <w:t>may take days to find and understand</w:t>
      </w:r>
    </w:p>
    <w:p w14:paraId="7AC159BE" w14:textId="77777777" w:rsidR="00DC14BC" w:rsidRPr="00DC14BC" w:rsidRDefault="005B0EFC" w:rsidP="005B0EFC">
      <w:pPr>
        <w:spacing w:after="240"/>
        <w:rPr>
          <w:lang w:val="en-GB"/>
        </w:rPr>
      </w:pPr>
      <w:r>
        <w:rPr>
          <w:lang w:val="en-GB"/>
        </w:rPr>
        <w:t xml:space="preserve">Run a </w:t>
      </w:r>
      <w:r w:rsidR="00DC14BC" w:rsidRPr="00DC14BC">
        <w:rPr>
          <w:lang w:val="en-GB"/>
        </w:rPr>
        <w:t>Benchmark with 100’s or 1000’s of files to fix your bugs before you go into production.</w:t>
      </w:r>
    </w:p>
    <w:p w14:paraId="669CC3F5" w14:textId="77777777" w:rsidR="00DC14BC" w:rsidRPr="00DC14BC" w:rsidRDefault="00DC14BC" w:rsidP="00DC14BC">
      <w:pPr>
        <w:pStyle w:val="Heading2"/>
        <w:rPr>
          <w:lang w:val="en-GB"/>
        </w:rPr>
      </w:pPr>
      <w:bookmarkStart w:id="575" w:name="_Toc382141877"/>
      <w:bookmarkStart w:id="576" w:name="_Toc382142195"/>
      <w:bookmarkStart w:id="577" w:name="_Toc382990343"/>
      <w:bookmarkStart w:id="578" w:name="_Toc386812636"/>
      <w:r w:rsidRPr="00DC14BC">
        <w:rPr>
          <w:lang w:val="en-GB"/>
        </w:rPr>
        <w:t>Separate Data from Logic.</w:t>
      </w:r>
      <w:bookmarkEnd w:id="575"/>
      <w:bookmarkEnd w:id="576"/>
      <w:bookmarkEnd w:id="577"/>
      <w:bookmarkEnd w:id="578"/>
    </w:p>
    <w:p w14:paraId="27168A9D" w14:textId="77777777" w:rsidR="00DC14BC" w:rsidRPr="00DC14BC" w:rsidRDefault="00E270C7" w:rsidP="00DC14BC">
      <w:pPr>
        <w:rPr>
          <w:lang w:val="en-GB"/>
        </w:rPr>
      </w:pPr>
      <w:r>
        <w:rPr>
          <w:lang w:val="en-GB"/>
        </w:rPr>
        <w:t xml:space="preserve">Use </w:t>
      </w:r>
      <w:r w:rsidR="00DC14BC" w:rsidRPr="00DC14BC">
        <w:rPr>
          <w:lang w:val="en-GB"/>
        </w:rPr>
        <w:t>Built-in script variables and script resources</w:t>
      </w:r>
      <w:r>
        <w:rPr>
          <w:lang w:val="en-GB"/>
        </w:rPr>
        <w:t xml:space="preserve"> or </w:t>
      </w:r>
      <w:r w:rsidR="00DC14BC" w:rsidRPr="00DC14BC">
        <w:rPr>
          <w:lang w:val="en-GB"/>
        </w:rPr>
        <w:t>external xml, txt, databases for parameters</w:t>
      </w:r>
      <w:r>
        <w:rPr>
          <w:lang w:val="en-GB"/>
        </w:rPr>
        <w:t xml:space="preserve"> instead of constants and global parameters. You will not be able to fix them without republishing – and your customer will not be able to manage their data without your involvement.</w:t>
      </w:r>
    </w:p>
    <w:p w14:paraId="26D05F23" w14:textId="77777777" w:rsidR="00DC14BC" w:rsidRDefault="00DC14BC" w:rsidP="00075E15">
      <w:pPr>
        <w:spacing w:after="240"/>
        <w:rPr>
          <w:lang w:val="en-GB"/>
        </w:rPr>
      </w:pPr>
      <w:r w:rsidRPr="00DC14BC">
        <w:rPr>
          <w:lang w:val="en-GB"/>
        </w:rPr>
        <w:t xml:space="preserve">Your code </w:t>
      </w:r>
      <w:r w:rsidR="00E270C7">
        <w:rPr>
          <w:lang w:val="en-GB"/>
        </w:rPr>
        <w:t xml:space="preserve">will be </w:t>
      </w:r>
      <w:r w:rsidRPr="00DC14BC">
        <w:rPr>
          <w:lang w:val="en-GB"/>
        </w:rPr>
        <w:t>smaller, more readable, portable, and your customers can fix data problems themselves.</w:t>
      </w:r>
    </w:p>
    <w:p w14:paraId="22DE7ABD" w14:textId="77777777" w:rsidR="00DC14BC" w:rsidRPr="00DC14BC" w:rsidRDefault="00DC14BC" w:rsidP="00DC14BC">
      <w:pPr>
        <w:pStyle w:val="Heading2"/>
        <w:rPr>
          <w:lang w:val="en-GB"/>
        </w:rPr>
      </w:pPr>
      <w:bookmarkStart w:id="579" w:name="_Toc382141878"/>
      <w:bookmarkStart w:id="580" w:name="_Toc382142196"/>
      <w:bookmarkStart w:id="581" w:name="_Toc382990344"/>
      <w:bookmarkStart w:id="582" w:name="_Toc386812637"/>
      <w:r w:rsidRPr="00DC14BC">
        <w:rPr>
          <w:lang w:val="en-GB"/>
        </w:rPr>
        <w:t>Always assume data is bad, wrong or missing</w:t>
      </w:r>
      <w:bookmarkEnd w:id="579"/>
      <w:bookmarkEnd w:id="580"/>
      <w:bookmarkEnd w:id="581"/>
      <w:bookmarkEnd w:id="582"/>
    </w:p>
    <w:p w14:paraId="4C1760E7" w14:textId="77777777" w:rsidR="00DC14BC" w:rsidRPr="00DC14BC" w:rsidRDefault="00DC14BC" w:rsidP="00DC14BC">
      <w:pPr>
        <w:rPr>
          <w:lang w:val="en-GB"/>
        </w:rPr>
      </w:pPr>
      <w:r w:rsidRPr="00145DE8">
        <w:rPr>
          <w:lang w:val="en-GB"/>
        </w:rPr>
        <w:t>Validate everything. Check boundary conditions</w:t>
      </w:r>
      <w:r w:rsidR="00E270C7">
        <w:rPr>
          <w:lang w:val="en-GB"/>
        </w:rPr>
        <w:t xml:space="preserve"> – never assume something exists. Check that arrays or Alternatives are not empty.</w:t>
      </w:r>
    </w:p>
    <w:p w14:paraId="37ED5942" w14:textId="77777777" w:rsidR="00DC14BC" w:rsidRPr="00DC14BC" w:rsidRDefault="00DC14BC" w:rsidP="00DC14BC">
      <w:pPr>
        <w:pStyle w:val="Heading2"/>
        <w:rPr>
          <w:lang w:val="en-GB"/>
        </w:rPr>
      </w:pPr>
      <w:bookmarkStart w:id="583" w:name="_Toc382141879"/>
      <w:bookmarkStart w:id="584" w:name="_Toc382142197"/>
      <w:bookmarkStart w:id="585" w:name="_Toc382990345"/>
      <w:bookmarkStart w:id="586" w:name="_Toc386812638"/>
      <w:r w:rsidRPr="00DC14BC">
        <w:rPr>
          <w:lang w:val="en-GB"/>
        </w:rPr>
        <w:t>Put scripts in the right events</w:t>
      </w:r>
      <w:bookmarkEnd w:id="583"/>
      <w:bookmarkEnd w:id="584"/>
      <w:bookmarkEnd w:id="585"/>
      <w:bookmarkEnd w:id="586"/>
    </w:p>
    <w:p w14:paraId="2785FC90" w14:textId="77777777" w:rsidR="00DC14BC" w:rsidRDefault="00E270C7" w:rsidP="00DC14BC">
      <w:pPr>
        <w:rPr>
          <w:lang w:val="en-AU"/>
        </w:rPr>
      </w:pPr>
      <w:r>
        <w:rPr>
          <w:lang w:val="en-AU"/>
        </w:rPr>
        <w:t xml:space="preserve">Scripts generally do one of the following - </w:t>
      </w:r>
      <w:r w:rsidR="00DC14BC" w:rsidRPr="00DC14BC">
        <w:rPr>
          <w:lang w:val="en-AU"/>
        </w:rPr>
        <w:t>Classify, locat</w:t>
      </w:r>
      <w:r>
        <w:rPr>
          <w:lang w:val="en-AU"/>
        </w:rPr>
        <w:t>e</w:t>
      </w:r>
      <w:r w:rsidR="00DC14BC" w:rsidRPr="00DC14BC">
        <w:rPr>
          <w:lang w:val="en-AU"/>
        </w:rPr>
        <w:t>, , format, validat</w:t>
      </w:r>
      <w:r>
        <w:rPr>
          <w:lang w:val="en-AU"/>
        </w:rPr>
        <w:t>e.</w:t>
      </w:r>
    </w:p>
    <w:tbl>
      <w:tblPr>
        <w:tblStyle w:val="LightList-Accent1"/>
        <w:tblW w:w="0" w:type="auto"/>
        <w:tblLook w:val="04A0" w:firstRow="1" w:lastRow="0" w:firstColumn="1" w:lastColumn="0" w:noHBand="0" w:noVBand="1"/>
      </w:tblPr>
      <w:tblGrid>
        <w:gridCol w:w="2804"/>
        <w:gridCol w:w="3285"/>
        <w:gridCol w:w="5215"/>
      </w:tblGrid>
      <w:tr w:rsidR="00207A70" w14:paraId="0061E5BD" w14:textId="77777777" w:rsidTr="00207A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36F402" w14:textId="77777777" w:rsidR="003D5F87" w:rsidRDefault="003D5F87" w:rsidP="00DC14BC">
            <w:pPr>
              <w:rPr>
                <w:lang w:val="en-AU"/>
              </w:rPr>
            </w:pPr>
            <w:r>
              <w:rPr>
                <w:lang w:val="en-AU"/>
              </w:rPr>
              <w:t>Script Task</w:t>
            </w:r>
          </w:p>
        </w:tc>
        <w:tc>
          <w:tcPr>
            <w:tcW w:w="0" w:type="auto"/>
          </w:tcPr>
          <w:p w14:paraId="093BC673" w14:textId="77777777" w:rsidR="003D5F87" w:rsidRDefault="003D5F87" w:rsidP="00DC14BC">
            <w:pPr>
              <w:cnfStyle w:val="100000000000" w:firstRow="1" w:lastRow="0" w:firstColumn="0" w:lastColumn="0" w:oddVBand="0" w:evenVBand="0" w:oddHBand="0" w:evenHBand="0" w:firstRowFirstColumn="0" w:firstRowLastColumn="0" w:lastRowFirstColumn="0" w:lastRowLastColumn="0"/>
              <w:rPr>
                <w:lang w:val="en-AU"/>
              </w:rPr>
            </w:pPr>
            <w:r>
              <w:rPr>
                <w:lang w:val="en-AU"/>
              </w:rPr>
              <w:t>Where to put it</w:t>
            </w:r>
          </w:p>
        </w:tc>
        <w:tc>
          <w:tcPr>
            <w:tcW w:w="0" w:type="auto"/>
          </w:tcPr>
          <w:p w14:paraId="5538D576" w14:textId="77777777" w:rsidR="003D5F87" w:rsidRDefault="003D5F87" w:rsidP="00DC14BC">
            <w:pPr>
              <w:cnfStyle w:val="100000000000" w:firstRow="1" w:lastRow="0" w:firstColumn="0" w:lastColumn="0" w:oddVBand="0" w:evenVBand="0" w:oddHBand="0" w:evenHBand="0" w:firstRowFirstColumn="0" w:firstRowLastColumn="0" w:lastRowFirstColumn="0" w:lastRowLastColumn="0"/>
              <w:rPr>
                <w:lang w:val="en-AU"/>
              </w:rPr>
            </w:pPr>
            <w:r>
              <w:rPr>
                <w:lang w:val="en-AU"/>
              </w:rPr>
              <w:t>Comment</w:t>
            </w:r>
          </w:p>
        </w:tc>
      </w:tr>
      <w:tr w:rsidR="00207A70" w14:paraId="01473F29" w14:textId="77777777" w:rsidTr="0020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6B73D48" w14:textId="77777777" w:rsidR="003D5F87" w:rsidRDefault="003D5F87" w:rsidP="00DC14BC">
            <w:pPr>
              <w:rPr>
                <w:lang w:val="en-AU"/>
              </w:rPr>
            </w:pPr>
            <w:r>
              <w:rPr>
                <w:lang w:val="en-AU"/>
              </w:rPr>
              <w:t>Add/Remove/Delete pages or documents</w:t>
            </w:r>
          </w:p>
        </w:tc>
        <w:tc>
          <w:tcPr>
            <w:tcW w:w="0" w:type="auto"/>
          </w:tcPr>
          <w:p w14:paraId="7EB6C0C8" w14:textId="77777777" w:rsidR="003D5F87" w:rsidRDefault="003D5F87" w:rsidP="00DC14BC">
            <w:pPr>
              <w:cnfStyle w:val="000000100000" w:firstRow="0" w:lastRow="0" w:firstColumn="0" w:lastColumn="0" w:oddVBand="0" w:evenVBand="0" w:oddHBand="1" w:evenHBand="0" w:firstRowFirstColumn="0" w:firstRowLastColumn="0" w:lastRowFirstColumn="0" w:lastRowLastColumn="0"/>
              <w:rPr>
                <w:lang w:val="en-AU"/>
              </w:rPr>
            </w:pPr>
            <w:r w:rsidRPr="00207A70">
              <w:rPr>
                <w:b/>
                <w:lang w:val="en-AU"/>
              </w:rPr>
              <w:t>Batch_Open</w:t>
            </w:r>
            <w:r>
              <w:rPr>
                <w:lang w:val="en-AU"/>
              </w:rPr>
              <w:t xml:space="preserve"> &amp; </w:t>
            </w:r>
            <w:r w:rsidRPr="00207A70">
              <w:rPr>
                <w:b/>
                <w:lang w:val="en-AU"/>
              </w:rPr>
              <w:t>Batch_Close</w:t>
            </w:r>
          </w:p>
        </w:tc>
        <w:tc>
          <w:tcPr>
            <w:tcW w:w="0" w:type="auto"/>
          </w:tcPr>
          <w:p w14:paraId="440EA7C6" w14:textId="77777777" w:rsidR="003D5F87" w:rsidRDefault="003D5F87" w:rsidP="00DC14BC">
            <w:pPr>
              <w:cnfStyle w:val="000000100000" w:firstRow="0" w:lastRow="0" w:firstColumn="0" w:lastColumn="0" w:oddVBand="0" w:evenVBand="0" w:oddHBand="1" w:evenHBand="0" w:firstRowFirstColumn="0" w:firstRowLastColumn="0" w:lastRowFirstColumn="0" w:lastRowLastColumn="0"/>
              <w:rPr>
                <w:lang w:val="en-AU"/>
              </w:rPr>
            </w:pPr>
            <w:r>
              <w:rPr>
                <w:lang w:val="en-AU"/>
              </w:rPr>
              <w:t>Do everything with the global object Batch, so your results are synchronized to Kofax Capture</w:t>
            </w:r>
          </w:p>
        </w:tc>
      </w:tr>
      <w:tr w:rsidR="00207A70" w14:paraId="3D8D257D" w14:textId="77777777" w:rsidTr="00207A70">
        <w:tc>
          <w:tcPr>
            <w:cnfStyle w:val="001000000000" w:firstRow="0" w:lastRow="0" w:firstColumn="1" w:lastColumn="0" w:oddVBand="0" w:evenVBand="0" w:oddHBand="0" w:evenHBand="0" w:firstRowFirstColumn="0" w:firstRowLastColumn="0" w:lastRowFirstColumn="0" w:lastRowLastColumn="0"/>
            <w:tcW w:w="0" w:type="auto"/>
          </w:tcPr>
          <w:p w14:paraId="254EAE69" w14:textId="77777777" w:rsidR="003D5F87" w:rsidRDefault="00207A70" w:rsidP="00DC14BC">
            <w:pPr>
              <w:rPr>
                <w:lang w:val="en-AU"/>
              </w:rPr>
            </w:pPr>
            <w:r>
              <w:rPr>
                <w:lang w:val="en-AU"/>
              </w:rPr>
              <w:t>Classify Documents</w:t>
            </w:r>
          </w:p>
        </w:tc>
        <w:tc>
          <w:tcPr>
            <w:tcW w:w="0" w:type="auto"/>
          </w:tcPr>
          <w:p w14:paraId="5685B38F" w14:textId="77777777" w:rsidR="003D5F87" w:rsidRPr="00207A70" w:rsidRDefault="00207A70" w:rsidP="00DC14BC">
            <w:pPr>
              <w:cnfStyle w:val="000000000000" w:firstRow="0" w:lastRow="0" w:firstColumn="0" w:lastColumn="0" w:oddVBand="0" w:evenVBand="0" w:oddHBand="0" w:evenHBand="0" w:firstRowFirstColumn="0" w:firstRowLastColumn="0" w:lastRowFirstColumn="0" w:lastRowLastColumn="0"/>
              <w:rPr>
                <w:b/>
                <w:lang w:val="en-AU"/>
              </w:rPr>
            </w:pPr>
            <w:r w:rsidRPr="00207A70">
              <w:rPr>
                <w:b/>
                <w:lang w:val="en-AU"/>
              </w:rPr>
              <w:t>Document_AfterClassifyXDoc</w:t>
            </w:r>
          </w:p>
        </w:tc>
        <w:tc>
          <w:tcPr>
            <w:tcW w:w="0" w:type="auto"/>
          </w:tcPr>
          <w:p w14:paraId="624649E1" w14:textId="77777777" w:rsidR="003D5F87" w:rsidRDefault="00207A70" w:rsidP="00DC14BC">
            <w:pPr>
              <w:cnfStyle w:val="000000000000" w:firstRow="0" w:lastRow="0" w:firstColumn="0" w:lastColumn="0" w:oddVBand="0" w:evenVBand="0" w:oddHBand="0" w:evenHBand="0" w:firstRowFirstColumn="0" w:firstRowLastColumn="0" w:lastRowFirstColumn="0" w:lastRowLastColumn="0"/>
              <w:rPr>
                <w:lang w:val="en-AU"/>
              </w:rPr>
            </w:pPr>
            <w:r>
              <w:rPr>
                <w:lang w:val="en-AU"/>
              </w:rPr>
              <w:t>Use pXDocument.Reclassify(name, confidence)</w:t>
            </w:r>
          </w:p>
        </w:tc>
      </w:tr>
      <w:tr w:rsidR="00207A70" w14:paraId="4820B3F5" w14:textId="77777777" w:rsidTr="0020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AE403B3" w14:textId="77777777" w:rsidR="00207A70" w:rsidRDefault="00207A70" w:rsidP="00207A70">
            <w:pPr>
              <w:rPr>
                <w:lang w:val="en-AU"/>
              </w:rPr>
            </w:pPr>
            <w:r>
              <w:rPr>
                <w:lang w:val="en-AU"/>
              </w:rPr>
              <w:t>Find Data on a Document or use other locators</w:t>
            </w:r>
          </w:p>
        </w:tc>
        <w:tc>
          <w:tcPr>
            <w:tcW w:w="0" w:type="auto"/>
          </w:tcPr>
          <w:p w14:paraId="486EDB52" w14:textId="77777777" w:rsidR="00207A70" w:rsidRPr="00207A70" w:rsidRDefault="00207A70" w:rsidP="00DC14BC">
            <w:pPr>
              <w:cnfStyle w:val="000000100000" w:firstRow="0" w:lastRow="0" w:firstColumn="0" w:lastColumn="0" w:oddVBand="0" w:evenVBand="0" w:oddHBand="1" w:evenHBand="0" w:firstRowFirstColumn="0" w:firstRowLastColumn="0" w:lastRowFirstColumn="0" w:lastRowLastColumn="0"/>
              <w:rPr>
                <w:b/>
                <w:lang w:val="en-AU"/>
              </w:rPr>
            </w:pPr>
            <w:r>
              <w:rPr>
                <w:b/>
                <w:lang w:val="en-AU"/>
              </w:rPr>
              <w:t>Script Locator</w:t>
            </w:r>
          </w:p>
        </w:tc>
        <w:tc>
          <w:tcPr>
            <w:tcW w:w="0" w:type="auto"/>
          </w:tcPr>
          <w:p w14:paraId="5FE0A4D7" w14:textId="77777777" w:rsidR="00207A70" w:rsidRDefault="00207A70" w:rsidP="00DC14BC">
            <w:pPr>
              <w:cnfStyle w:val="000000100000" w:firstRow="0" w:lastRow="0" w:firstColumn="0" w:lastColumn="0" w:oddVBand="0" w:evenVBand="0" w:oddHBand="1" w:evenHBand="0" w:firstRowFirstColumn="0" w:firstRowLastColumn="0" w:lastRowFirstColumn="0" w:lastRowLastColumn="0"/>
              <w:rPr>
                <w:lang w:val="en-AU"/>
              </w:rPr>
            </w:pPr>
          </w:p>
        </w:tc>
      </w:tr>
      <w:tr w:rsidR="00207A70" w14:paraId="647D7945" w14:textId="77777777" w:rsidTr="00207A70">
        <w:tc>
          <w:tcPr>
            <w:cnfStyle w:val="001000000000" w:firstRow="0" w:lastRow="0" w:firstColumn="1" w:lastColumn="0" w:oddVBand="0" w:evenVBand="0" w:oddHBand="0" w:evenHBand="0" w:firstRowFirstColumn="0" w:firstRowLastColumn="0" w:lastRowFirstColumn="0" w:lastRowLastColumn="0"/>
            <w:tcW w:w="0" w:type="auto"/>
          </w:tcPr>
          <w:p w14:paraId="29A48E67" w14:textId="77777777" w:rsidR="00207A70" w:rsidRDefault="00207A70" w:rsidP="00207A70">
            <w:pPr>
              <w:rPr>
                <w:lang w:val="en-AU"/>
              </w:rPr>
            </w:pPr>
            <w:r>
              <w:rPr>
                <w:lang w:val="en-AU"/>
              </w:rPr>
              <w:t xml:space="preserve">Change the Format of a field value </w:t>
            </w:r>
          </w:p>
        </w:tc>
        <w:tc>
          <w:tcPr>
            <w:tcW w:w="0" w:type="auto"/>
          </w:tcPr>
          <w:p w14:paraId="28F7DB70" w14:textId="77777777" w:rsidR="00207A70" w:rsidRDefault="00207A70" w:rsidP="00207A70">
            <w:pPr>
              <w:cnfStyle w:val="000000000000" w:firstRow="0" w:lastRow="0" w:firstColumn="0" w:lastColumn="0" w:oddVBand="0" w:evenVBand="0" w:oddHBand="0" w:evenHBand="0" w:firstRowFirstColumn="0" w:firstRowLastColumn="0" w:lastRowFirstColumn="0" w:lastRowLastColumn="0"/>
              <w:rPr>
                <w:b/>
                <w:lang w:val="en-AU"/>
              </w:rPr>
            </w:pPr>
            <w:r>
              <w:rPr>
                <w:b/>
                <w:lang w:val="en-AU"/>
              </w:rPr>
              <w:t>Field Formatter</w:t>
            </w:r>
          </w:p>
        </w:tc>
        <w:tc>
          <w:tcPr>
            <w:tcW w:w="0" w:type="auto"/>
          </w:tcPr>
          <w:p w14:paraId="47AA1F3E" w14:textId="77777777" w:rsidR="00207A70" w:rsidRDefault="00207A70" w:rsidP="00DC14BC">
            <w:pPr>
              <w:cnfStyle w:val="000000000000" w:firstRow="0" w:lastRow="0" w:firstColumn="0" w:lastColumn="0" w:oddVBand="0" w:evenVBand="0" w:oddHBand="0" w:evenHBand="0" w:firstRowFirstColumn="0" w:firstRowLastColumn="0" w:lastRowFirstColumn="0" w:lastRowLastColumn="0"/>
              <w:rPr>
                <w:lang w:val="en-AU"/>
              </w:rPr>
            </w:pPr>
            <w:r>
              <w:rPr>
                <w:lang w:val="en-AU"/>
              </w:rPr>
              <w:t>These run after extraction in Server, and after the ENTER key is pressed in Validation</w:t>
            </w:r>
          </w:p>
        </w:tc>
      </w:tr>
      <w:tr w:rsidR="00207A70" w14:paraId="21952DD1" w14:textId="77777777" w:rsidTr="00207A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CA22D8C" w14:textId="77777777" w:rsidR="00207A70" w:rsidRDefault="00207A70" w:rsidP="00207A70">
            <w:pPr>
              <w:rPr>
                <w:lang w:val="en-AU"/>
              </w:rPr>
            </w:pPr>
            <w:r>
              <w:rPr>
                <w:lang w:val="en-AU"/>
              </w:rPr>
              <w:t>Check if a field value makes sense</w:t>
            </w:r>
          </w:p>
        </w:tc>
        <w:tc>
          <w:tcPr>
            <w:tcW w:w="0" w:type="auto"/>
          </w:tcPr>
          <w:p w14:paraId="34BA39C3" w14:textId="77777777" w:rsidR="00207A70" w:rsidRDefault="00207A70" w:rsidP="00207A70">
            <w:pPr>
              <w:cnfStyle w:val="000000100000" w:firstRow="0" w:lastRow="0" w:firstColumn="0" w:lastColumn="0" w:oddVBand="0" w:evenVBand="0" w:oddHBand="1" w:evenHBand="0" w:firstRowFirstColumn="0" w:firstRowLastColumn="0" w:lastRowFirstColumn="0" w:lastRowLastColumn="0"/>
              <w:rPr>
                <w:b/>
                <w:lang w:val="en-AU"/>
              </w:rPr>
            </w:pPr>
            <w:r>
              <w:rPr>
                <w:b/>
                <w:lang w:val="en-AU"/>
              </w:rPr>
              <w:t>Validation Method</w:t>
            </w:r>
          </w:p>
        </w:tc>
        <w:tc>
          <w:tcPr>
            <w:tcW w:w="0" w:type="auto"/>
          </w:tcPr>
          <w:p w14:paraId="6746C8E0" w14:textId="77777777" w:rsidR="00207A70" w:rsidRDefault="00207A70" w:rsidP="00207A70">
            <w:pPr>
              <w:cnfStyle w:val="000000100000" w:firstRow="0" w:lastRow="0" w:firstColumn="0" w:lastColumn="0" w:oddVBand="0" w:evenVBand="0" w:oddHBand="1" w:evenHBand="0" w:firstRowFirstColumn="0" w:firstRowLastColumn="0" w:lastRowFirstColumn="0" w:lastRowLastColumn="0"/>
              <w:rPr>
                <w:lang w:val="en-AU"/>
              </w:rPr>
            </w:pPr>
            <w:r>
              <w:rPr>
                <w:lang w:val="en-AU"/>
              </w:rPr>
              <w:t>These run after fields are formatted in the Server and Validation Modules.</w:t>
            </w:r>
          </w:p>
        </w:tc>
      </w:tr>
      <w:tr w:rsidR="00207A70" w14:paraId="612EC798" w14:textId="77777777" w:rsidTr="00207A70">
        <w:tc>
          <w:tcPr>
            <w:cnfStyle w:val="001000000000" w:firstRow="0" w:lastRow="0" w:firstColumn="1" w:lastColumn="0" w:oddVBand="0" w:evenVBand="0" w:oddHBand="0" w:evenHBand="0" w:firstRowFirstColumn="0" w:firstRowLastColumn="0" w:lastRowFirstColumn="0" w:lastRowLastColumn="0"/>
            <w:tcW w:w="0" w:type="auto"/>
          </w:tcPr>
          <w:p w14:paraId="730B68BD" w14:textId="77777777" w:rsidR="00207A70" w:rsidRDefault="00207A70" w:rsidP="00207A70">
            <w:pPr>
              <w:rPr>
                <w:lang w:val="en-AU"/>
              </w:rPr>
            </w:pPr>
            <w:r>
              <w:rPr>
                <w:lang w:val="en-AU"/>
              </w:rPr>
              <w:t>Button Click in Validation</w:t>
            </w:r>
          </w:p>
        </w:tc>
        <w:tc>
          <w:tcPr>
            <w:tcW w:w="0" w:type="auto"/>
          </w:tcPr>
          <w:p w14:paraId="17BE153F" w14:textId="77777777" w:rsidR="00207A70" w:rsidRDefault="00207A70" w:rsidP="00207A70">
            <w:pPr>
              <w:cnfStyle w:val="000000000000" w:firstRow="0" w:lastRow="0" w:firstColumn="0" w:lastColumn="0" w:oddVBand="0" w:evenVBand="0" w:oddHBand="0" w:evenHBand="0" w:firstRowFirstColumn="0" w:firstRowLastColumn="0" w:lastRowFirstColumn="0" w:lastRowLastColumn="0"/>
              <w:rPr>
                <w:b/>
                <w:lang w:val="en-AU"/>
              </w:rPr>
            </w:pPr>
            <w:r w:rsidRPr="00207A70">
              <w:rPr>
                <w:b/>
                <w:lang w:val="en-AU"/>
              </w:rPr>
              <w:t>ValidationForm_ButtonClicked</w:t>
            </w:r>
          </w:p>
        </w:tc>
        <w:tc>
          <w:tcPr>
            <w:tcW w:w="0" w:type="auto"/>
          </w:tcPr>
          <w:p w14:paraId="7241CBA7" w14:textId="77777777" w:rsidR="00207A70" w:rsidRDefault="00207A70" w:rsidP="00DC14BC">
            <w:pPr>
              <w:cnfStyle w:val="000000000000" w:firstRow="0" w:lastRow="0" w:firstColumn="0" w:lastColumn="0" w:oddVBand="0" w:evenVBand="0" w:oddHBand="0" w:evenHBand="0" w:firstRowFirstColumn="0" w:firstRowLastColumn="0" w:lastRowFirstColumn="0" w:lastRowLastColumn="0"/>
              <w:rPr>
                <w:lang w:val="en-AU"/>
              </w:rPr>
            </w:pPr>
            <w:r>
              <w:rPr>
                <w:lang w:val="en-AU"/>
              </w:rPr>
              <w:t xml:space="preserve">Do not try to format or validate data here. Simply carry out the action of the Button which should only </w:t>
            </w:r>
            <w:r>
              <w:rPr>
                <w:lang w:val="en-AU"/>
              </w:rPr>
              <w:lastRenderedPageBreak/>
              <w:t>be inserting data into the field.</w:t>
            </w:r>
          </w:p>
        </w:tc>
      </w:tr>
    </w:tbl>
    <w:p w14:paraId="5AABEADC" w14:textId="77777777" w:rsidR="00317670" w:rsidRDefault="00317670" w:rsidP="00DC14BC">
      <w:pPr>
        <w:rPr>
          <w:lang w:val="en-AU"/>
        </w:rPr>
      </w:pPr>
    </w:p>
    <w:p w14:paraId="105DCF32" w14:textId="77777777" w:rsidR="00DC14BC" w:rsidRDefault="00DC14BC" w:rsidP="00DC14BC">
      <w:pPr>
        <w:rPr>
          <w:lang w:val="en-GB"/>
        </w:rPr>
      </w:pPr>
      <w:r w:rsidRPr="00DC14BC">
        <w:rPr>
          <w:lang w:val="en-GB"/>
        </w:rPr>
        <w:t xml:space="preserve">Do not use </w:t>
      </w:r>
      <w:r w:rsidRPr="00E270C7">
        <w:rPr>
          <w:b/>
          <w:lang w:val="en-GB"/>
        </w:rPr>
        <w:t>Document_AfterExtract</w:t>
      </w:r>
      <w:r w:rsidR="001D11FD">
        <w:rPr>
          <w:b/>
          <w:lang w:val="en-GB"/>
        </w:rPr>
        <w:fldChar w:fldCharType="begin"/>
      </w:r>
      <w:r w:rsidR="001D11FD">
        <w:instrText xml:space="preserve"> XE "</w:instrText>
      </w:r>
      <w:r w:rsidR="001D11FD" w:rsidRPr="00A64640">
        <w:rPr>
          <w:b/>
          <w:lang w:val="en-GB"/>
        </w:rPr>
        <w:instrText>Document_AfterExtract</w:instrText>
      </w:r>
      <w:r w:rsidR="001D11FD">
        <w:instrText xml:space="preserve">" </w:instrText>
      </w:r>
      <w:r w:rsidR="001D11FD">
        <w:rPr>
          <w:b/>
          <w:lang w:val="en-GB"/>
        </w:rPr>
        <w:fldChar w:fldCharType="end"/>
      </w:r>
      <w:r w:rsidRPr="00DC14BC">
        <w:rPr>
          <w:lang w:val="en-GB"/>
        </w:rPr>
        <w:t xml:space="preserve"> to fill fields, use Script Locators</w:t>
      </w:r>
    </w:p>
    <w:p w14:paraId="79E25966" w14:textId="77777777" w:rsidR="00075E15" w:rsidRDefault="00075E15" w:rsidP="00DC14BC">
      <w:pPr>
        <w:rPr>
          <w:lang w:val="en-GB"/>
        </w:rPr>
      </w:pPr>
      <w:r>
        <w:rPr>
          <w:lang w:val="en-GB"/>
        </w:rPr>
        <w:t xml:space="preserve">Use </w:t>
      </w:r>
      <w:r w:rsidRPr="00E270C7">
        <w:rPr>
          <w:b/>
          <w:lang w:val="en-GB"/>
        </w:rPr>
        <w:t>Document_AfterExtract</w:t>
      </w:r>
      <w:r>
        <w:rPr>
          <w:lang w:val="en-GB"/>
        </w:rPr>
        <w:t xml:space="preserve"> only for these unusual cases</w:t>
      </w:r>
    </w:p>
    <w:p w14:paraId="7B8C8CA5" w14:textId="77777777" w:rsidR="00075E15" w:rsidRDefault="00DC14BC" w:rsidP="00E20F1D">
      <w:pPr>
        <w:pStyle w:val="ListParagraph"/>
        <w:numPr>
          <w:ilvl w:val="0"/>
          <w:numId w:val="59"/>
        </w:numPr>
        <w:rPr>
          <w:lang w:val="en-GB"/>
        </w:rPr>
      </w:pPr>
      <w:r w:rsidRPr="00075E15">
        <w:rPr>
          <w:lang w:val="en-GB"/>
        </w:rPr>
        <w:t>Except for nested classes where you would need to duplicate script locator code.</w:t>
      </w:r>
    </w:p>
    <w:p w14:paraId="59FC9A0A" w14:textId="77777777" w:rsidR="00DC14BC" w:rsidRPr="00075E15" w:rsidRDefault="00DC14BC" w:rsidP="00E20F1D">
      <w:pPr>
        <w:pStyle w:val="ListParagraph"/>
        <w:numPr>
          <w:ilvl w:val="0"/>
          <w:numId w:val="59"/>
        </w:numPr>
        <w:rPr>
          <w:lang w:val="en-GB"/>
        </w:rPr>
      </w:pPr>
      <w:r w:rsidRPr="00075E15">
        <w:rPr>
          <w:lang w:val="en-GB"/>
        </w:rPr>
        <w:t>for formatting Zonal Reread values.</w:t>
      </w:r>
    </w:p>
    <w:p w14:paraId="4AAE5477" w14:textId="77777777" w:rsidR="00DC14BC" w:rsidRPr="00DC14BC" w:rsidRDefault="00DC14BC" w:rsidP="00075E15">
      <w:pPr>
        <w:spacing w:after="240"/>
        <w:rPr>
          <w:lang w:val="en-GB"/>
        </w:rPr>
      </w:pPr>
      <w:r w:rsidRPr="00DC14BC">
        <w:rPr>
          <w:lang w:val="en-GB"/>
        </w:rPr>
        <w:t>Use Formatters and V</w:t>
      </w:r>
      <w:r w:rsidR="00E270C7">
        <w:rPr>
          <w:lang w:val="en-GB"/>
        </w:rPr>
        <w:t>alidation rules, not GUI Events in Validation Form.</w:t>
      </w:r>
    </w:p>
    <w:p w14:paraId="1CEB231D" w14:textId="77777777" w:rsidR="00DC14BC" w:rsidRPr="00DC14BC" w:rsidRDefault="00DC14BC" w:rsidP="00DC14BC">
      <w:pPr>
        <w:pStyle w:val="Heading2"/>
        <w:rPr>
          <w:lang w:val="en-GB"/>
        </w:rPr>
      </w:pPr>
      <w:bookmarkStart w:id="587" w:name="_Toc382141880"/>
      <w:bookmarkStart w:id="588" w:name="_Toc382142198"/>
      <w:bookmarkStart w:id="589" w:name="_Toc382990346"/>
      <w:bookmarkStart w:id="590" w:name="_Toc386812639"/>
      <w:r w:rsidRPr="00DC14BC">
        <w:rPr>
          <w:lang w:val="en-GB"/>
        </w:rPr>
        <w:t>Use well defined function names</w:t>
      </w:r>
      <w:bookmarkEnd w:id="587"/>
      <w:bookmarkEnd w:id="588"/>
      <w:bookmarkEnd w:id="589"/>
      <w:bookmarkEnd w:id="590"/>
    </w:p>
    <w:p w14:paraId="03AEC6C3" w14:textId="77777777" w:rsidR="004B5740" w:rsidRDefault="004B5740" w:rsidP="004B5740">
      <w:pPr>
        <w:rPr>
          <w:lang w:val="en-GB"/>
        </w:rPr>
      </w:pPr>
      <w:r>
        <w:rPr>
          <w:lang w:val="en-GB"/>
        </w:rPr>
        <w:t xml:space="preserve">Name all of your functions and subroutines </w:t>
      </w:r>
      <w:r w:rsidR="00DC14BC" w:rsidRPr="00E270C7">
        <w:rPr>
          <w:lang w:val="en-GB"/>
        </w:rPr>
        <w:t>Object_Method</w:t>
      </w:r>
      <w:r>
        <w:rPr>
          <w:lang w:val="en-GB"/>
        </w:rPr>
        <w:t>. This helps you organize your scripts better and make them more readable.</w:t>
      </w:r>
    </w:p>
    <w:p w14:paraId="630BD54B" w14:textId="77777777" w:rsidR="004B5740" w:rsidRPr="00DC14BC" w:rsidRDefault="004B5740" w:rsidP="004B5740">
      <w:pPr>
        <w:pStyle w:val="Heading2"/>
        <w:rPr>
          <w:lang w:val="en-GB"/>
        </w:rPr>
      </w:pPr>
      <w:bookmarkStart w:id="591" w:name="_Toc382141874"/>
      <w:bookmarkStart w:id="592" w:name="_Toc382142192"/>
      <w:bookmarkStart w:id="593" w:name="_Toc382990340"/>
      <w:bookmarkStart w:id="594" w:name="_Toc386812640"/>
      <w:r w:rsidRPr="00DC14BC">
        <w:rPr>
          <w:lang w:val="en-GB"/>
        </w:rPr>
        <w:t>Refactor continuously</w:t>
      </w:r>
      <w:bookmarkEnd w:id="591"/>
      <w:bookmarkEnd w:id="592"/>
      <w:r w:rsidRPr="00DC14BC">
        <w:rPr>
          <w:lang w:val="en-GB"/>
        </w:rPr>
        <w:t>.</w:t>
      </w:r>
      <w:bookmarkEnd w:id="593"/>
      <w:bookmarkEnd w:id="594"/>
    </w:p>
    <w:p w14:paraId="58028FC3" w14:textId="77777777" w:rsidR="004B5740" w:rsidRDefault="004B5740" w:rsidP="004B5740">
      <w:pPr>
        <w:spacing w:after="240"/>
        <w:rPr>
          <w:lang w:val="en-GB"/>
        </w:rPr>
      </w:pPr>
      <w:r>
        <w:rPr>
          <w:lang w:val="en-GB"/>
        </w:rPr>
        <w:t>Don‘t duplicate with copy/paste.</w:t>
      </w:r>
      <w:r w:rsidRPr="00DC14BC">
        <w:rPr>
          <w:lang w:val="en-GB"/>
        </w:rPr>
        <w:t xml:space="preserve"> Write functions</w:t>
      </w:r>
      <w:r>
        <w:rPr>
          <w:lang w:val="en-GB"/>
        </w:rPr>
        <w:t xml:space="preserve"> and reuse them. Isolate your functions by only passing them the parameters they need – only very rarely do you need global variables in KTM – and they may be destroyed if a user clicks to a previous document, or if KTM server is processing documents in parallel.</w:t>
      </w:r>
    </w:p>
    <w:p w14:paraId="75520CCB" w14:textId="77777777" w:rsidR="004B5740" w:rsidRPr="00DC14BC" w:rsidRDefault="004B5740" w:rsidP="004B5740">
      <w:pPr>
        <w:spacing w:after="240"/>
        <w:rPr>
          <w:lang w:val="en-GB"/>
        </w:rPr>
      </w:pPr>
      <w:r>
        <w:rPr>
          <w:lang w:val="en-GB"/>
        </w:rPr>
        <w:t>Sample functions for Naming and Isolation.  (These functions are very reusable in other projects)</w:t>
      </w:r>
    </w:p>
    <w:tbl>
      <w:tblPr>
        <w:tblStyle w:val="TableGrid"/>
        <w:tblW w:w="0" w:type="auto"/>
        <w:tblLook w:val="04A0" w:firstRow="1" w:lastRow="0" w:firstColumn="1" w:lastColumn="0" w:noHBand="0" w:noVBand="1"/>
      </w:tblPr>
      <w:tblGrid>
        <w:gridCol w:w="11304"/>
      </w:tblGrid>
      <w:tr w:rsidR="004B5740" w14:paraId="21A2C548" w14:textId="77777777" w:rsidTr="004B5740">
        <w:tc>
          <w:tcPr>
            <w:tcW w:w="11304" w:type="dxa"/>
          </w:tcPr>
          <w:p w14:paraId="67C1C998" w14:textId="77777777" w:rsidR="004B5740" w:rsidRPr="000C2328" w:rsidRDefault="004B5740" w:rsidP="004B5740">
            <w:pPr>
              <w:pStyle w:val="ScriptingCode"/>
            </w:pPr>
            <w:r w:rsidRPr="000C2328">
              <w:rPr>
                <w:color w:val="0000FF"/>
              </w:rPr>
              <w:t>Private</w:t>
            </w:r>
            <w:r w:rsidRPr="000C2328">
              <w:t xml:space="preserve"> </w:t>
            </w:r>
            <w:r w:rsidRPr="000C2328">
              <w:rPr>
                <w:color w:val="0000FF"/>
              </w:rPr>
              <w:t>Function</w:t>
            </w:r>
            <w:r w:rsidRPr="000C2328">
              <w:t xml:space="preserve"> String_CountDigits(a </w:t>
            </w:r>
            <w:r w:rsidRPr="000C2328">
              <w:rPr>
                <w:color w:val="0000FF"/>
              </w:rPr>
              <w:t>As</w:t>
            </w:r>
            <w:r w:rsidRPr="000C2328">
              <w:t xml:space="preserve"> </w:t>
            </w:r>
            <w:r w:rsidRPr="000C2328">
              <w:rPr>
                <w:color w:val="2B91AF"/>
              </w:rPr>
              <w:t>String</w:t>
            </w:r>
            <w:r w:rsidRPr="000C2328">
              <w:t xml:space="preserve">) </w:t>
            </w:r>
            <w:r w:rsidRPr="000C2328">
              <w:rPr>
                <w:color w:val="0000FF"/>
              </w:rPr>
              <w:t>As</w:t>
            </w:r>
            <w:r w:rsidRPr="000C2328">
              <w:t xml:space="preserve"> </w:t>
            </w:r>
            <w:r w:rsidRPr="000C2328">
              <w:rPr>
                <w:color w:val="2B91AF"/>
              </w:rPr>
              <w:t>Long</w:t>
            </w:r>
          </w:p>
          <w:p w14:paraId="105FC42F" w14:textId="77777777" w:rsidR="004B5740" w:rsidRPr="000C2328" w:rsidRDefault="004B5740" w:rsidP="004B5740">
            <w:pPr>
              <w:pStyle w:val="ScriptingCode"/>
            </w:pPr>
            <w:r w:rsidRPr="000C2328">
              <w:rPr>
                <w:color w:val="0000FF"/>
              </w:rPr>
              <w:t>Public</w:t>
            </w:r>
            <w:r w:rsidRPr="000C2328">
              <w:t xml:space="preserve"> </w:t>
            </w:r>
            <w:r w:rsidRPr="000C2328">
              <w:rPr>
                <w:color w:val="0000FF"/>
              </w:rPr>
              <w:t>Function</w:t>
            </w:r>
            <w:r w:rsidRPr="000C2328">
              <w:t xml:space="preserve"> String_RemoveAllSpaces(a </w:t>
            </w:r>
            <w:r w:rsidRPr="000C2328">
              <w:rPr>
                <w:color w:val="0000FF"/>
              </w:rPr>
              <w:t>As</w:t>
            </w:r>
            <w:r w:rsidRPr="000C2328">
              <w:t xml:space="preserve"> </w:t>
            </w:r>
            <w:r w:rsidRPr="000C2328">
              <w:rPr>
                <w:color w:val="2B91AF"/>
              </w:rPr>
              <w:t>String</w:t>
            </w:r>
            <w:r w:rsidRPr="000C2328">
              <w:t xml:space="preserve">) </w:t>
            </w:r>
            <w:r w:rsidRPr="000C2328">
              <w:rPr>
                <w:color w:val="0000FF"/>
              </w:rPr>
              <w:t>As</w:t>
            </w:r>
            <w:r w:rsidRPr="000C2328">
              <w:t xml:space="preserve"> </w:t>
            </w:r>
            <w:r w:rsidRPr="000C2328">
              <w:rPr>
                <w:color w:val="2B91AF"/>
              </w:rPr>
              <w:t>String</w:t>
            </w:r>
          </w:p>
          <w:p w14:paraId="44F5EB22" w14:textId="77777777" w:rsidR="004B5740" w:rsidRPr="000C2328" w:rsidRDefault="004B5740" w:rsidP="004B5740">
            <w:pPr>
              <w:pStyle w:val="ScriptingCode"/>
            </w:pPr>
            <w:r w:rsidRPr="000C2328">
              <w:rPr>
                <w:color w:val="0000FF"/>
              </w:rPr>
              <w:t>Private</w:t>
            </w:r>
            <w:r w:rsidRPr="000C2328">
              <w:t xml:space="preserve"> </w:t>
            </w:r>
            <w:r w:rsidRPr="000C2328">
              <w:rPr>
                <w:color w:val="0000FF"/>
              </w:rPr>
              <w:t>Function</w:t>
            </w:r>
            <w:r w:rsidRPr="000C2328">
              <w:t xml:space="preserve"> Table_SumColumn(table </w:t>
            </w:r>
            <w:r w:rsidRPr="000C2328">
              <w:rPr>
                <w:color w:val="0000FF"/>
              </w:rPr>
              <w:t>As</w:t>
            </w:r>
            <w:r w:rsidRPr="000C2328">
              <w:t xml:space="preserve"> CscXDocTable, colID </w:t>
            </w:r>
            <w:r w:rsidRPr="000C2328">
              <w:rPr>
                <w:color w:val="0000FF"/>
              </w:rPr>
              <w:t>As</w:t>
            </w:r>
            <w:r w:rsidRPr="000C2328">
              <w:t xml:space="preserve"> </w:t>
            </w:r>
            <w:r w:rsidRPr="000C2328">
              <w:rPr>
                <w:color w:val="2B91AF"/>
              </w:rPr>
              <w:t>Long</w:t>
            </w:r>
            <w:r w:rsidRPr="000C2328">
              <w:t xml:space="preserve">,amountFormatter </w:t>
            </w:r>
            <w:r w:rsidRPr="000C2328">
              <w:rPr>
                <w:color w:val="0000FF"/>
              </w:rPr>
              <w:t>As</w:t>
            </w:r>
            <w:r w:rsidRPr="000C2328">
              <w:t xml:space="preserve"> ICscFieldFormatter,</w:t>
            </w:r>
            <w:r w:rsidRPr="000C2328">
              <w:rPr>
                <w:color w:val="0000FF"/>
              </w:rPr>
              <w:t>ByRef</w:t>
            </w:r>
            <w:r w:rsidRPr="000C2328">
              <w:t xml:space="preserve"> sum </w:t>
            </w:r>
            <w:r w:rsidRPr="000C2328">
              <w:rPr>
                <w:color w:val="0000FF"/>
              </w:rPr>
              <w:t>As</w:t>
            </w:r>
            <w:r w:rsidRPr="000C2328">
              <w:t xml:space="preserve"> </w:t>
            </w:r>
            <w:r w:rsidRPr="000C2328">
              <w:rPr>
                <w:color w:val="2B91AF"/>
              </w:rPr>
              <w:t>Double</w:t>
            </w:r>
            <w:r w:rsidRPr="000C2328">
              <w:t xml:space="preserve">) </w:t>
            </w:r>
            <w:r w:rsidRPr="000C2328">
              <w:rPr>
                <w:color w:val="0000FF"/>
              </w:rPr>
              <w:t>As</w:t>
            </w:r>
            <w:r w:rsidRPr="000C2328">
              <w:t xml:space="preserve"> </w:t>
            </w:r>
            <w:r w:rsidRPr="000C2328">
              <w:rPr>
                <w:color w:val="2B91AF"/>
              </w:rPr>
              <w:t>Boolean</w:t>
            </w:r>
          </w:p>
          <w:p w14:paraId="294A49B3" w14:textId="77777777" w:rsidR="004B5740" w:rsidRPr="000C2328" w:rsidRDefault="004B5740" w:rsidP="004B5740">
            <w:pPr>
              <w:pStyle w:val="ScriptingCode"/>
            </w:pPr>
            <w:r w:rsidRPr="000C2328">
              <w:rPr>
                <w:color w:val="0000FF"/>
              </w:rPr>
              <w:t>Public</w:t>
            </w:r>
            <w:r w:rsidRPr="000C2328">
              <w:t xml:space="preserve"> </w:t>
            </w:r>
            <w:r w:rsidRPr="000C2328">
              <w:rPr>
                <w:color w:val="0000FF"/>
              </w:rPr>
              <w:t>Function</w:t>
            </w:r>
            <w:r w:rsidRPr="000C2328">
              <w:t xml:space="preserve"> XDocument_FindLeftTextMargin(pXDoc </w:t>
            </w:r>
            <w:r w:rsidRPr="000C2328">
              <w:rPr>
                <w:color w:val="0000FF"/>
              </w:rPr>
              <w:t>As</w:t>
            </w:r>
            <w:r w:rsidRPr="000C2328">
              <w:t xml:space="preserve"> CscXDocument,p </w:t>
            </w:r>
            <w:r w:rsidRPr="000C2328">
              <w:rPr>
                <w:color w:val="0000FF"/>
              </w:rPr>
              <w:t>As</w:t>
            </w:r>
            <w:r w:rsidRPr="000C2328">
              <w:t xml:space="preserve"> </w:t>
            </w:r>
            <w:r w:rsidRPr="000C2328">
              <w:rPr>
                <w:color w:val="2B91AF"/>
              </w:rPr>
              <w:t>Long</w:t>
            </w:r>
            <w:r w:rsidRPr="000C2328">
              <w:t xml:space="preserve">) </w:t>
            </w:r>
            <w:r w:rsidRPr="000C2328">
              <w:rPr>
                <w:color w:val="0000FF"/>
              </w:rPr>
              <w:t>As</w:t>
            </w:r>
            <w:r w:rsidRPr="000C2328">
              <w:t xml:space="preserve"> </w:t>
            </w:r>
            <w:r w:rsidRPr="000C2328">
              <w:rPr>
                <w:color w:val="2B91AF"/>
              </w:rPr>
              <w:t>Long</w:t>
            </w:r>
          </w:p>
          <w:p w14:paraId="21FA2368" w14:textId="77777777" w:rsidR="004B5740" w:rsidRPr="000C2328" w:rsidRDefault="004B5740" w:rsidP="004B5740">
            <w:pPr>
              <w:pStyle w:val="ScriptingCode"/>
            </w:pPr>
            <w:r w:rsidRPr="000C2328">
              <w:rPr>
                <w:color w:val="0000FF"/>
              </w:rPr>
              <w:t>Public</w:t>
            </w:r>
            <w:r w:rsidRPr="000C2328">
              <w:t xml:space="preserve"> </w:t>
            </w:r>
            <w:r w:rsidRPr="000C2328">
              <w:rPr>
                <w:color w:val="0000FF"/>
              </w:rPr>
              <w:t>Function</w:t>
            </w:r>
            <w:r w:rsidRPr="000C2328">
              <w:t xml:space="preserve"> XDocument_GetNextPhrase(</w:t>
            </w:r>
            <w:r w:rsidRPr="000C2328">
              <w:rPr>
                <w:color w:val="0000FF"/>
              </w:rPr>
              <w:t>ByVal</w:t>
            </w:r>
            <w:r w:rsidRPr="000C2328">
              <w:t xml:space="preserve"> pXDoc </w:t>
            </w:r>
            <w:r w:rsidRPr="000C2328">
              <w:rPr>
                <w:color w:val="0000FF"/>
              </w:rPr>
              <w:t>As</w:t>
            </w:r>
            <w:r w:rsidRPr="000C2328">
              <w:t xml:space="preserve"> CscXDocument,subfield </w:t>
            </w:r>
            <w:r w:rsidRPr="000C2328">
              <w:rPr>
                <w:color w:val="0000FF"/>
              </w:rPr>
              <w:t>As</w:t>
            </w:r>
            <w:r w:rsidRPr="000C2328">
              <w:t xml:space="preserve"> CscXDocSubField, pixels </w:t>
            </w:r>
            <w:r w:rsidRPr="000C2328">
              <w:rPr>
                <w:color w:val="0000FF"/>
              </w:rPr>
              <w:t>As</w:t>
            </w:r>
            <w:r w:rsidRPr="000C2328">
              <w:t xml:space="preserve"> </w:t>
            </w:r>
            <w:r w:rsidRPr="000C2328">
              <w:rPr>
                <w:color w:val="2B91AF"/>
              </w:rPr>
              <w:t>Long</w:t>
            </w:r>
            <w:r w:rsidRPr="000C2328">
              <w:t xml:space="preserve">) </w:t>
            </w:r>
            <w:r w:rsidRPr="000C2328">
              <w:rPr>
                <w:color w:val="0000FF"/>
              </w:rPr>
              <w:t>As</w:t>
            </w:r>
            <w:r w:rsidRPr="000C2328">
              <w:t xml:space="preserve"> CscXDocWords</w:t>
            </w:r>
          </w:p>
          <w:p w14:paraId="142D1C48" w14:textId="77777777" w:rsidR="004B5740" w:rsidRPr="000C2328" w:rsidRDefault="004B5740" w:rsidP="004B5740">
            <w:pPr>
              <w:pStyle w:val="ScriptingCode"/>
            </w:pPr>
            <w:r w:rsidRPr="000C2328">
              <w:rPr>
                <w:color w:val="0000FF"/>
              </w:rPr>
              <w:t>Private</w:t>
            </w:r>
            <w:r w:rsidRPr="000C2328">
              <w:t xml:space="preserve"> </w:t>
            </w:r>
            <w:r w:rsidRPr="000C2328">
              <w:rPr>
                <w:color w:val="0000FF"/>
              </w:rPr>
              <w:t>Sub</w:t>
            </w:r>
            <w:r w:rsidRPr="000C2328">
              <w:t xml:space="preserve"> Batch_SplitIntoSmallerBatches(</w:t>
            </w:r>
            <w:r w:rsidRPr="000C2328">
              <w:rPr>
                <w:color w:val="0000FF"/>
              </w:rPr>
              <w:t>ByVal</w:t>
            </w:r>
            <w:r w:rsidRPr="000C2328">
              <w:t xml:space="preserve"> Folder </w:t>
            </w:r>
            <w:r w:rsidRPr="000C2328">
              <w:rPr>
                <w:color w:val="0000FF"/>
              </w:rPr>
              <w:t>As</w:t>
            </w:r>
            <w:r w:rsidRPr="000C2328">
              <w:t xml:space="preserve"> CscXFolder, batchSize </w:t>
            </w:r>
            <w:r w:rsidRPr="000C2328">
              <w:rPr>
                <w:color w:val="0000FF"/>
              </w:rPr>
              <w:t>As</w:t>
            </w:r>
            <w:r w:rsidRPr="000C2328">
              <w:t xml:space="preserve"> </w:t>
            </w:r>
            <w:r w:rsidRPr="000C2328">
              <w:rPr>
                <w:color w:val="2B91AF"/>
              </w:rPr>
              <w:t>Integer</w:t>
            </w:r>
            <w:r w:rsidRPr="000C2328">
              <w:t>)</w:t>
            </w:r>
          </w:p>
        </w:tc>
      </w:tr>
    </w:tbl>
    <w:p w14:paraId="7C772DCC" w14:textId="77777777" w:rsidR="004B5740" w:rsidRPr="004B5740" w:rsidRDefault="004B5740" w:rsidP="004B5740">
      <w:pPr>
        <w:pStyle w:val="HTMLPreformatted"/>
        <w:spacing w:line="244" w:lineRule="atLeast"/>
        <w:rPr>
          <w:color w:val="333333"/>
          <w:lang w:val="en-GB" w:eastAsia="en-GB"/>
        </w:rPr>
      </w:pPr>
    </w:p>
    <w:p w14:paraId="0324F8BA" w14:textId="77777777" w:rsidR="00DC14BC" w:rsidRDefault="00DC14BC" w:rsidP="00DC14BC">
      <w:pPr>
        <w:pStyle w:val="Heading2"/>
        <w:rPr>
          <w:lang w:val="en-GB"/>
        </w:rPr>
      </w:pPr>
      <w:bookmarkStart w:id="595" w:name="_Toc382141882"/>
      <w:bookmarkStart w:id="596" w:name="_Toc382142200"/>
      <w:bookmarkStart w:id="597" w:name="_Toc382990348"/>
      <w:bookmarkStart w:id="598" w:name="_Toc386812641"/>
      <w:r w:rsidRPr="00DC14BC">
        <w:rPr>
          <w:lang w:val="en-GB"/>
        </w:rPr>
        <w:t>Use KTM‘s Object Model. This will simplify your code and make it easier to read. Avoid using Strings.</w:t>
      </w:r>
      <w:bookmarkEnd w:id="595"/>
      <w:bookmarkEnd w:id="596"/>
      <w:bookmarkEnd w:id="597"/>
      <w:bookmarkEnd w:id="598"/>
    </w:p>
    <w:p w14:paraId="3C66B6BC" w14:textId="77777777" w:rsidR="00324A9B" w:rsidRPr="00324A9B" w:rsidRDefault="00324A9B" w:rsidP="00324A9B">
      <w:pPr>
        <w:rPr>
          <w:lang w:val="en-GB"/>
        </w:rPr>
      </w:pPr>
      <w:r>
        <w:rPr>
          <w:lang w:val="en-GB"/>
        </w:rPr>
        <w:t>The following example of a script locator uses many local variables, and none of them strings.</w:t>
      </w:r>
    </w:p>
    <w:p w14:paraId="4B7D28DC" w14:textId="77777777" w:rsidR="00324A9B" w:rsidRPr="00324A9B" w:rsidRDefault="00324A9B" w:rsidP="0032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bookmarkStart w:id="599" w:name="_Toc382141883"/>
      <w:bookmarkStart w:id="600" w:name="_Toc382142201"/>
      <w:bookmarkStart w:id="601" w:name="_Toc382990349"/>
      <w:r w:rsidRPr="00324A9B">
        <w:rPr>
          <w:rFonts w:ascii="Courier New" w:hAnsi="Courier New" w:cs="Courier New"/>
          <w:color w:val="0000FF"/>
          <w:sz w:val="20"/>
          <w:szCs w:val="20"/>
          <w:lang w:val="en-GB" w:eastAsia="en-GB" w:bidi="ar-SA"/>
        </w:rPr>
        <w:t>Private</w:t>
      </w: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0000FF"/>
          <w:sz w:val="20"/>
          <w:szCs w:val="20"/>
          <w:lang w:val="en-GB" w:eastAsia="en-GB" w:bidi="ar-SA"/>
        </w:rPr>
        <w:t>Sub</w:t>
      </w:r>
      <w:r w:rsidRPr="00324A9B">
        <w:rPr>
          <w:rFonts w:ascii="Courier New" w:hAnsi="Courier New" w:cs="Courier New"/>
          <w:color w:val="333333"/>
          <w:sz w:val="20"/>
          <w:szCs w:val="20"/>
          <w:lang w:val="en-GB" w:eastAsia="en-GB" w:bidi="ar-SA"/>
        </w:rPr>
        <w:t xml:space="preserve"> SL_FillTable_LocateAlternatives(</w:t>
      </w:r>
      <w:r w:rsidRPr="00324A9B">
        <w:rPr>
          <w:rFonts w:ascii="Courier New" w:hAnsi="Courier New" w:cs="Courier New"/>
          <w:color w:val="0000FF"/>
          <w:sz w:val="20"/>
          <w:szCs w:val="20"/>
          <w:lang w:val="en-GB" w:eastAsia="en-GB" w:bidi="ar-SA"/>
        </w:rPr>
        <w:t>ByVal</w:t>
      </w:r>
      <w:r w:rsidRPr="00324A9B">
        <w:rPr>
          <w:rFonts w:ascii="Courier New" w:hAnsi="Courier New" w:cs="Courier New"/>
          <w:color w:val="333333"/>
          <w:sz w:val="20"/>
          <w:szCs w:val="20"/>
          <w:lang w:val="en-GB" w:eastAsia="en-GB" w:bidi="ar-SA"/>
        </w:rPr>
        <w:t xml:space="preserve"> pXDoc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CASCADELib.CscXDocument, </w:t>
      </w:r>
      <w:r w:rsidRPr="00324A9B">
        <w:rPr>
          <w:rFonts w:ascii="Courier New" w:hAnsi="Courier New" w:cs="Courier New"/>
          <w:color w:val="0000FF"/>
          <w:sz w:val="20"/>
          <w:szCs w:val="20"/>
          <w:lang w:val="en-GB" w:eastAsia="en-GB" w:bidi="ar-SA"/>
        </w:rPr>
        <w:t>ByVal</w:t>
      </w:r>
      <w:r w:rsidRPr="00324A9B">
        <w:rPr>
          <w:rFonts w:ascii="Courier New" w:hAnsi="Courier New" w:cs="Courier New"/>
          <w:color w:val="333333"/>
          <w:sz w:val="20"/>
          <w:szCs w:val="20"/>
          <w:lang w:val="en-GB" w:eastAsia="en-GB" w:bidi="ar-SA"/>
        </w:rPr>
        <w:t xml:space="preserve"> pLocator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CASCADELib.CscXDocField)</w:t>
      </w:r>
    </w:p>
    <w:p w14:paraId="1B95533F" w14:textId="77777777" w:rsidR="00324A9B" w:rsidRPr="00324A9B" w:rsidRDefault="00324A9B" w:rsidP="0032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0000FF"/>
          <w:sz w:val="20"/>
          <w:szCs w:val="20"/>
          <w:lang w:val="en-GB" w:eastAsia="en-GB" w:bidi="ar-SA"/>
        </w:rPr>
        <w:t>Dim</w:t>
      </w:r>
      <w:r w:rsidRPr="00324A9B">
        <w:rPr>
          <w:rFonts w:ascii="Courier New" w:hAnsi="Courier New" w:cs="Courier New"/>
          <w:color w:val="333333"/>
          <w:sz w:val="20"/>
          <w:szCs w:val="20"/>
          <w:lang w:val="en-GB" w:eastAsia="en-GB" w:bidi="ar-SA"/>
        </w:rPr>
        <w:t xml:space="preserve"> l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2B91AF"/>
          <w:sz w:val="20"/>
          <w:szCs w:val="20"/>
          <w:lang w:val="en-GB" w:eastAsia="en-GB" w:bidi="ar-SA"/>
        </w:rPr>
        <w:t>Long</w:t>
      </w:r>
      <w:r w:rsidRPr="00324A9B">
        <w:rPr>
          <w:rFonts w:ascii="Courier New" w:hAnsi="Courier New" w:cs="Courier New"/>
          <w:color w:val="333333"/>
          <w:sz w:val="20"/>
          <w:szCs w:val="20"/>
          <w:lang w:val="en-GB" w:eastAsia="en-GB" w:bidi="ar-SA"/>
        </w:rPr>
        <w:t xml:space="preserve">, tablestart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2B91AF"/>
          <w:sz w:val="20"/>
          <w:szCs w:val="20"/>
          <w:lang w:val="en-GB" w:eastAsia="en-GB" w:bidi="ar-SA"/>
        </w:rPr>
        <w:t>Long</w:t>
      </w:r>
      <w:r w:rsidRPr="00324A9B">
        <w:rPr>
          <w:rFonts w:ascii="Courier New" w:hAnsi="Courier New" w:cs="Courier New"/>
          <w:color w:val="333333"/>
          <w:sz w:val="20"/>
          <w:szCs w:val="20"/>
          <w:lang w:val="en-GB" w:eastAsia="en-GB" w:bidi="ar-SA"/>
        </w:rPr>
        <w:t xml:space="preserve">, cols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CscXDocFieldAlternatives, a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2B91AF"/>
          <w:sz w:val="20"/>
          <w:szCs w:val="20"/>
          <w:lang w:val="en-GB" w:eastAsia="en-GB" w:bidi="ar-SA"/>
        </w:rPr>
        <w:t>Long</w:t>
      </w:r>
      <w:r w:rsidRPr="00324A9B">
        <w:rPr>
          <w:rFonts w:ascii="Courier New" w:hAnsi="Courier New" w:cs="Courier New"/>
          <w:color w:val="333333"/>
          <w:sz w:val="20"/>
          <w:szCs w:val="20"/>
          <w:lang w:val="en-GB" w:eastAsia="en-GB" w:bidi="ar-SA"/>
        </w:rPr>
        <w:t xml:space="preserve">, c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2B91AF"/>
          <w:sz w:val="20"/>
          <w:szCs w:val="20"/>
          <w:lang w:val="en-GB" w:eastAsia="en-GB" w:bidi="ar-SA"/>
        </w:rPr>
        <w:t>Long</w:t>
      </w:r>
      <w:r w:rsidRPr="00324A9B">
        <w:rPr>
          <w:rFonts w:ascii="Courier New" w:hAnsi="Courier New" w:cs="Courier New"/>
          <w:color w:val="333333"/>
          <w:sz w:val="20"/>
          <w:szCs w:val="20"/>
          <w:lang w:val="en-GB" w:eastAsia="en-GB" w:bidi="ar-SA"/>
        </w:rPr>
        <w:t xml:space="preserve">, words()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CscXDocWords, w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2B91AF"/>
          <w:sz w:val="20"/>
          <w:szCs w:val="20"/>
          <w:lang w:val="en-GB" w:eastAsia="en-GB" w:bidi="ar-SA"/>
        </w:rPr>
        <w:t>Long</w:t>
      </w:r>
      <w:r w:rsidRPr="00324A9B">
        <w:rPr>
          <w:rFonts w:ascii="Courier New" w:hAnsi="Courier New" w:cs="Courier New"/>
          <w:color w:val="333333"/>
          <w:sz w:val="20"/>
          <w:szCs w:val="20"/>
          <w:lang w:val="en-GB" w:eastAsia="en-GB" w:bidi="ar-SA"/>
        </w:rPr>
        <w:t xml:space="preserve">, row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CscXDocTableRow, table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CscXDocTable</w:t>
      </w:r>
    </w:p>
    <w:p w14:paraId="4AA74AC3" w14:textId="77777777" w:rsidR="00324A9B" w:rsidRPr="00324A9B" w:rsidRDefault="00324A9B" w:rsidP="0032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0000FF"/>
          <w:sz w:val="20"/>
          <w:szCs w:val="20"/>
          <w:lang w:val="en-GB" w:eastAsia="en-GB" w:bidi="ar-SA"/>
        </w:rPr>
        <w:t>Dim</w:t>
      </w:r>
      <w:r w:rsidRPr="00324A9B">
        <w:rPr>
          <w:rFonts w:ascii="Courier New" w:hAnsi="Courier New" w:cs="Courier New"/>
          <w:color w:val="333333"/>
          <w:sz w:val="20"/>
          <w:szCs w:val="20"/>
          <w:lang w:val="en-GB" w:eastAsia="en-GB" w:bidi="ar-SA"/>
        </w:rPr>
        <w:t xml:space="preserve"> textline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CscXDocTextLine, newrow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2B91AF"/>
          <w:sz w:val="20"/>
          <w:szCs w:val="20"/>
          <w:lang w:val="en-GB" w:eastAsia="en-GB" w:bidi="ar-SA"/>
        </w:rPr>
        <w:t>Boolean</w:t>
      </w:r>
      <w:r w:rsidRPr="00324A9B">
        <w:rPr>
          <w:rFonts w:ascii="Courier New" w:hAnsi="Courier New" w:cs="Courier New"/>
          <w:color w:val="333333"/>
          <w:sz w:val="20"/>
          <w:szCs w:val="20"/>
          <w:lang w:val="en-GB" w:eastAsia="en-GB" w:bidi="ar-SA"/>
        </w:rPr>
        <w:t xml:space="preserve">, prevRow </w:t>
      </w:r>
      <w:r w:rsidRPr="00324A9B">
        <w:rPr>
          <w:rFonts w:ascii="Courier New" w:hAnsi="Courier New" w:cs="Courier New"/>
          <w:color w:val="0000FF"/>
          <w:sz w:val="20"/>
          <w:szCs w:val="20"/>
          <w:lang w:val="en-GB" w:eastAsia="en-GB" w:bidi="ar-SA"/>
        </w:rPr>
        <w:t>As</w:t>
      </w:r>
      <w:r w:rsidRPr="00324A9B">
        <w:rPr>
          <w:rFonts w:ascii="Courier New" w:hAnsi="Courier New" w:cs="Courier New"/>
          <w:color w:val="333333"/>
          <w:sz w:val="20"/>
          <w:szCs w:val="20"/>
          <w:lang w:val="en-GB" w:eastAsia="en-GB" w:bidi="ar-SA"/>
        </w:rPr>
        <w:t xml:space="preserve"> CscXDocTableRow</w:t>
      </w:r>
    </w:p>
    <w:p w14:paraId="0EEC017F" w14:textId="77777777" w:rsidR="00324A9B" w:rsidRPr="00324A9B" w:rsidRDefault="00324A9B" w:rsidP="0032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p>
    <w:p w14:paraId="0F0212C5" w14:textId="77777777" w:rsidR="00324A9B" w:rsidRPr="00324A9B" w:rsidRDefault="00324A9B" w:rsidP="0032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24A9B">
        <w:rPr>
          <w:rFonts w:ascii="Courier New" w:hAnsi="Courier New" w:cs="Courier New"/>
          <w:color w:val="0000FF"/>
          <w:sz w:val="20"/>
          <w:szCs w:val="20"/>
          <w:lang w:val="en-GB" w:eastAsia="en-GB" w:bidi="ar-SA"/>
        </w:rPr>
        <w:t>Set</w:t>
      </w:r>
      <w:r w:rsidRPr="00324A9B">
        <w:rPr>
          <w:rFonts w:ascii="Courier New" w:hAnsi="Courier New" w:cs="Courier New"/>
          <w:color w:val="333333"/>
          <w:sz w:val="20"/>
          <w:szCs w:val="20"/>
          <w:lang w:val="en-GB" w:eastAsia="en-GB" w:bidi="ar-SA"/>
        </w:rPr>
        <w:t xml:space="preserve"> textline=pXDoc.TextLines(l)</w:t>
      </w:r>
    </w:p>
    <w:p w14:paraId="5D96DACB" w14:textId="77777777" w:rsidR="00324A9B" w:rsidRPr="00324A9B" w:rsidRDefault="00324A9B" w:rsidP="0032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24A9B">
        <w:rPr>
          <w:rFonts w:ascii="Courier New" w:hAnsi="Courier New" w:cs="Courier New"/>
          <w:color w:val="0000FF"/>
          <w:sz w:val="20"/>
          <w:szCs w:val="20"/>
          <w:lang w:val="en-GB" w:eastAsia="en-GB" w:bidi="ar-SA"/>
        </w:rPr>
        <w:t>Set</w:t>
      </w:r>
      <w:r w:rsidRPr="00324A9B">
        <w:rPr>
          <w:rFonts w:ascii="Courier New" w:hAnsi="Courier New" w:cs="Courier New"/>
          <w:color w:val="333333"/>
          <w:sz w:val="20"/>
          <w:szCs w:val="20"/>
          <w:lang w:val="en-GB" w:eastAsia="en-GB" w:bidi="ar-SA"/>
        </w:rPr>
        <w:t xml:space="preserve"> words(c)=pXDoc.GetWordsInRect(textline.PageIndex,cols(a).Left,textline.Top,cols(a).Width,textline.Height)</w:t>
      </w:r>
    </w:p>
    <w:p w14:paraId="7F5485AB" w14:textId="77777777" w:rsidR="00324A9B" w:rsidRPr="00324A9B" w:rsidRDefault="00324A9B" w:rsidP="0032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0000FF"/>
          <w:sz w:val="20"/>
          <w:szCs w:val="20"/>
          <w:lang w:val="en-GB" w:eastAsia="en-GB" w:bidi="ar-SA"/>
        </w:rPr>
        <w:t>For</w:t>
      </w:r>
      <w:r w:rsidRPr="00324A9B">
        <w:rPr>
          <w:rFonts w:ascii="Courier New" w:hAnsi="Courier New" w:cs="Courier New"/>
          <w:color w:val="333333"/>
          <w:sz w:val="20"/>
          <w:szCs w:val="20"/>
          <w:lang w:val="en-GB" w:eastAsia="en-GB" w:bidi="ar-SA"/>
        </w:rPr>
        <w:t xml:space="preserve"> w = 0 </w:t>
      </w:r>
      <w:r w:rsidRPr="00324A9B">
        <w:rPr>
          <w:rFonts w:ascii="Courier New" w:hAnsi="Courier New" w:cs="Courier New"/>
          <w:color w:val="0000FF"/>
          <w:sz w:val="20"/>
          <w:szCs w:val="20"/>
          <w:lang w:val="en-GB" w:eastAsia="en-GB" w:bidi="ar-SA"/>
        </w:rPr>
        <w:t>To</w:t>
      </w:r>
      <w:r w:rsidRPr="00324A9B">
        <w:rPr>
          <w:rFonts w:ascii="Courier New" w:hAnsi="Courier New" w:cs="Courier New"/>
          <w:color w:val="333333"/>
          <w:sz w:val="20"/>
          <w:szCs w:val="20"/>
          <w:lang w:val="en-GB" w:eastAsia="en-GB" w:bidi="ar-SA"/>
        </w:rPr>
        <w:t xml:space="preserve"> words(c).Count-1</w:t>
      </w:r>
    </w:p>
    <w:p w14:paraId="6898EED9" w14:textId="77777777" w:rsidR="00324A9B" w:rsidRPr="00324A9B" w:rsidRDefault="00324A9B" w:rsidP="0032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24A9B">
        <w:rPr>
          <w:rFonts w:ascii="Courier New" w:hAnsi="Courier New" w:cs="Courier New"/>
          <w:color w:val="333333"/>
          <w:sz w:val="20"/>
          <w:szCs w:val="20"/>
          <w:lang w:val="en-GB" w:eastAsia="en-GB" w:bidi="ar-SA"/>
        </w:rPr>
        <w:t xml:space="preserve">            </w:t>
      </w:r>
      <w:r w:rsidRPr="00324A9B">
        <w:rPr>
          <w:rFonts w:ascii="Courier New" w:hAnsi="Courier New" w:cs="Courier New"/>
          <w:color w:val="0000FF"/>
          <w:sz w:val="20"/>
          <w:szCs w:val="20"/>
          <w:lang w:val="en-GB" w:eastAsia="en-GB" w:bidi="ar-SA"/>
        </w:rPr>
        <w:t>If</w:t>
      </w:r>
      <w:r w:rsidRPr="00324A9B">
        <w:rPr>
          <w:rFonts w:ascii="Courier New" w:hAnsi="Courier New" w:cs="Courier New"/>
          <w:color w:val="333333"/>
          <w:sz w:val="20"/>
          <w:szCs w:val="20"/>
          <w:lang w:val="en-GB" w:eastAsia="en-GB" w:bidi="ar-SA"/>
        </w:rPr>
        <w:t xml:space="preserve"> words(w).LineIndex=l </w:t>
      </w:r>
      <w:r w:rsidRPr="00324A9B">
        <w:rPr>
          <w:rFonts w:ascii="Courier New" w:hAnsi="Courier New" w:cs="Courier New"/>
          <w:color w:val="0000FF"/>
          <w:sz w:val="20"/>
          <w:szCs w:val="20"/>
          <w:lang w:val="en-GB" w:eastAsia="en-GB" w:bidi="ar-SA"/>
        </w:rPr>
        <w:t>Then</w:t>
      </w:r>
      <w:r w:rsidRPr="00324A9B">
        <w:rPr>
          <w:rFonts w:ascii="Courier New" w:hAnsi="Courier New" w:cs="Courier New"/>
          <w:color w:val="333333"/>
          <w:sz w:val="20"/>
          <w:szCs w:val="20"/>
          <w:lang w:val="en-GB" w:eastAsia="en-GB" w:bidi="ar-SA"/>
        </w:rPr>
        <w:t xml:space="preserve"> row.Cells(c).AddWordData(words(w))</w:t>
      </w:r>
    </w:p>
    <w:p w14:paraId="4E0FF33E" w14:textId="77777777" w:rsidR="00324A9B" w:rsidRPr="00324A9B" w:rsidRDefault="00324A9B" w:rsidP="00324A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24A9B">
        <w:rPr>
          <w:rFonts w:ascii="Courier New" w:hAnsi="Courier New" w:cs="Courier New"/>
          <w:color w:val="333333"/>
          <w:sz w:val="20"/>
          <w:szCs w:val="20"/>
          <w:lang w:val="en-GB" w:eastAsia="en-GB" w:bidi="ar-SA"/>
        </w:rPr>
        <w:lastRenderedPageBreak/>
        <w:t xml:space="preserve">         </w:t>
      </w:r>
      <w:r w:rsidRPr="00324A9B">
        <w:rPr>
          <w:rFonts w:ascii="Courier New" w:hAnsi="Courier New" w:cs="Courier New"/>
          <w:color w:val="0000FF"/>
          <w:sz w:val="20"/>
          <w:szCs w:val="20"/>
          <w:lang w:val="en-GB" w:eastAsia="en-GB" w:bidi="ar-SA"/>
        </w:rPr>
        <w:t>Next</w:t>
      </w:r>
    </w:p>
    <w:p w14:paraId="54F36764" w14:textId="77777777" w:rsidR="00324A9B" w:rsidRDefault="00324A9B" w:rsidP="004B5740">
      <w:pPr>
        <w:rPr>
          <w:lang w:val="en-GB"/>
        </w:rPr>
      </w:pPr>
    </w:p>
    <w:p w14:paraId="18D24750" w14:textId="77777777" w:rsidR="00324A9B" w:rsidRDefault="00324A9B" w:rsidP="004B5740">
      <w:pPr>
        <w:rPr>
          <w:lang w:val="en-GB"/>
        </w:rPr>
      </w:pPr>
    </w:p>
    <w:p w14:paraId="560695B0" w14:textId="77777777" w:rsidR="004B5740" w:rsidRDefault="004B5740" w:rsidP="004B5740">
      <w:pPr>
        <w:rPr>
          <w:lang w:val="en-GB"/>
        </w:rPr>
      </w:pPr>
      <w:r>
        <w:rPr>
          <w:lang w:val="en-GB"/>
        </w:rPr>
        <w:t xml:space="preserve">Use </w:t>
      </w:r>
      <w:r w:rsidRPr="00DC14BC">
        <w:rPr>
          <w:lang w:val="en-GB"/>
        </w:rPr>
        <w:t>CSCXDocWord(s), CSCXDocField, CSCDatabase</w:t>
      </w:r>
      <w:r>
        <w:rPr>
          <w:lang w:val="en-GB"/>
        </w:rPr>
        <w:t xml:space="preserve">, </w:t>
      </w:r>
      <w:r w:rsidRPr="00DC14BC">
        <w:rPr>
          <w:lang w:val="en-GB"/>
        </w:rPr>
        <w:t>CSCXDocFieldAlternative(s), CSCXDocSubfield, CSCXDocTable</w:t>
      </w:r>
    </w:p>
    <w:p w14:paraId="55A961AB" w14:textId="77777777" w:rsidR="004B5740" w:rsidRDefault="004B5740" w:rsidP="004B5740">
      <w:pPr>
        <w:rPr>
          <w:lang w:val="en-GB"/>
        </w:rPr>
      </w:pPr>
      <w:r>
        <w:rPr>
          <w:lang w:val="en-GB"/>
        </w:rPr>
        <w:t>Instead of Strings. Your code will shorter and easier to read. Your will also discover more powerful things that you can do</w:t>
      </w:r>
    </w:p>
    <w:p w14:paraId="5E14CA11" w14:textId="77777777" w:rsidR="001E03AA" w:rsidRDefault="001E03AA" w:rsidP="004B5740">
      <w:pPr>
        <w:pStyle w:val="Heading2"/>
        <w:rPr>
          <w:lang w:val="en-GB"/>
        </w:rPr>
      </w:pPr>
      <w:bookmarkStart w:id="602" w:name="_Toc386812642"/>
      <w:r>
        <w:rPr>
          <w:lang w:val="en-GB"/>
        </w:rPr>
        <w:t>How to write a Script Locator</w:t>
      </w:r>
      <w:bookmarkEnd w:id="599"/>
      <w:bookmarkEnd w:id="600"/>
      <w:bookmarkEnd w:id="601"/>
      <w:r w:rsidR="002009E5">
        <w:rPr>
          <w:lang w:val="en-GB"/>
        </w:rPr>
        <w:t xml:space="preserve"> with a single Subfield</w:t>
      </w:r>
      <w:bookmarkEnd w:id="602"/>
      <w:r w:rsidR="002009E5">
        <w:rPr>
          <w:lang w:val="en-GB"/>
        </w:rPr>
        <w:fldChar w:fldCharType="begin"/>
      </w:r>
      <w:r w:rsidR="002009E5">
        <w:instrText xml:space="preserve"> XE "</w:instrText>
      </w:r>
      <w:r w:rsidR="002009E5" w:rsidRPr="009F6D8C">
        <w:rPr>
          <w:lang w:val="en-GB"/>
        </w:rPr>
        <w:instrText>Script Locator</w:instrText>
      </w:r>
      <w:r w:rsidR="002009E5" w:rsidRPr="009F6D8C">
        <w:instrText>:</w:instrText>
      </w:r>
      <w:r w:rsidR="002009E5" w:rsidRPr="009F6D8C">
        <w:rPr>
          <w:lang w:val="en-GB"/>
        </w:rPr>
        <w:instrText>Single Subfield</w:instrText>
      </w:r>
      <w:r w:rsidR="002009E5">
        <w:instrText xml:space="preserve">" </w:instrText>
      </w:r>
      <w:r w:rsidR="002009E5">
        <w:rPr>
          <w:lang w:val="en-GB"/>
        </w:rPr>
        <w:fldChar w:fldCharType="end"/>
      </w:r>
    </w:p>
    <w:p w14:paraId="5E98CC0F" w14:textId="77777777" w:rsidR="002009E5" w:rsidRPr="002009E5" w:rsidRDefault="002009E5" w:rsidP="002009E5">
      <w:pPr>
        <w:rPr>
          <w:lang w:val="en-GB"/>
        </w:rPr>
      </w:pPr>
      <w:r>
        <w:rPr>
          <w:lang w:val="en-GB"/>
        </w:rPr>
        <w:t>The following example takes the first two digits from a barcode.</w:t>
      </w:r>
    </w:p>
    <w:p w14:paraId="26D94C25" w14:textId="77777777" w:rsidR="00A36C19" w:rsidRPr="00A36C19" w:rsidRDefault="00A36C19" w:rsidP="00A36C19">
      <w:pPr>
        <w:rPr>
          <w:lang w:val="en-GB"/>
        </w:rPr>
      </w:pPr>
      <w:r>
        <w:rPr>
          <w:noProof/>
          <w:lang w:bidi="ar-SA"/>
        </w:rPr>
        <w:drawing>
          <wp:inline distT="0" distB="0" distL="0" distR="0" wp14:anchorId="211960F1" wp14:editId="65A8D464">
            <wp:extent cx="4886325" cy="1095375"/>
            <wp:effectExtent l="171450" t="171450" r="390525" b="3714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3"/>
                    <a:stretch>
                      <a:fillRect/>
                    </a:stretch>
                  </pic:blipFill>
                  <pic:spPr>
                    <a:xfrm>
                      <a:off x="0" y="0"/>
                      <a:ext cx="4886325" cy="1095375"/>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304"/>
      </w:tblGrid>
      <w:tr w:rsidR="00A36C19" w14:paraId="5C114FB9" w14:textId="77777777" w:rsidTr="00A36C19">
        <w:tc>
          <w:tcPr>
            <w:tcW w:w="11304" w:type="dxa"/>
          </w:tcPr>
          <w:p w14:paraId="794AE21B" w14:textId="77777777" w:rsidR="006C1509" w:rsidRPr="006C1509" w:rsidRDefault="006C1509" w:rsidP="006C1509">
            <w:pPr>
              <w:pStyle w:val="ScriptingCode"/>
            </w:pPr>
            <w:bookmarkStart w:id="603" w:name="_Toc382141884"/>
            <w:bookmarkStart w:id="604" w:name="_Toc382142202"/>
            <w:bookmarkStart w:id="605" w:name="_Toc382990350"/>
            <w:r w:rsidRPr="006C1509">
              <w:rPr>
                <w:color w:val="0000FF"/>
              </w:rPr>
              <w:t>Private</w:t>
            </w:r>
            <w:r w:rsidRPr="006C1509">
              <w:t xml:space="preserve"> </w:t>
            </w:r>
            <w:r w:rsidRPr="006C1509">
              <w:rPr>
                <w:color w:val="0000FF"/>
              </w:rPr>
              <w:t>Sub</w:t>
            </w:r>
            <w:r w:rsidRPr="006C1509">
              <w:t xml:space="preserve"> SL_First2CharactersOfBarcode_LocateAlternatives(</w:t>
            </w:r>
            <w:r w:rsidRPr="006C1509">
              <w:rPr>
                <w:color w:val="0000FF"/>
              </w:rPr>
              <w:t>ByVal</w:t>
            </w:r>
            <w:r w:rsidRPr="006C1509">
              <w:t xml:space="preserve"> pXDoc </w:t>
            </w:r>
            <w:r w:rsidRPr="006C1509">
              <w:rPr>
                <w:color w:val="0000FF"/>
              </w:rPr>
              <w:t>As</w:t>
            </w:r>
            <w:r w:rsidRPr="006C1509">
              <w:t xml:space="preserve"> CASCADELib.CscXDocument, </w:t>
            </w:r>
            <w:r w:rsidRPr="006C1509">
              <w:rPr>
                <w:color w:val="0000FF"/>
              </w:rPr>
              <w:t>ByVal</w:t>
            </w:r>
            <w:r w:rsidRPr="006C1509">
              <w:t xml:space="preserve"> pLocator </w:t>
            </w:r>
            <w:r w:rsidRPr="006C1509">
              <w:rPr>
                <w:color w:val="0000FF"/>
              </w:rPr>
              <w:t>As</w:t>
            </w:r>
            <w:r w:rsidRPr="006C1509">
              <w:t xml:space="preserve"> CASCADELib.CscXDocField)</w:t>
            </w:r>
          </w:p>
          <w:p w14:paraId="48D12EA1" w14:textId="77777777" w:rsidR="006C1509" w:rsidRPr="006C1509" w:rsidRDefault="006C1509" w:rsidP="006C1509">
            <w:pPr>
              <w:pStyle w:val="ScriptingCode"/>
            </w:pPr>
            <w:r w:rsidRPr="006C1509">
              <w:t xml:space="preserve">   </w:t>
            </w:r>
            <w:r w:rsidRPr="006C1509">
              <w:rPr>
                <w:color w:val="0000FF"/>
              </w:rPr>
              <w:t>Dim</w:t>
            </w:r>
            <w:r w:rsidRPr="006C1509">
              <w:t xml:space="preserve"> Barcodes </w:t>
            </w:r>
            <w:r w:rsidRPr="006C1509">
              <w:rPr>
                <w:color w:val="0000FF"/>
              </w:rPr>
              <w:t>As</w:t>
            </w:r>
            <w:r w:rsidRPr="006C1509">
              <w:t xml:space="preserve"> CscXDocFieldAlternatives</w:t>
            </w:r>
          </w:p>
          <w:p w14:paraId="1BF6A40B" w14:textId="77777777" w:rsidR="006C1509" w:rsidRPr="006C1509" w:rsidRDefault="006C1509" w:rsidP="006C1509">
            <w:pPr>
              <w:pStyle w:val="ScriptingCode"/>
            </w:pPr>
            <w:r w:rsidRPr="006C1509">
              <w:t xml:space="preserve">   </w:t>
            </w:r>
            <w:r w:rsidRPr="006C1509">
              <w:rPr>
                <w:color w:val="0000FF"/>
              </w:rPr>
              <w:t>Set</w:t>
            </w:r>
            <w:r w:rsidRPr="006C1509">
              <w:t xml:space="preserve"> Barcodes=pXDoc.Locators.ItemByName(</w:t>
            </w:r>
            <w:r w:rsidRPr="006C1509">
              <w:rPr>
                <w:color w:val="A31515"/>
              </w:rPr>
              <w:t>"BL"</w:t>
            </w:r>
            <w:r w:rsidRPr="006C1509">
              <w:t>).Alternatives</w:t>
            </w:r>
          </w:p>
          <w:p w14:paraId="5FFFED65" w14:textId="77777777" w:rsidR="006C1509" w:rsidRPr="006C1509" w:rsidRDefault="006C1509" w:rsidP="006C1509">
            <w:pPr>
              <w:pStyle w:val="ScriptingCode"/>
            </w:pPr>
            <w:r w:rsidRPr="006C1509">
              <w:t xml:space="preserve">   </w:t>
            </w:r>
            <w:r w:rsidRPr="006C1509">
              <w:rPr>
                <w:color w:val="0000FF"/>
              </w:rPr>
              <w:t>If</w:t>
            </w:r>
            <w:r w:rsidRPr="006C1509">
              <w:t xml:space="preserve"> Barcodes.Count=0 </w:t>
            </w:r>
            <w:r w:rsidRPr="006C1509">
              <w:rPr>
                <w:color w:val="0000FF"/>
              </w:rPr>
              <w:t>Then</w:t>
            </w:r>
            <w:r w:rsidRPr="006C1509">
              <w:t xml:space="preserve"> </w:t>
            </w:r>
            <w:r w:rsidRPr="006C1509">
              <w:rPr>
                <w:color w:val="0000FF"/>
              </w:rPr>
              <w:t>Exit</w:t>
            </w:r>
            <w:r w:rsidRPr="006C1509">
              <w:t xml:space="preserve"> </w:t>
            </w:r>
            <w:r w:rsidRPr="006C1509">
              <w:rPr>
                <w:color w:val="0000FF"/>
              </w:rPr>
              <w:t>Sub</w:t>
            </w:r>
            <w:r w:rsidRPr="006C1509">
              <w:t xml:space="preserve"> </w:t>
            </w:r>
            <w:r w:rsidRPr="006C1509">
              <w:rPr>
                <w:color w:val="008000"/>
              </w:rPr>
              <w:t>' No barcode was found, so we cannot classify</w:t>
            </w:r>
          </w:p>
          <w:p w14:paraId="78432CC1" w14:textId="77777777" w:rsidR="006C1509" w:rsidRPr="006C1509" w:rsidRDefault="006C1509" w:rsidP="006C1509">
            <w:pPr>
              <w:pStyle w:val="ScriptingCode"/>
            </w:pPr>
            <w:r w:rsidRPr="006C1509">
              <w:t xml:space="preserve">   </w:t>
            </w:r>
            <w:r w:rsidRPr="006C1509">
              <w:rPr>
                <w:color w:val="0000FF"/>
              </w:rPr>
              <w:t>If</w:t>
            </w:r>
            <w:r w:rsidRPr="006C1509">
              <w:t xml:space="preserve"> Len(Barcodes(0).Text)&lt;2 </w:t>
            </w:r>
            <w:r w:rsidRPr="006C1509">
              <w:rPr>
                <w:color w:val="0000FF"/>
              </w:rPr>
              <w:t>Then</w:t>
            </w:r>
            <w:r w:rsidRPr="006C1509">
              <w:t xml:space="preserve"> </w:t>
            </w:r>
            <w:r w:rsidRPr="006C1509">
              <w:rPr>
                <w:color w:val="0000FF"/>
              </w:rPr>
              <w:t>Exit</w:t>
            </w:r>
            <w:r w:rsidRPr="006C1509">
              <w:t xml:space="preserve"> </w:t>
            </w:r>
            <w:r w:rsidRPr="006C1509">
              <w:rPr>
                <w:color w:val="0000FF"/>
              </w:rPr>
              <w:t>Sub</w:t>
            </w:r>
            <w:r w:rsidRPr="006C1509">
              <w:t xml:space="preserve"> </w:t>
            </w:r>
            <w:r w:rsidRPr="006C1509">
              <w:rPr>
                <w:color w:val="008000"/>
              </w:rPr>
              <w:t>'This is not a valid barcode for classification</w:t>
            </w:r>
          </w:p>
          <w:p w14:paraId="4418EBFD" w14:textId="77777777" w:rsidR="006C1509" w:rsidRPr="006C1509" w:rsidRDefault="006C1509" w:rsidP="006C1509">
            <w:pPr>
              <w:pStyle w:val="ScriptingCode"/>
            </w:pPr>
            <w:r w:rsidRPr="006C1509">
              <w:t xml:space="preserve">   </w:t>
            </w:r>
            <w:r w:rsidRPr="006C1509">
              <w:rPr>
                <w:color w:val="008000"/>
              </w:rPr>
              <w:t>'Create an output alternative for this script locator</w:t>
            </w:r>
          </w:p>
          <w:p w14:paraId="0B2216C4" w14:textId="77777777" w:rsidR="006C1509" w:rsidRPr="006C1509" w:rsidRDefault="006C1509" w:rsidP="006C1509">
            <w:pPr>
              <w:pStyle w:val="ScriptingCode"/>
            </w:pPr>
            <w:r w:rsidRPr="006C1509">
              <w:t xml:space="preserve">   </w:t>
            </w:r>
            <w:r w:rsidRPr="006C1509">
              <w:rPr>
                <w:color w:val="0000FF"/>
              </w:rPr>
              <w:t>With</w:t>
            </w:r>
            <w:r w:rsidRPr="006C1509">
              <w:t xml:space="preserve"> pLocator.Alternatives.Create</w:t>
            </w:r>
          </w:p>
          <w:p w14:paraId="35D0061D" w14:textId="77777777" w:rsidR="006C1509" w:rsidRPr="006C1509" w:rsidRDefault="006C1509" w:rsidP="006C1509">
            <w:pPr>
              <w:pStyle w:val="ScriptingCode"/>
            </w:pPr>
            <w:r w:rsidRPr="006C1509">
              <w:t xml:space="preserve">      .Text=Left(Barcodes(0).Text,2)</w:t>
            </w:r>
          </w:p>
          <w:p w14:paraId="0887671F" w14:textId="77777777" w:rsidR="006C1509" w:rsidRPr="006C1509" w:rsidRDefault="006C1509" w:rsidP="006C1509">
            <w:pPr>
              <w:pStyle w:val="ScriptingCode"/>
            </w:pPr>
            <w:r w:rsidRPr="006C1509">
              <w:t xml:space="preserve">      .Confidence=Barcodes(0).Confidence </w:t>
            </w:r>
            <w:r w:rsidRPr="006C1509">
              <w:rPr>
                <w:color w:val="008000"/>
              </w:rPr>
              <w:t>'Copy the confidence from the barcode locator (it will always be 100%)</w:t>
            </w:r>
          </w:p>
          <w:p w14:paraId="4D8BC8E8" w14:textId="77777777" w:rsidR="006C1509" w:rsidRPr="006C1509" w:rsidRDefault="006C1509" w:rsidP="006C1509">
            <w:pPr>
              <w:pStyle w:val="ScriptingCode"/>
            </w:pPr>
            <w:r w:rsidRPr="006C1509">
              <w:t xml:space="preserve">   </w:t>
            </w:r>
            <w:r w:rsidRPr="006C1509">
              <w:rPr>
                <w:color w:val="0000FF"/>
              </w:rPr>
              <w:t>End</w:t>
            </w:r>
            <w:r w:rsidRPr="006C1509">
              <w:t xml:space="preserve"> </w:t>
            </w:r>
            <w:r w:rsidRPr="006C1509">
              <w:rPr>
                <w:color w:val="0000FF"/>
              </w:rPr>
              <w:t>With</w:t>
            </w:r>
          </w:p>
          <w:p w14:paraId="06A7526A" w14:textId="77777777" w:rsidR="00A36C19" w:rsidRPr="006C1509" w:rsidRDefault="006C1509" w:rsidP="006C1509">
            <w:pPr>
              <w:pStyle w:val="ScriptingCode"/>
            </w:pPr>
            <w:r w:rsidRPr="006C1509">
              <w:rPr>
                <w:color w:val="0000FF"/>
              </w:rPr>
              <w:t>End</w:t>
            </w:r>
            <w:r w:rsidRPr="006C1509">
              <w:t xml:space="preserve"> </w:t>
            </w:r>
            <w:r w:rsidRPr="006C1509">
              <w:rPr>
                <w:color w:val="0000FF"/>
              </w:rPr>
              <w:t>Sub</w:t>
            </w:r>
          </w:p>
        </w:tc>
      </w:tr>
    </w:tbl>
    <w:p w14:paraId="1F2C5449" w14:textId="77777777" w:rsidR="002009E5" w:rsidRDefault="002009E5" w:rsidP="002009E5">
      <w:pPr>
        <w:pStyle w:val="Heading2"/>
        <w:rPr>
          <w:lang w:val="en-GB"/>
        </w:rPr>
      </w:pPr>
      <w:bookmarkStart w:id="606" w:name="_Toc386812643"/>
      <w:r>
        <w:rPr>
          <w:lang w:val="en-GB"/>
        </w:rPr>
        <w:t>How to write a Script Locator with multiple Subfields</w:t>
      </w:r>
      <w:bookmarkEnd w:id="606"/>
      <w:r>
        <w:rPr>
          <w:lang w:val="en-GB"/>
        </w:rPr>
        <w:fldChar w:fldCharType="begin"/>
      </w:r>
      <w:r>
        <w:instrText xml:space="preserve"> XE "</w:instrText>
      </w:r>
      <w:r w:rsidRPr="009F6D8C">
        <w:rPr>
          <w:lang w:val="en-GB"/>
        </w:rPr>
        <w:instrText>Script Locator</w:instrText>
      </w:r>
      <w:r w:rsidRPr="009F6D8C">
        <w:instrText>:</w:instrText>
      </w:r>
      <w:r>
        <w:rPr>
          <w:lang w:val="en-GB"/>
        </w:rPr>
        <w:instrText>Multiple</w:instrText>
      </w:r>
      <w:r w:rsidRPr="009F6D8C">
        <w:rPr>
          <w:lang w:val="en-GB"/>
        </w:rPr>
        <w:instrText xml:space="preserve"> Subfield</w:instrText>
      </w:r>
      <w:r>
        <w:rPr>
          <w:lang w:val="en-GB"/>
        </w:rPr>
        <w:instrText>s</w:instrText>
      </w:r>
      <w:r>
        <w:instrText xml:space="preserve">" </w:instrText>
      </w:r>
      <w:r>
        <w:rPr>
          <w:lang w:val="en-GB"/>
        </w:rPr>
        <w:fldChar w:fldCharType="end"/>
      </w:r>
    </w:p>
    <w:p w14:paraId="02AA3377" w14:textId="77777777" w:rsidR="002009E5" w:rsidRDefault="002009E5" w:rsidP="002009E5">
      <w:pPr>
        <w:rPr>
          <w:lang w:val="en-GB"/>
        </w:rPr>
      </w:pPr>
      <w:r>
        <w:rPr>
          <w:lang w:val="en-GB"/>
        </w:rPr>
        <w:t>Let’s say a barcode needs splitting into</w:t>
      </w:r>
      <w:r w:rsidR="008364E0">
        <w:rPr>
          <w:lang w:val="en-GB"/>
        </w:rPr>
        <w:t xml:space="preserve"> a</w:t>
      </w:r>
      <w:r>
        <w:rPr>
          <w:lang w:val="en-GB"/>
        </w:rPr>
        <w:t xml:space="preserve"> 2 digit Country Code, 3 digit Company Code and 9 digit DocumentID.</w:t>
      </w:r>
    </w:p>
    <w:p w14:paraId="5684FF85" w14:textId="77777777" w:rsidR="008364E0" w:rsidRDefault="008364E0" w:rsidP="002009E5">
      <w:pPr>
        <w:rPr>
          <w:lang w:val="en-GB"/>
        </w:rPr>
      </w:pPr>
      <w:r>
        <w:rPr>
          <w:lang w:val="en-GB"/>
        </w:rPr>
        <w:t>We have a Script Locator following the Barcode Locator</w:t>
      </w:r>
    </w:p>
    <w:p w14:paraId="474B805D" w14:textId="77777777" w:rsidR="008364E0" w:rsidRDefault="002009E5" w:rsidP="002009E5">
      <w:pPr>
        <w:rPr>
          <w:noProof/>
          <w:lang w:val="en-GB" w:eastAsia="en-GB" w:bidi="ar-SA"/>
        </w:rPr>
      </w:pPr>
      <w:r>
        <w:rPr>
          <w:noProof/>
          <w:lang w:bidi="ar-SA"/>
        </w:rPr>
        <w:drawing>
          <wp:inline distT="0" distB="0" distL="0" distR="0" wp14:anchorId="18E8EE2D" wp14:editId="3B05F2C3">
            <wp:extent cx="1457325" cy="361950"/>
            <wp:effectExtent l="171450" t="171450" r="390525" b="36195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4"/>
                    <a:stretch>
                      <a:fillRect/>
                    </a:stretch>
                  </pic:blipFill>
                  <pic:spPr>
                    <a:xfrm>
                      <a:off x="0" y="0"/>
                      <a:ext cx="1457325" cy="3619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88419C" w14:textId="77777777" w:rsidR="008364E0" w:rsidRDefault="008364E0" w:rsidP="002009E5">
      <w:pPr>
        <w:rPr>
          <w:noProof/>
          <w:lang w:val="en-GB" w:eastAsia="en-GB" w:bidi="ar-SA"/>
        </w:rPr>
      </w:pPr>
      <w:r>
        <w:rPr>
          <w:noProof/>
          <w:lang w:val="en-GB" w:eastAsia="en-GB" w:bidi="ar-SA"/>
        </w:rPr>
        <w:t>Give the Script Locator 3 Subfields.</w:t>
      </w:r>
    </w:p>
    <w:p w14:paraId="2449BEA3" w14:textId="77777777" w:rsidR="002009E5" w:rsidRDefault="002009E5" w:rsidP="002009E5">
      <w:pPr>
        <w:rPr>
          <w:lang w:val="en-GB"/>
        </w:rPr>
      </w:pPr>
      <w:r>
        <w:rPr>
          <w:noProof/>
          <w:lang w:bidi="ar-SA"/>
        </w:rPr>
        <w:lastRenderedPageBreak/>
        <w:drawing>
          <wp:inline distT="0" distB="0" distL="0" distR="0" wp14:anchorId="6E3F0871" wp14:editId="0333BC95">
            <wp:extent cx="2695575" cy="1876425"/>
            <wp:effectExtent l="171450" t="171450" r="390525" b="37147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5"/>
                    <a:stretch>
                      <a:fillRect/>
                    </a:stretch>
                  </pic:blipFill>
                  <pic:spPr>
                    <a:xfrm>
                      <a:off x="0" y="0"/>
                      <a:ext cx="2695575" cy="187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C233933" w14:textId="77777777" w:rsidR="002009E5" w:rsidRDefault="008364E0" w:rsidP="002009E5">
      <w:pPr>
        <w:rPr>
          <w:lang w:val="en-GB"/>
        </w:rPr>
      </w:pPr>
      <w:r>
        <w:rPr>
          <w:lang w:val="en-GB"/>
        </w:rPr>
        <w:t>Below you can see the output of the script locator including alternative confidence in the first column and subfield confidence in the mouse hover text.</w:t>
      </w:r>
    </w:p>
    <w:p w14:paraId="2E562608" w14:textId="77777777" w:rsidR="002009E5" w:rsidRDefault="002009E5" w:rsidP="002009E5">
      <w:pPr>
        <w:rPr>
          <w:lang w:val="en-GB"/>
        </w:rPr>
      </w:pPr>
      <w:r>
        <w:rPr>
          <w:noProof/>
          <w:lang w:bidi="ar-SA"/>
        </w:rPr>
        <w:drawing>
          <wp:inline distT="0" distB="0" distL="0" distR="0" wp14:anchorId="72D65866" wp14:editId="240A2AB5">
            <wp:extent cx="5895975" cy="2133600"/>
            <wp:effectExtent l="171450" t="171450" r="390525" b="36195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6"/>
                    <a:stretch>
                      <a:fillRect/>
                    </a:stretch>
                  </pic:blipFill>
                  <pic:spPr>
                    <a:xfrm>
                      <a:off x="0" y="0"/>
                      <a:ext cx="5895975" cy="2133600"/>
                    </a:xfrm>
                    <a:prstGeom prst="rect">
                      <a:avLst/>
                    </a:prstGeom>
                    <a:ln>
                      <a:noFill/>
                    </a:ln>
                    <a:effectLst>
                      <a:outerShdw blurRad="292100" dist="139700" dir="2700000" algn="tl" rotWithShape="0">
                        <a:srgbClr val="333333">
                          <a:alpha val="65000"/>
                        </a:srgbClr>
                      </a:outerShdw>
                    </a:effectLst>
                  </pic:spPr>
                </pic:pic>
              </a:graphicData>
            </a:graphic>
          </wp:inline>
        </w:drawing>
      </w:r>
    </w:p>
    <w:tbl>
      <w:tblPr>
        <w:tblStyle w:val="TableGrid"/>
        <w:tblW w:w="0" w:type="auto"/>
        <w:tblLook w:val="04A0" w:firstRow="1" w:lastRow="0" w:firstColumn="1" w:lastColumn="0" w:noHBand="0" w:noVBand="1"/>
      </w:tblPr>
      <w:tblGrid>
        <w:gridCol w:w="11304"/>
      </w:tblGrid>
      <w:tr w:rsidR="00540852" w14:paraId="3F5A062E" w14:textId="77777777" w:rsidTr="00540852">
        <w:tc>
          <w:tcPr>
            <w:tcW w:w="11304" w:type="dxa"/>
          </w:tcPr>
          <w:p w14:paraId="39FDC5D7" w14:textId="77777777" w:rsidR="00540852" w:rsidRPr="00540852" w:rsidRDefault="00540852" w:rsidP="00540852">
            <w:pPr>
              <w:pStyle w:val="ScriptingCode"/>
            </w:pPr>
            <w:r w:rsidRPr="00540852">
              <w:rPr>
                <w:color w:val="0000FF"/>
              </w:rPr>
              <w:t>Private</w:t>
            </w:r>
            <w:r w:rsidRPr="00540852">
              <w:t xml:space="preserve"> </w:t>
            </w:r>
            <w:r w:rsidRPr="00540852">
              <w:rPr>
                <w:color w:val="0000FF"/>
              </w:rPr>
              <w:t>Sub</w:t>
            </w:r>
            <w:r w:rsidRPr="00540852">
              <w:t xml:space="preserve"> SL_SplitBarcode_LocateAlternatives(</w:t>
            </w:r>
            <w:r w:rsidRPr="00540852">
              <w:rPr>
                <w:color w:val="0000FF"/>
              </w:rPr>
              <w:t>ByVal</w:t>
            </w:r>
            <w:r w:rsidRPr="00540852">
              <w:t xml:space="preserve"> pXDoc </w:t>
            </w:r>
            <w:r w:rsidRPr="00540852">
              <w:rPr>
                <w:color w:val="0000FF"/>
              </w:rPr>
              <w:t>As</w:t>
            </w:r>
            <w:r w:rsidRPr="00540852">
              <w:t xml:space="preserve"> CASCADELib.CscXDocument, </w:t>
            </w:r>
            <w:r w:rsidRPr="00540852">
              <w:rPr>
                <w:color w:val="0000FF"/>
              </w:rPr>
              <w:t>ByVal</w:t>
            </w:r>
            <w:r w:rsidRPr="00540852">
              <w:t xml:space="preserve"> pLocator </w:t>
            </w:r>
            <w:r w:rsidRPr="00540852">
              <w:rPr>
                <w:color w:val="0000FF"/>
              </w:rPr>
              <w:t>As</w:t>
            </w:r>
            <w:r w:rsidRPr="00540852">
              <w:t xml:space="preserve"> CASCADELib.CscXDocField)</w:t>
            </w:r>
          </w:p>
          <w:p w14:paraId="579BA724" w14:textId="77777777" w:rsidR="00540852" w:rsidRPr="00540852" w:rsidRDefault="00540852" w:rsidP="00540852">
            <w:pPr>
              <w:pStyle w:val="ScriptingCode"/>
            </w:pPr>
            <w:r w:rsidRPr="00540852">
              <w:t xml:space="preserve">   </w:t>
            </w:r>
            <w:r w:rsidRPr="00540852">
              <w:rPr>
                <w:color w:val="008000"/>
              </w:rPr>
              <w:t>'Split a barcode into 3 pieces</w:t>
            </w:r>
          </w:p>
          <w:p w14:paraId="0967E859" w14:textId="77777777" w:rsidR="00540852" w:rsidRPr="00540852" w:rsidRDefault="00540852" w:rsidP="00540852">
            <w:pPr>
              <w:pStyle w:val="ScriptingCode"/>
            </w:pPr>
            <w:r w:rsidRPr="00540852">
              <w:t xml:space="preserve">   </w:t>
            </w:r>
            <w:r w:rsidRPr="00540852">
              <w:rPr>
                <w:color w:val="0000FF"/>
              </w:rPr>
              <w:t>Dim</w:t>
            </w:r>
            <w:r w:rsidRPr="00540852">
              <w:t xml:space="preserve"> barcode </w:t>
            </w:r>
            <w:r w:rsidRPr="00540852">
              <w:rPr>
                <w:color w:val="0000FF"/>
              </w:rPr>
              <w:t>As</w:t>
            </w:r>
            <w:r w:rsidRPr="00540852">
              <w:t xml:space="preserve"> CscXDocFieldAlternative, alternative </w:t>
            </w:r>
            <w:r w:rsidRPr="00540852">
              <w:rPr>
                <w:color w:val="0000FF"/>
              </w:rPr>
              <w:t>As</w:t>
            </w:r>
            <w:r w:rsidRPr="00540852">
              <w:t xml:space="preserve"> CscXDocFieldAlternative, subfield </w:t>
            </w:r>
            <w:r w:rsidRPr="00540852">
              <w:rPr>
                <w:color w:val="0000FF"/>
              </w:rPr>
              <w:t>As</w:t>
            </w:r>
            <w:r w:rsidRPr="00540852">
              <w:t xml:space="preserve"> CscXDocSubField</w:t>
            </w:r>
          </w:p>
          <w:p w14:paraId="724950C2" w14:textId="77777777" w:rsidR="00540852" w:rsidRPr="00540852" w:rsidRDefault="00540852" w:rsidP="00540852">
            <w:pPr>
              <w:pStyle w:val="ScriptingCode"/>
            </w:pPr>
            <w:r w:rsidRPr="00540852">
              <w:t xml:space="preserve">   </w:t>
            </w:r>
            <w:r w:rsidRPr="00540852">
              <w:rPr>
                <w:color w:val="0000FF"/>
              </w:rPr>
              <w:t>With</w:t>
            </w:r>
            <w:r w:rsidRPr="00540852">
              <w:t xml:space="preserve"> pXDoc.Locators.ItemByName(</w:t>
            </w:r>
            <w:r w:rsidRPr="00540852">
              <w:rPr>
                <w:color w:val="A31515"/>
              </w:rPr>
              <w:t>"BL"</w:t>
            </w:r>
            <w:r w:rsidRPr="00540852">
              <w:t>).Alternatives</w:t>
            </w:r>
          </w:p>
          <w:p w14:paraId="01AC05B0" w14:textId="77777777" w:rsidR="00540852" w:rsidRPr="00540852" w:rsidRDefault="00540852" w:rsidP="00540852">
            <w:pPr>
              <w:pStyle w:val="ScriptingCode"/>
            </w:pPr>
            <w:r w:rsidRPr="00540852">
              <w:t xml:space="preserve">      </w:t>
            </w:r>
            <w:r w:rsidRPr="00540852">
              <w:rPr>
                <w:color w:val="0000FF"/>
              </w:rPr>
              <w:t>If</w:t>
            </w:r>
            <w:r w:rsidRPr="00540852">
              <w:t xml:space="preserve"> .Count=0 </w:t>
            </w:r>
            <w:r w:rsidRPr="00540852">
              <w:rPr>
                <w:color w:val="0000FF"/>
              </w:rPr>
              <w:t>Then</w:t>
            </w:r>
            <w:r w:rsidRPr="00540852">
              <w:t xml:space="preserve"> </w:t>
            </w:r>
            <w:r w:rsidRPr="00540852">
              <w:rPr>
                <w:color w:val="0000FF"/>
              </w:rPr>
              <w:t>Exit</w:t>
            </w:r>
            <w:r w:rsidRPr="00540852">
              <w:t xml:space="preserve"> </w:t>
            </w:r>
            <w:r w:rsidRPr="00540852">
              <w:rPr>
                <w:color w:val="0000FF"/>
              </w:rPr>
              <w:t>Sub</w:t>
            </w:r>
            <w:r w:rsidRPr="00540852">
              <w:t xml:space="preserve"> </w:t>
            </w:r>
            <w:r w:rsidRPr="00540852">
              <w:rPr>
                <w:color w:val="008000"/>
              </w:rPr>
              <w:t>'The barcode locator failed to find a barcode. Exit!</w:t>
            </w:r>
          </w:p>
          <w:p w14:paraId="3F62D0EF" w14:textId="77777777" w:rsidR="00540852" w:rsidRPr="00540852" w:rsidRDefault="00540852" w:rsidP="00540852">
            <w:pPr>
              <w:pStyle w:val="ScriptingCode"/>
            </w:pPr>
            <w:r w:rsidRPr="00540852">
              <w:t xml:space="preserve">      </w:t>
            </w:r>
            <w:r w:rsidRPr="00540852">
              <w:rPr>
                <w:color w:val="0000FF"/>
              </w:rPr>
              <w:t>Set</w:t>
            </w:r>
            <w:r w:rsidRPr="00540852">
              <w:t xml:space="preserve"> barcode=.ItemByIndex(0) </w:t>
            </w:r>
            <w:r w:rsidRPr="00540852">
              <w:rPr>
                <w:color w:val="008000"/>
              </w:rPr>
              <w:t>'Get the first barcode found by the barcode locator</w:t>
            </w:r>
          </w:p>
          <w:p w14:paraId="4CF629CE" w14:textId="77777777" w:rsidR="00540852" w:rsidRPr="00540852" w:rsidRDefault="00540852" w:rsidP="00540852">
            <w:pPr>
              <w:pStyle w:val="ScriptingCode"/>
            </w:pPr>
            <w:r w:rsidRPr="00540852">
              <w:t xml:space="preserve">   </w:t>
            </w:r>
            <w:r w:rsidRPr="00540852">
              <w:rPr>
                <w:color w:val="0000FF"/>
              </w:rPr>
              <w:t>End</w:t>
            </w:r>
            <w:r w:rsidRPr="00540852">
              <w:t xml:space="preserve"> </w:t>
            </w:r>
            <w:r w:rsidRPr="00540852">
              <w:rPr>
                <w:color w:val="0000FF"/>
              </w:rPr>
              <w:t>With</w:t>
            </w:r>
          </w:p>
          <w:p w14:paraId="1AAEB189" w14:textId="77777777" w:rsidR="00540852" w:rsidRPr="00540852" w:rsidRDefault="00540852" w:rsidP="00540852">
            <w:pPr>
              <w:pStyle w:val="ScriptingCode"/>
              <w:rPr>
                <w:color w:val="008000"/>
              </w:rPr>
            </w:pPr>
            <w:r w:rsidRPr="00540852">
              <w:t xml:space="preserve">   </w:t>
            </w:r>
            <w:r w:rsidRPr="00540852">
              <w:rPr>
                <w:color w:val="0000FF"/>
              </w:rPr>
              <w:t>If</w:t>
            </w:r>
            <w:r w:rsidRPr="00540852">
              <w:t xml:space="preserve"> Len(barcode.Text)&lt;&gt;12 </w:t>
            </w:r>
            <w:r w:rsidRPr="00540852">
              <w:rPr>
                <w:color w:val="0000FF"/>
              </w:rPr>
              <w:t>Then</w:t>
            </w:r>
            <w:r w:rsidRPr="00540852">
              <w:t xml:space="preserve"> </w:t>
            </w:r>
            <w:r w:rsidRPr="00540852">
              <w:rPr>
                <w:color w:val="0000FF"/>
              </w:rPr>
              <w:t>Exit</w:t>
            </w:r>
            <w:r w:rsidRPr="00540852">
              <w:t xml:space="preserve"> </w:t>
            </w:r>
            <w:r w:rsidRPr="00540852">
              <w:rPr>
                <w:color w:val="0000FF"/>
              </w:rPr>
              <w:t>Sub</w:t>
            </w:r>
            <w:r w:rsidRPr="00540852">
              <w:t xml:space="preserve"> </w:t>
            </w:r>
            <w:r w:rsidRPr="00540852">
              <w:rPr>
                <w:color w:val="008000"/>
              </w:rPr>
              <w:t>' this is the wrong barcode!!</w:t>
            </w:r>
          </w:p>
          <w:p w14:paraId="3ADD8540" w14:textId="77777777" w:rsidR="00540852" w:rsidRPr="00540852" w:rsidRDefault="00540852" w:rsidP="00540852">
            <w:pPr>
              <w:pStyle w:val="ScriptingCode"/>
            </w:pPr>
            <w:r w:rsidRPr="00540852">
              <w:t xml:space="preserve">   </w:t>
            </w:r>
            <w:r w:rsidRPr="00540852">
              <w:rPr>
                <w:color w:val="008000"/>
              </w:rPr>
              <w:t>'We now know we have a 12 digit barcode to split, so create the alternative to hold the results of the script locator</w:t>
            </w:r>
          </w:p>
          <w:p w14:paraId="5F4DAFBB" w14:textId="77777777" w:rsidR="00540852" w:rsidRPr="00540852" w:rsidRDefault="00540852" w:rsidP="00540852">
            <w:pPr>
              <w:pStyle w:val="ScriptingCode"/>
            </w:pPr>
            <w:r w:rsidRPr="00540852">
              <w:t xml:space="preserve">   </w:t>
            </w:r>
            <w:r w:rsidRPr="00540852">
              <w:rPr>
                <w:color w:val="0000FF"/>
              </w:rPr>
              <w:t>Set</w:t>
            </w:r>
            <w:r w:rsidRPr="00540852">
              <w:t xml:space="preserve"> alternative=pLocator.Alternatives.Create</w:t>
            </w:r>
          </w:p>
          <w:p w14:paraId="425B7DB6" w14:textId="77777777" w:rsidR="00540852" w:rsidRPr="00540852" w:rsidRDefault="00540852" w:rsidP="00540852">
            <w:pPr>
              <w:pStyle w:val="ScriptingCode"/>
            </w:pPr>
            <w:r w:rsidRPr="00540852">
              <w:t xml:space="preserve">   alternative.Confidence=barcode.Confidence </w:t>
            </w:r>
            <w:r w:rsidRPr="00540852">
              <w:rPr>
                <w:color w:val="008000"/>
              </w:rPr>
              <w:t>'Copy the barcodes' confidence</w:t>
            </w:r>
          </w:p>
          <w:p w14:paraId="4AF294B8" w14:textId="77777777" w:rsidR="00540852" w:rsidRPr="00540852" w:rsidRDefault="00540852" w:rsidP="00540852">
            <w:pPr>
              <w:pStyle w:val="ScriptingCode"/>
            </w:pPr>
            <w:r w:rsidRPr="00540852">
              <w:t xml:space="preserve">   </w:t>
            </w:r>
            <w:r w:rsidRPr="00540852">
              <w:rPr>
                <w:color w:val="0000FF"/>
              </w:rPr>
              <w:t>Set</w:t>
            </w:r>
            <w:r w:rsidRPr="00540852">
              <w:t xml:space="preserve"> subfield=alternative.SubFields.Create(</w:t>
            </w:r>
            <w:r w:rsidRPr="00540852">
              <w:rPr>
                <w:color w:val="A31515"/>
              </w:rPr>
              <w:t>"CountryCode"</w:t>
            </w:r>
            <w:r w:rsidRPr="00540852">
              <w:t>)</w:t>
            </w:r>
          </w:p>
          <w:p w14:paraId="57403C5F" w14:textId="77777777" w:rsidR="00540852" w:rsidRPr="00540852" w:rsidRDefault="00540852" w:rsidP="00540852">
            <w:pPr>
              <w:pStyle w:val="ScriptingCode"/>
            </w:pPr>
            <w:r w:rsidRPr="00540852">
              <w:t xml:space="preserve">   subfield.Text=Left(barcode,2)</w:t>
            </w:r>
          </w:p>
          <w:p w14:paraId="5658E712" w14:textId="77777777" w:rsidR="00540852" w:rsidRPr="00540852" w:rsidRDefault="00540852" w:rsidP="00540852">
            <w:pPr>
              <w:pStyle w:val="ScriptingCode"/>
            </w:pPr>
            <w:r w:rsidRPr="00540852">
              <w:t xml:space="preserve">   subfield.Confidence=barcode.Confidence</w:t>
            </w:r>
          </w:p>
          <w:p w14:paraId="2BA58039" w14:textId="77777777" w:rsidR="00540852" w:rsidRPr="00540852" w:rsidRDefault="00540852" w:rsidP="00540852">
            <w:pPr>
              <w:pStyle w:val="ScriptingCode"/>
            </w:pPr>
            <w:r w:rsidRPr="00540852">
              <w:t xml:space="preserve">   </w:t>
            </w:r>
            <w:r w:rsidRPr="00540852">
              <w:rPr>
                <w:color w:val="0000FF"/>
              </w:rPr>
              <w:t>Set</w:t>
            </w:r>
            <w:r w:rsidRPr="00540852">
              <w:t xml:space="preserve"> subfield=alternative.SubFields.Create(</w:t>
            </w:r>
            <w:r w:rsidRPr="00540852">
              <w:rPr>
                <w:color w:val="A31515"/>
              </w:rPr>
              <w:t>"CompanyCode"</w:t>
            </w:r>
            <w:r w:rsidRPr="00540852">
              <w:t>)</w:t>
            </w:r>
          </w:p>
          <w:p w14:paraId="0734C6A7" w14:textId="77777777" w:rsidR="00540852" w:rsidRPr="00540852" w:rsidRDefault="00540852" w:rsidP="00540852">
            <w:pPr>
              <w:pStyle w:val="ScriptingCode"/>
            </w:pPr>
            <w:r w:rsidRPr="00540852">
              <w:lastRenderedPageBreak/>
              <w:t xml:space="preserve">   subfield.Text=Mid(barcode,3,3) </w:t>
            </w:r>
            <w:r w:rsidRPr="00540852">
              <w:rPr>
                <w:color w:val="008000"/>
              </w:rPr>
              <w:t>' the 3rd, 4th and 5th characters of the barcode</w:t>
            </w:r>
          </w:p>
          <w:p w14:paraId="0EB5B423" w14:textId="77777777" w:rsidR="00540852" w:rsidRPr="00540852" w:rsidRDefault="00540852" w:rsidP="00540852">
            <w:pPr>
              <w:pStyle w:val="ScriptingCode"/>
            </w:pPr>
            <w:r w:rsidRPr="00540852">
              <w:t xml:space="preserve">   subfield.Confidence=barcode.Confidence</w:t>
            </w:r>
          </w:p>
          <w:p w14:paraId="6BCC506B" w14:textId="77777777" w:rsidR="00540852" w:rsidRPr="00540852" w:rsidRDefault="00540852" w:rsidP="00540852">
            <w:pPr>
              <w:pStyle w:val="ScriptingCode"/>
            </w:pPr>
            <w:r w:rsidRPr="00540852">
              <w:t xml:space="preserve">   </w:t>
            </w:r>
            <w:r w:rsidRPr="00540852">
              <w:rPr>
                <w:color w:val="0000FF"/>
              </w:rPr>
              <w:t>Set</w:t>
            </w:r>
            <w:r w:rsidRPr="00540852">
              <w:t xml:space="preserve"> subfield=alternative.SubFields.Create(</w:t>
            </w:r>
            <w:r w:rsidRPr="00540852">
              <w:rPr>
                <w:color w:val="A31515"/>
              </w:rPr>
              <w:t>"DocumentID"</w:t>
            </w:r>
            <w:r w:rsidRPr="00540852">
              <w:t>)</w:t>
            </w:r>
          </w:p>
          <w:p w14:paraId="1836116F" w14:textId="77777777" w:rsidR="00540852" w:rsidRPr="00540852" w:rsidRDefault="00540852" w:rsidP="00540852">
            <w:pPr>
              <w:pStyle w:val="ScriptingCode"/>
            </w:pPr>
            <w:r w:rsidRPr="00540852">
              <w:t xml:space="preserve">   subfield.Text=Mid(barcode,6)  </w:t>
            </w:r>
            <w:r w:rsidRPr="00540852">
              <w:rPr>
                <w:color w:val="008000"/>
              </w:rPr>
              <w:t>'6th character and following</w:t>
            </w:r>
          </w:p>
          <w:p w14:paraId="6D478CD7" w14:textId="77777777" w:rsidR="00540852" w:rsidRPr="00540852" w:rsidRDefault="00540852" w:rsidP="00540852">
            <w:pPr>
              <w:pStyle w:val="ScriptingCode"/>
            </w:pPr>
            <w:r w:rsidRPr="00540852">
              <w:t xml:space="preserve">   subfield.Confidence=barcode.Confidence</w:t>
            </w:r>
          </w:p>
          <w:p w14:paraId="6CF2F2D0" w14:textId="77777777" w:rsidR="00540852" w:rsidRPr="00540852" w:rsidRDefault="00540852" w:rsidP="00540852">
            <w:pPr>
              <w:pStyle w:val="ScriptingCode"/>
            </w:pPr>
            <w:r w:rsidRPr="00540852">
              <w:rPr>
                <w:color w:val="0000FF"/>
              </w:rPr>
              <w:t>End</w:t>
            </w:r>
            <w:r w:rsidRPr="00540852">
              <w:t xml:space="preserve"> </w:t>
            </w:r>
            <w:r w:rsidRPr="00540852">
              <w:rPr>
                <w:color w:val="0000FF"/>
              </w:rPr>
              <w:t>Su</w:t>
            </w:r>
          </w:p>
        </w:tc>
      </w:tr>
    </w:tbl>
    <w:p w14:paraId="7BABECD9" w14:textId="77777777" w:rsidR="00AF034E" w:rsidRDefault="002E5EF4" w:rsidP="002009E5">
      <w:pPr>
        <w:pStyle w:val="Heading2"/>
        <w:rPr>
          <w:lang w:val="en-GB"/>
        </w:rPr>
      </w:pPr>
      <w:bookmarkStart w:id="607" w:name="_Toc386812644"/>
      <w:r>
        <w:rPr>
          <w:lang w:val="en-GB"/>
        </w:rPr>
        <w:lastRenderedPageBreak/>
        <w:t>“</w:t>
      </w:r>
      <w:r w:rsidR="00AF034E">
        <w:rPr>
          <w:lang w:val="en-GB"/>
        </w:rPr>
        <w:t>In-Place</w:t>
      </w:r>
      <w:r>
        <w:rPr>
          <w:lang w:val="en-GB"/>
        </w:rPr>
        <w:t>”</w:t>
      </w:r>
      <w:r w:rsidR="00AF034E">
        <w:rPr>
          <w:lang w:val="en-GB"/>
        </w:rPr>
        <w:t xml:space="preserve"> </w:t>
      </w:r>
      <w:r w:rsidR="009F217A">
        <w:rPr>
          <w:lang w:val="en-GB"/>
        </w:rPr>
        <w:t xml:space="preserve">Locator </w:t>
      </w:r>
      <w:r w:rsidR="003B47FA">
        <w:rPr>
          <w:lang w:val="en-GB"/>
        </w:rPr>
        <w:t xml:space="preserve">Alternative </w:t>
      </w:r>
      <w:r w:rsidR="00AF034E">
        <w:rPr>
          <w:lang w:val="en-GB"/>
        </w:rPr>
        <w:t>Editing</w:t>
      </w:r>
      <w:bookmarkEnd w:id="607"/>
      <w:r>
        <w:rPr>
          <w:lang w:val="en-GB"/>
        </w:rPr>
        <w:fldChar w:fldCharType="begin"/>
      </w:r>
      <w:r>
        <w:instrText xml:space="preserve"> XE "</w:instrText>
      </w:r>
      <w:r w:rsidRPr="009118DD">
        <w:rPr>
          <w:lang w:val="en-GB"/>
        </w:rPr>
        <w:instrText>Locator</w:instrText>
      </w:r>
      <w:r w:rsidRPr="009118DD">
        <w:instrText>:</w:instrText>
      </w:r>
      <w:r>
        <w:rPr>
          <w:rFonts w:asciiTheme="minorHAnsi" w:eastAsiaTheme="minorEastAsia" w:hAnsiTheme="minorHAnsi" w:cstheme="minorBidi"/>
          <w:b w:val="0"/>
          <w:color w:val="auto"/>
          <w:sz w:val="22"/>
          <w:szCs w:val="22"/>
          <w:lang w:val="en-GB" w:eastAsia="en-GB" w:bidi="ar-SA"/>
        </w:rPr>
        <w:instrText>\</w:instrText>
      </w:r>
      <w:r w:rsidRPr="009118DD">
        <w:rPr>
          <w:lang w:val="en-GB"/>
        </w:rPr>
        <w:instrText>"In Place</w:instrText>
      </w:r>
      <w:r>
        <w:rPr>
          <w:rFonts w:asciiTheme="minorHAnsi" w:eastAsiaTheme="minorEastAsia" w:hAnsiTheme="minorHAnsi" w:cstheme="minorBidi"/>
          <w:b w:val="0"/>
          <w:color w:val="auto"/>
          <w:sz w:val="22"/>
          <w:szCs w:val="22"/>
          <w:lang w:val="en-GB" w:eastAsia="en-GB" w:bidi="ar-SA"/>
        </w:rPr>
        <w:instrText>\</w:instrText>
      </w:r>
      <w:r w:rsidRPr="009118DD">
        <w:rPr>
          <w:lang w:val="en-GB"/>
        </w:rPr>
        <w:instrText>" Scripting</w:instrText>
      </w:r>
      <w:r>
        <w:instrText xml:space="preserve">" </w:instrText>
      </w:r>
      <w:r>
        <w:rPr>
          <w:lang w:val="en-GB"/>
        </w:rPr>
        <w:fldChar w:fldCharType="end"/>
      </w:r>
      <w:r>
        <w:rPr>
          <w:lang w:val="en-GB"/>
        </w:rPr>
        <w:fldChar w:fldCharType="begin"/>
      </w:r>
      <w:r>
        <w:instrText xml:space="preserve"> XE "</w:instrText>
      </w:r>
      <w:r>
        <w:rPr>
          <w:b w:val="0"/>
          <w:color w:val="auto"/>
          <w:sz w:val="20"/>
          <w:szCs w:val="20"/>
        </w:rPr>
        <w:instrText>\</w:instrText>
      </w:r>
      <w:r w:rsidRPr="001E102F">
        <w:rPr>
          <w:lang w:val="en-GB"/>
        </w:rPr>
        <w:instrText>"In-Place</w:instrText>
      </w:r>
      <w:r>
        <w:rPr>
          <w:b w:val="0"/>
          <w:color w:val="auto"/>
          <w:sz w:val="20"/>
          <w:szCs w:val="20"/>
        </w:rPr>
        <w:instrText>\</w:instrText>
      </w:r>
      <w:r w:rsidRPr="001E102F">
        <w:rPr>
          <w:lang w:val="en-GB"/>
        </w:rPr>
        <w:instrText>" Locator Scripting</w:instrText>
      </w:r>
      <w:r>
        <w:instrText xml:space="preserve">" </w:instrText>
      </w:r>
      <w:r>
        <w:rPr>
          <w:lang w:val="en-GB"/>
        </w:rPr>
        <w:fldChar w:fldCharType="end"/>
      </w:r>
    </w:p>
    <w:p w14:paraId="0DAA2E61" w14:textId="77777777" w:rsidR="000A6C4F" w:rsidRDefault="00324A9B" w:rsidP="00324A9B">
      <w:pPr>
        <w:rPr>
          <w:lang w:val="en-GB"/>
        </w:rPr>
      </w:pPr>
      <w:r>
        <w:rPr>
          <w:lang w:val="en-GB"/>
        </w:rPr>
        <w:t>In-place editing is a technique you can use to</w:t>
      </w:r>
      <w:r w:rsidR="003B47FA">
        <w:rPr>
          <w:lang w:val="en-GB"/>
        </w:rPr>
        <w:t xml:space="preserve"> change the alternatives of preceding locators directly.</w:t>
      </w:r>
    </w:p>
    <w:p w14:paraId="54C2084B" w14:textId="77777777" w:rsidR="000A6C4F" w:rsidRDefault="000A6C4F" w:rsidP="00324A9B">
      <w:pPr>
        <w:rPr>
          <w:lang w:val="en-GB"/>
        </w:rPr>
      </w:pPr>
      <w:r>
        <w:rPr>
          <w:lang w:val="en-GB"/>
        </w:rPr>
        <w:t xml:space="preserve">KTM runs all of the locators and </w:t>
      </w:r>
      <w:r w:rsidRPr="000A6C4F">
        <w:rPr>
          <w:lang w:val="en-GB"/>
        </w:rPr>
        <w:t>afterwards</w:t>
      </w:r>
      <w:r>
        <w:rPr>
          <w:lang w:val="en-GB"/>
        </w:rPr>
        <w:t xml:space="preserve"> copies locators into fields. This means if a locator changes a previous locator’s results then the changed results will ultimately be copied to the fields.</w:t>
      </w:r>
    </w:p>
    <w:p w14:paraId="32C502E8" w14:textId="77777777" w:rsidR="000A6C4F" w:rsidRDefault="000A6C4F" w:rsidP="00324A9B">
      <w:pPr>
        <w:rPr>
          <w:lang w:val="en-GB"/>
        </w:rPr>
      </w:pPr>
      <w:r>
        <w:rPr>
          <w:lang w:val="en-GB"/>
        </w:rPr>
        <w:t>Using in-place editing is better than writing code in Document_AfterExtract event, because you are still using all of the field formatters, validation rules, and field thresholds and confidences correctly. You also do not interfere with the learning mechanisms.</w:t>
      </w:r>
    </w:p>
    <w:p w14:paraId="4B0D5A11" w14:textId="77777777" w:rsidR="002E5EF4" w:rsidRPr="000A6C4F" w:rsidRDefault="002E5EF4" w:rsidP="00324A9B">
      <w:pPr>
        <w:rPr>
          <w:lang w:val="en-GB"/>
        </w:rPr>
      </w:pPr>
      <w:r>
        <w:rPr>
          <w:lang w:val="en-GB"/>
        </w:rPr>
        <w:t>The only disadvantage to using “in-place” editing is that you cannot see the results of your script locator when you press TEST. Also script locators don’t have the option to run all previous locators when testing. I usually put a breakpoint (F9) in my script and then process (F7) on a document to test and show the variables in the Watch Window (CTRL-W)</w:t>
      </w:r>
      <w:r w:rsidR="00C47C33">
        <w:rPr>
          <w:lang w:val="en-GB"/>
        </w:rPr>
        <w:t>.</w:t>
      </w:r>
    </w:p>
    <w:p w14:paraId="5A452B92" w14:textId="77777777" w:rsidR="00324A9B" w:rsidRDefault="003B47FA" w:rsidP="00324A9B">
      <w:pPr>
        <w:rPr>
          <w:lang w:val="en-GB"/>
        </w:rPr>
      </w:pPr>
      <w:r w:rsidRPr="000A6C4F">
        <w:rPr>
          <w:lang w:val="en-GB"/>
        </w:rPr>
        <w:t>There</w:t>
      </w:r>
      <w:r>
        <w:rPr>
          <w:lang w:val="en-GB"/>
        </w:rPr>
        <w:t xml:space="preserve"> are 3 occasions when this is important</w:t>
      </w:r>
      <w:r w:rsidR="000A6C4F">
        <w:rPr>
          <w:lang w:val="en-GB"/>
        </w:rPr>
        <w:t>.</w:t>
      </w:r>
    </w:p>
    <w:p w14:paraId="2AA5615F" w14:textId="77777777" w:rsidR="00324A9B" w:rsidRDefault="00324A9B" w:rsidP="003B47FA">
      <w:pPr>
        <w:pStyle w:val="Heading3"/>
      </w:pPr>
      <w:bookmarkStart w:id="608" w:name="_Toc386812645"/>
      <w:r>
        <w:t>Multifield Script Locators</w:t>
      </w:r>
      <w:bookmarkEnd w:id="608"/>
    </w:p>
    <w:p w14:paraId="2595517B" w14:textId="77777777" w:rsidR="003B47FA" w:rsidRDefault="003B47FA" w:rsidP="003B47FA">
      <w:pPr>
        <w:rPr>
          <w:lang w:val="en-GB"/>
        </w:rPr>
      </w:pPr>
      <w:r>
        <w:rPr>
          <w:lang w:val="en-GB"/>
        </w:rPr>
        <w:t>Let’s say that you want to change the results of the Amount Group Locator, which has 24 subfields.</w:t>
      </w:r>
    </w:p>
    <w:p w14:paraId="6C639899" w14:textId="77777777" w:rsidR="003B47FA" w:rsidRDefault="003B47FA" w:rsidP="003B47FA">
      <w:pPr>
        <w:rPr>
          <w:lang w:val="en-GB"/>
        </w:rPr>
      </w:pPr>
      <w:r>
        <w:rPr>
          <w:lang w:val="en-GB"/>
        </w:rPr>
        <w:t>Instead of creating the exact same</w:t>
      </w:r>
      <w:r w:rsidR="000A6C4F">
        <w:rPr>
          <w:lang w:val="en-GB"/>
        </w:rPr>
        <w:t xml:space="preserve"> 24</w:t>
      </w:r>
      <w:r>
        <w:rPr>
          <w:lang w:val="en-GB"/>
        </w:rPr>
        <w:t xml:space="preserve"> subfields in the script locator and copying all the values </w:t>
      </w:r>
      <w:r w:rsidR="000A6C4F">
        <w:rPr>
          <w:lang w:val="en-GB"/>
        </w:rPr>
        <w:t xml:space="preserve">24 times </w:t>
      </w:r>
      <w:r>
        <w:rPr>
          <w:lang w:val="en-GB"/>
        </w:rPr>
        <w:t>(and losing trainability for the fields) just do the following.</w:t>
      </w:r>
    </w:p>
    <w:tbl>
      <w:tblPr>
        <w:tblStyle w:val="TableGrid"/>
        <w:tblW w:w="0" w:type="auto"/>
        <w:tblLook w:val="04A0" w:firstRow="1" w:lastRow="0" w:firstColumn="1" w:lastColumn="0" w:noHBand="0" w:noVBand="1"/>
      </w:tblPr>
      <w:tblGrid>
        <w:gridCol w:w="11304"/>
      </w:tblGrid>
      <w:tr w:rsidR="00451F97" w14:paraId="6A1B8540" w14:textId="77777777" w:rsidTr="00451F97">
        <w:tc>
          <w:tcPr>
            <w:tcW w:w="11304" w:type="dxa"/>
          </w:tcPr>
          <w:p w14:paraId="43E21945" w14:textId="77777777" w:rsidR="00451F97" w:rsidRPr="003E6663"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E6663">
              <w:rPr>
                <w:rFonts w:ascii="Courier New" w:hAnsi="Courier New" w:cs="Courier New"/>
                <w:color w:val="0000FF"/>
                <w:sz w:val="20"/>
                <w:szCs w:val="20"/>
                <w:lang w:val="en-GB" w:eastAsia="en-GB" w:bidi="ar-SA"/>
              </w:rPr>
              <w:t>Private</w:t>
            </w: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Sub</w:t>
            </w:r>
            <w:r w:rsidRPr="003E6663">
              <w:rPr>
                <w:rFonts w:ascii="Courier New" w:hAnsi="Courier New" w:cs="Courier New"/>
                <w:color w:val="333333"/>
                <w:sz w:val="20"/>
                <w:szCs w:val="20"/>
                <w:lang w:val="en-GB" w:eastAsia="en-GB" w:bidi="ar-SA"/>
              </w:rPr>
              <w:t xml:space="preserve"> SL_ChangeAGLResults(</w:t>
            </w:r>
            <w:r w:rsidRPr="003E6663">
              <w:rPr>
                <w:rFonts w:ascii="Courier New" w:hAnsi="Courier New" w:cs="Courier New"/>
                <w:color w:val="0000FF"/>
                <w:sz w:val="20"/>
                <w:szCs w:val="20"/>
                <w:lang w:val="en-GB" w:eastAsia="en-GB" w:bidi="ar-SA"/>
              </w:rPr>
              <w:t>ByVal</w:t>
            </w:r>
            <w:r w:rsidRPr="003E6663">
              <w:rPr>
                <w:rFonts w:ascii="Courier New" w:hAnsi="Courier New" w:cs="Courier New"/>
                <w:color w:val="333333"/>
                <w:sz w:val="20"/>
                <w:szCs w:val="20"/>
                <w:lang w:val="en-GB" w:eastAsia="en-GB" w:bidi="ar-SA"/>
              </w:rPr>
              <w:t xml:space="preserve"> pXDoc </w:t>
            </w:r>
            <w:r w:rsidRPr="003E6663">
              <w:rPr>
                <w:rFonts w:ascii="Courier New" w:hAnsi="Courier New" w:cs="Courier New"/>
                <w:color w:val="0000FF"/>
                <w:sz w:val="20"/>
                <w:szCs w:val="20"/>
                <w:lang w:val="en-GB" w:eastAsia="en-GB" w:bidi="ar-SA"/>
              </w:rPr>
              <w:t>As</w:t>
            </w:r>
            <w:r w:rsidRPr="003E6663">
              <w:rPr>
                <w:rFonts w:ascii="Courier New" w:hAnsi="Courier New" w:cs="Courier New"/>
                <w:color w:val="333333"/>
                <w:sz w:val="20"/>
                <w:szCs w:val="20"/>
                <w:lang w:val="en-GB" w:eastAsia="en-GB" w:bidi="ar-SA"/>
              </w:rPr>
              <w:t xml:space="preserve"> CASCADELib.CscXDocument, </w:t>
            </w:r>
            <w:r w:rsidRPr="003E6663">
              <w:rPr>
                <w:rFonts w:ascii="Courier New" w:hAnsi="Courier New" w:cs="Courier New"/>
                <w:color w:val="0000FF"/>
                <w:sz w:val="20"/>
                <w:szCs w:val="20"/>
                <w:lang w:val="en-GB" w:eastAsia="en-GB" w:bidi="ar-SA"/>
              </w:rPr>
              <w:t>ByVal</w:t>
            </w:r>
            <w:r w:rsidRPr="003E6663">
              <w:rPr>
                <w:rFonts w:ascii="Courier New" w:hAnsi="Courier New" w:cs="Courier New"/>
                <w:color w:val="333333"/>
                <w:sz w:val="20"/>
                <w:szCs w:val="20"/>
                <w:lang w:val="en-GB" w:eastAsia="en-GB" w:bidi="ar-SA"/>
              </w:rPr>
              <w:t xml:space="preserve"> pLocator </w:t>
            </w:r>
            <w:r w:rsidRPr="003E6663">
              <w:rPr>
                <w:rFonts w:ascii="Courier New" w:hAnsi="Courier New" w:cs="Courier New"/>
                <w:color w:val="0000FF"/>
                <w:sz w:val="20"/>
                <w:szCs w:val="20"/>
                <w:lang w:val="en-GB" w:eastAsia="en-GB" w:bidi="ar-SA"/>
              </w:rPr>
              <w:t>As</w:t>
            </w:r>
            <w:r w:rsidRPr="003E6663">
              <w:rPr>
                <w:rFonts w:ascii="Courier New" w:hAnsi="Courier New" w:cs="Courier New"/>
                <w:color w:val="333333"/>
                <w:sz w:val="20"/>
                <w:szCs w:val="20"/>
                <w:lang w:val="en-GB" w:eastAsia="en-GB" w:bidi="ar-SA"/>
              </w:rPr>
              <w:t xml:space="preserve"> CASCADELib.CscXDocField)</w:t>
            </w:r>
          </w:p>
          <w:p w14:paraId="53F0574A" w14:textId="77777777" w:rsidR="00451F97" w:rsidRPr="003E6663"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Dim</w:t>
            </w:r>
            <w:r w:rsidRPr="003E6663">
              <w:rPr>
                <w:rFonts w:ascii="Courier New" w:hAnsi="Courier New" w:cs="Courier New"/>
                <w:color w:val="333333"/>
                <w:sz w:val="20"/>
                <w:szCs w:val="20"/>
                <w:lang w:val="en-GB" w:eastAsia="en-GB" w:bidi="ar-SA"/>
              </w:rPr>
              <w:t xml:space="preserve"> alts </w:t>
            </w:r>
            <w:r w:rsidRPr="003E6663">
              <w:rPr>
                <w:rFonts w:ascii="Courier New" w:hAnsi="Courier New" w:cs="Courier New"/>
                <w:color w:val="0000FF"/>
                <w:sz w:val="20"/>
                <w:szCs w:val="20"/>
                <w:lang w:val="en-GB" w:eastAsia="en-GB" w:bidi="ar-SA"/>
              </w:rPr>
              <w:t>As</w:t>
            </w:r>
            <w:r w:rsidRPr="003E6663">
              <w:rPr>
                <w:rFonts w:ascii="Courier New" w:hAnsi="Courier New" w:cs="Courier New"/>
                <w:color w:val="333333"/>
                <w:sz w:val="20"/>
                <w:szCs w:val="20"/>
                <w:lang w:val="en-GB" w:eastAsia="en-GB" w:bidi="ar-SA"/>
              </w:rPr>
              <w:t xml:space="preserve"> CscXDocFieldAlternatives, a </w:t>
            </w:r>
            <w:r w:rsidRPr="003E6663">
              <w:rPr>
                <w:rFonts w:ascii="Courier New" w:hAnsi="Courier New" w:cs="Courier New"/>
                <w:color w:val="0000FF"/>
                <w:sz w:val="20"/>
                <w:szCs w:val="20"/>
                <w:lang w:val="en-GB" w:eastAsia="en-GB" w:bidi="ar-SA"/>
              </w:rPr>
              <w:t>As</w:t>
            </w: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2B91AF"/>
                <w:sz w:val="20"/>
                <w:szCs w:val="20"/>
                <w:lang w:val="en-GB" w:eastAsia="en-GB" w:bidi="ar-SA"/>
              </w:rPr>
              <w:t>Long</w:t>
            </w:r>
          </w:p>
          <w:p w14:paraId="465188F3" w14:textId="77777777" w:rsidR="00451F97" w:rsidRPr="003E6663"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Set</w:t>
            </w:r>
            <w:r w:rsidRPr="003E6663">
              <w:rPr>
                <w:rFonts w:ascii="Courier New" w:hAnsi="Courier New" w:cs="Courier New"/>
                <w:color w:val="333333"/>
                <w:sz w:val="20"/>
                <w:szCs w:val="20"/>
                <w:lang w:val="en-GB" w:eastAsia="en-GB" w:bidi="ar-SA"/>
              </w:rPr>
              <w:t xml:space="preserve"> alts=pXDoc.Locators.ItemByName(</w:t>
            </w:r>
            <w:r w:rsidRPr="003E6663">
              <w:rPr>
                <w:rFonts w:ascii="Courier New" w:hAnsi="Courier New" w:cs="Courier New"/>
                <w:color w:val="A31515"/>
                <w:sz w:val="20"/>
                <w:szCs w:val="20"/>
                <w:lang w:val="en-GB" w:eastAsia="en-GB" w:bidi="ar-SA"/>
              </w:rPr>
              <w:t>"AGL"</w:t>
            </w:r>
            <w:r w:rsidRPr="003E6663">
              <w:rPr>
                <w:rFonts w:ascii="Courier New" w:hAnsi="Courier New" w:cs="Courier New"/>
                <w:color w:val="333333"/>
                <w:sz w:val="20"/>
                <w:szCs w:val="20"/>
                <w:lang w:val="en-GB" w:eastAsia="en-GB" w:bidi="ar-SA"/>
              </w:rPr>
              <w:t>).Alternatives</w:t>
            </w:r>
          </w:p>
          <w:p w14:paraId="40FFAEAA" w14:textId="77777777" w:rsidR="00451F97" w:rsidRPr="003E6663"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8000"/>
                <w:sz w:val="20"/>
                <w:szCs w:val="20"/>
                <w:lang w:val="en-GB" w:eastAsia="en-GB" w:bidi="ar-SA"/>
              </w:rPr>
              <w:t>'If a currency is not found, set it to USD</w:t>
            </w:r>
          </w:p>
          <w:p w14:paraId="2BDC882D" w14:textId="77777777" w:rsidR="00451F97" w:rsidRPr="003E6663"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For</w:t>
            </w:r>
            <w:r w:rsidRPr="003E6663">
              <w:rPr>
                <w:rFonts w:ascii="Courier New" w:hAnsi="Courier New" w:cs="Courier New"/>
                <w:color w:val="333333"/>
                <w:sz w:val="20"/>
                <w:szCs w:val="20"/>
                <w:lang w:val="en-GB" w:eastAsia="en-GB" w:bidi="ar-SA"/>
              </w:rPr>
              <w:t xml:space="preserve"> a = 0 </w:t>
            </w:r>
            <w:r w:rsidRPr="003E6663">
              <w:rPr>
                <w:rFonts w:ascii="Courier New" w:hAnsi="Courier New" w:cs="Courier New"/>
                <w:color w:val="0000FF"/>
                <w:sz w:val="20"/>
                <w:szCs w:val="20"/>
                <w:lang w:val="en-GB" w:eastAsia="en-GB" w:bidi="ar-SA"/>
              </w:rPr>
              <w:t>To</w:t>
            </w:r>
            <w:r w:rsidRPr="003E6663">
              <w:rPr>
                <w:rFonts w:ascii="Courier New" w:hAnsi="Courier New" w:cs="Courier New"/>
                <w:color w:val="333333"/>
                <w:sz w:val="20"/>
                <w:szCs w:val="20"/>
                <w:lang w:val="en-GB" w:eastAsia="en-GB" w:bidi="ar-SA"/>
              </w:rPr>
              <w:t xml:space="preserve"> alts.Count-1</w:t>
            </w:r>
          </w:p>
          <w:p w14:paraId="4660E6B6" w14:textId="77777777" w:rsidR="00451F97" w:rsidRPr="003E6663"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With</w:t>
            </w:r>
            <w:r w:rsidRPr="003E6663">
              <w:rPr>
                <w:rFonts w:ascii="Courier New" w:hAnsi="Courier New" w:cs="Courier New"/>
                <w:color w:val="333333"/>
                <w:sz w:val="20"/>
                <w:szCs w:val="20"/>
                <w:lang w:val="en-GB" w:eastAsia="en-GB" w:bidi="ar-SA"/>
              </w:rPr>
              <w:t xml:space="preserve"> alts(a).SubFields.ItemByName(</w:t>
            </w:r>
            <w:r w:rsidRPr="003E6663">
              <w:rPr>
                <w:rFonts w:ascii="Courier New" w:hAnsi="Courier New" w:cs="Courier New"/>
                <w:color w:val="A31515"/>
                <w:sz w:val="20"/>
                <w:szCs w:val="20"/>
                <w:lang w:val="en-GB" w:eastAsia="en-GB" w:bidi="ar-SA"/>
              </w:rPr>
              <w:t>"Currency"</w:t>
            </w:r>
            <w:r w:rsidRPr="003E6663">
              <w:rPr>
                <w:rFonts w:ascii="Courier New" w:hAnsi="Courier New" w:cs="Courier New"/>
                <w:color w:val="333333"/>
                <w:sz w:val="20"/>
                <w:szCs w:val="20"/>
                <w:lang w:val="en-GB" w:eastAsia="en-GB" w:bidi="ar-SA"/>
              </w:rPr>
              <w:t>)</w:t>
            </w:r>
          </w:p>
          <w:p w14:paraId="0E7FAF15" w14:textId="77777777" w:rsidR="00451F97" w:rsidRPr="003E6663"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If</w:t>
            </w:r>
            <w:r w:rsidRPr="003E6663">
              <w:rPr>
                <w:rFonts w:ascii="Courier New" w:hAnsi="Courier New" w:cs="Courier New"/>
                <w:color w:val="333333"/>
                <w:sz w:val="20"/>
                <w:szCs w:val="20"/>
                <w:lang w:val="en-GB" w:eastAsia="en-GB" w:bidi="ar-SA"/>
              </w:rPr>
              <w:t xml:space="preserve"> .Text=</w:t>
            </w:r>
            <w:r w:rsidRPr="003E6663">
              <w:rPr>
                <w:rFonts w:ascii="Courier New" w:hAnsi="Courier New" w:cs="Courier New"/>
                <w:color w:val="A31515"/>
                <w:sz w:val="20"/>
                <w:szCs w:val="20"/>
                <w:lang w:val="en-GB" w:eastAsia="en-GB" w:bidi="ar-SA"/>
              </w:rPr>
              <w:t>""</w:t>
            </w: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Then</w:t>
            </w:r>
            <w:r w:rsidRPr="003E6663">
              <w:rPr>
                <w:rFonts w:ascii="Courier New" w:hAnsi="Courier New" w:cs="Courier New"/>
                <w:color w:val="333333"/>
                <w:sz w:val="20"/>
                <w:szCs w:val="20"/>
                <w:lang w:val="en-GB" w:eastAsia="en-GB" w:bidi="ar-SA"/>
              </w:rPr>
              <w:t xml:space="preserve"> .Text=</w:t>
            </w:r>
            <w:r w:rsidRPr="003E6663">
              <w:rPr>
                <w:rFonts w:ascii="Courier New" w:hAnsi="Courier New" w:cs="Courier New"/>
                <w:color w:val="A31515"/>
                <w:sz w:val="20"/>
                <w:szCs w:val="20"/>
                <w:lang w:val="en-GB" w:eastAsia="en-GB" w:bidi="ar-SA"/>
              </w:rPr>
              <w:t>"USD"</w:t>
            </w:r>
            <w:r w:rsidRPr="003E6663">
              <w:rPr>
                <w:rFonts w:ascii="Courier New" w:hAnsi="Courier New" w:cs="Courier New"/>
                <w:color w:val="333333"/>
                <w:sz w:val="20"/>
                <w:szCs w:val="20"/>
                <w:lang w:val="en-GB" w:eastAsia="en-GB" w:bidi="ar-SA"/>
              </w:rPr>
              <w:t>: .Confidence=1.0</w:t>
            </w:r>
          </w:p>
          <w:p w14:paraId="536C7FBC" w14:textId="77777777" w:rsidR="00451F97" w:rsidRPr="003E6663"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End</w:t>
            </w: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With</w:t>
            </w:r>
          </w:p>
          <w:p w14:paraId="046D379A" w14:textId="77777777" w:rsidR="00451F97" w:rsidRPr="003E6663"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Next</w:t>
            </w:r>
          </w:p>
          <w:p w14:paraId="6CFABC6D"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E6663">
              <w:rPr>
                <w:rFonts w:ascii="Courier New" w:hAnsi="Courier New" w:cs="Courier New"/>
                <w:color w:val="0000FF"/>
                <w:sz w:val="20"/>
                <w:szCs w:val="20"/>
                <w:lang w:val="en-GB" w:eastAsia="en-GB" w:bidi="ar-SA"/>
              </w:rPr>
              <w:t>End</w:t>
            </w:r>
            <w:r w:rsidRPr="003E6663">
              <w:rPr>
                <w:rFonts w:ascii="Courier New" w:hAnsi="Courier New" w:cs="Courier New"/>
                <w:color w:val="333333"/>
                <w:sz w:val="20"/>
                <w:szCs w:val="20"/>
                <w:lang w:val="en-GB" w:eastAsia="en-GB" w:bidi="ar-SA"/>
              </w:rPr>
              <w:t xml:space="preserve"> </w:t>
            </w:r>
            <w:r w:rsidRPr="003E6663">
              <w:rPr>
                <w:rFonts w:ascii="Courier New" w:hAnsi="Courier New" w:cs="Courier New"/>
                <w:color w:val="0000FF"/>
                <w:sz w:val="20"/>
                <w:szCs w:val="20"/>
                <w:lang w:val="en-GB" w:eastAsia="en-GB" w:bidi="ar-SA"/>
              </w:rPr>
              <w:t>Sub</w:t>
            </w:r>
          </w:p>
        </w:tc>
      </w:tr>
    </w:tbl>
    <w:p w14:paraId="3CD3D891" w14:textId="77777777" w:rsidR="00282530" w:rsidRDefault="00282530" w:rsidP="00282530">
      <w:pPr>
        <w:pStyle w:val="Heading3"/>
      </w:pPr>
      <w:bookmarkStart w:id="609" w:name="_Toc386812646"/>
      <w:r>
        <w:t>Manipulating Trainable Locator Results</w:t>
      </w:r>
      <w:bookmarkEnd w:id="609"/>
    </w:p>
    <w:p w14:paraId="2628173B" w14:textId="77777777" w:rsidR="00282530" w:rsidRPr="00282530" w:rsidRDefault="00282530" w:rsidP="00282530">
      <w:pPr>
        <w:rPr>
          <w:lang w:val="en-GB"/>
        </w:rPr>
      </w:pPr>
      <w:r>
        <w:rPr>
          <w:lang w:val="en-GB"/>
        </w:rPr>
        <w:t>Script locators do not produce trainable results. So either use in-place editing on the trainable locator, or use an Evaluator to combine results together in the way you like.</w:t>
      </w:r>
    </w:p>
    <w:p w14:paraId="6B100321" w14:textId="77777777" w:rsidR="00324A9B" w:rsidRDefault="00324A9B" w:rsidP="003B47FA">
      <w:pPr>
        <w:pStyle w:val="Heading3"/>
      </w:pPr>
      <w:bookmarkStart w:id="610" w:name="_Toc386812647"/>
      <w:r>
        <w:t>Scripting Tables</w:t>
      </w:r>
      <w:bookmarkEnd w:id="610"/>
      <w:r w:rsidR="002E5EF4">
        <w:fldChar w:fldCharType="begin"/>
      </w:r>
      <w:r w:rsidR="002E5EF4">
        <w:instrText xml:space="preserve"> XE "</w:instrText>
      </w:r>
      <w:r w:rsidR="002E5EF4" w:rsidRPr="00DD35F0">
        <w:instrText>Table</w:instrText>
      </w:r>
      <w:r w:rsidR="002E5EF4">
        <w:instrText>s</w:instrText>
      </w:r>
      <w:r w:rsidR="002E5EF4" w:rsidRPr="00DD35F0">
        <w:instrText>:Scripting</w:instrText>
      </w:r>
      <w:r w:rsidR="002E5EF4">
        <w:instrText xml:space="preserve">" </w:instrText>
      </w:r>
      <w:r w:rsidR="002E5EF4">
        <w:fldChar w:fldCharType="end"/>
      </w:r>
      <w:r w:rsidR="002E5EF4">
        <w:fldChar w:fldCharType="begin"/>
      </w:r>
      <w:r w:rsidR="002E5EF4">
        <w:instrText xml:space="preserve"> XE "</w:instrText>
      </w:r>
      <w:r w:rsidR="002E5EF4" w:rsidRPr="004A2FF4">
        <w:instrText>Scripting:Tables</w:instrText>
      </w:r>
      <w:r w:rsidR="002E5EF4">
        <w:instrText xml:space="preserve">" </w:instrText>
      </w:r>
      <w:r w:rsidR="002E5EF4">
        <w:fldChar w:fldCharType="end"/>
      </w:r>
    </w:p>
    <w:p w14:paraId="6054FAE1" w14:textId="77777777" w:rsidR="000A6C4F" w:rsidRDefault="000A6C4F" w:rsidP="000A6C4F">
      <w:pPr>
        <w:rPr>
          <w:lang w:val="en-GB"/>
        </w:rPr>
      </w:pPr>
      <w:r>
        <w:rPr>
          <w:lang w:val="en-GB"/>
        </w:rPr>
        <w:t xml:space="preserve">Script locators do not support table objects. Table Locators are trainable. By editing or creating table rows </w:t>
      </w:r>
      <w:r w:rsidR="002E5EF4">
        <w:rPr>
          <w:lang w:val="en-GB"/>
        </w:rPr>
        <w:t>with “in place” scripting,</w:t>
      </w:r>
      <w:r>
        <w:rPr>
          <w:lang w:val="en-GB"/>
        </w:rPr>
        <w:t xml:space="preserve"> you can have automatic table location, specific knowledge bases, table interpolation in Validation Module and table learning all working together.</w:t>
      </w:r>
    </w:p>
    <w:p w14:paraId="3729672D" w14:textId="77777777" w:rsidR="000A6C4F" w:rsidRDefault="000A6C4F" w:rsidP="000A6C4F">
      <w:pPr>
        <w:rPr>
          <w:lang w:val="en-GB"/>
        </w:rPr>
      </w:pPr>
      <w:r>
        <w:rPr>
          <w:lang w:val="en-GB"/>
        </w:rPr>
        <w:t xml:space="preserve">A Table Locator </w:t>
      </w:r>
      <w:r w:rsidRPr="000A6C4F">
        <w:rPr>
          <w:b/>
          <w:lang w:val="en-GB"/>
        </w:rPr>
        <w:t>always</w:t>
      </w:r>
      <w:r>
        <w:rPr>
          <w:lang w:val="en-GB"/>
        </w:rPr>
        <w:t xml:space="preserve"> creates a table object, even when no rows are detected.</w:t>
      </w:r>
    </w:p>
    <w:p w14:paraId="4A67F03B" w14:textId="77777777" w:rsidR="002E5EF4" w:rsidRDefault="002E5EF4" w:rsidP="000A6C4F">
      <w:pPr>
        <w:rPr>
          <w:lang w:val="en-GB"/>
        </w:rPr>
      </w:pPr>
      <w:r>
        <w:rPr>
          <w:lang w:val="en-GB"/>
        </w:rPr>
        <w:lastRenderedPageBreak/>
        <w:t xml:space="preserve">The only way to give table cells coordinates is to use </w:t>
      </w:r>
      <w:r w:rsidRPr="009F217A">
        <w:t>cell.AddWordData</w:t>
      </w:r>
      <w:r>
        <w:t xml:space="preserve">(word). Use either </w:t>
      </w:r>
      <w:r w:rsidRPr="002E5EF4">
        <w:rPr>
          <w:rStyle w:val="ScriptingCodeChar"/>
        </w:rPr>
        <w:t>pXDoc.GetWordsInRect()</w:t>
      </w:r>
      <w:r>
        <w:t xml:space="preserve"> or </w:t>
      </w:r>
      <w:r>
        <w:rPr>
          <w:rStyle w:val="ScriptingCodeChar"/>
        </w:rPr>
        <w:t>D</w:t>
      </w:r>
      <w:r w:rsidRPr="002E5EF4">
        <w:rPr>
          <w:rStyle w:val="ScriptingCodeChar"/>
        </w:rPr>
        <w:t xml:space="preserve">im </w:t>
      </w:r>
      <w:r>
        <w:rPr>
          <w:rStyle w:val="ScriptingCodeChar"/>
        </w:rPr>
        <w:t>W</w:t>
      </w:r>
      <w:r w:rsidRPr="002E5EF4">
        <w:rPr>
          <w:rStyle w:val="ScriptingCodeChar"/>
        </w:rPr>
        <w:t>ord as new CSCXDocument</w:t>
      </w:r>
      <w:r>
        <w:t xml:space="preserve"> to make words.</w:t>
      </w:r>
    </w:p>
    <w:p w14:paraId="1077DAD5" w14:textId="77777777" w:rsidR="000A6C4F" w:rsidRDefault="000A6C4F" w:rsidP="000A6C4F">
      <w:pPr>
        <w:rPr>
          <w:lang w:val="en-GB"/>
        </w:rPr>
      </w:pPr>
      <w:r>
        <w:rPr>
          <w:lang w:val="en-GB"/>
        </w:rPr>
        <w:t>If you delete rows from a table, make sure that you handle the row index carefully – this is easiest by starting at the last row of the table.</w:t>
      </w:r>
    </w:p>
    <w:p w14:paraId="6112D739" w14:textId="77777777" w:rsidR="00282530" w:rsidRDefault="00282530" w:rsidP="00282530">
      <w:pPr>
        <w:pStyle w:val="HTMLPreformatted"/>
        <w:spacing w:line="244" w:lineRule="atLeast"/>
        <w:rPr>
          <w:rFonts w:ascii="Arial" w:hAnsi="Arial" w:cs="Times New Roman"/>
          <w:szCs w:val="22"/>
          <w:lang w:val="en-GB" w:eastAsia="en-US" w:bidi="en-US"/>
        </w:rPr>
      </w:pPr>
      <w:r w:rsidRPr="00282530">
        <w:rPr>
          <w:rFonts w:ascii="Arial" w:hAnsi="Arial" w:cs="Times New Roman"/>
          <w:szCs w:val="22"/>
          <w:lang w:val="en-GB" w:eastAsia="en-US" w:bidi="en-US"/>
        </w:rPr>
        <w:t>If specific training found a table that you want your script to ignore then use the following line</w:t>
      </w:r>
    </w:p>
    <w:p w14:paraId="2AD7883D" w14:textId="77777777" w:rsidR="00282530" w:rsidRPr="00282530" w:rsidRDefault="00282530" w:rsidP="002825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282530">
        <w:rPr>
          <w:rFonts w:ascii="Courier New" w:hAnsi="Courier New" w:cs="Courier New"/>
          <w:color w:val="0000FF"/>
          <w:sz w:val="20"/>
          <w:szCs w:val="20"/>
          <w:lang w:val="en-GB" w:eastAsia="en-GB" w:bidi="ar-SA"/>
        </w:rPr>
        <w:t>If</w:t>
      </w:r>
      <w:r w:rsidRPr="00282530">
        <w:rPr>
          <w:rFonts w:ascii="Courier New" w:hAnsi="Courier New" w:cs="Courier New"/>
          <w:color w:val="333333"/>
          <w:sz w:val="20"/>
          <w:szCs w:val="20"/>
          <w:lang w:val="en-GB" w:eastAsia="en-GB" w:bidi="ar-SA"/>
        </w:rPr>
        <w:t xml:space="preserve"> pXDoc.Locators.ItemByName(</w:t>
      </w:r>
      <w:r w:rsidRPr="00282530">
        <w:rPr>
          <w:rFonts w:ascii="Courier New" w:hAnsi="Courier New" w:cs="Courier New"/>
          <w:color w:val="A31515"/>
          <w:sz w:val="20"/>
          <w:szCs w:val="20"/>
          <w:lang w:val="en-GB" w:eastAsia="en-GB" w:bidi="ar-SA"/>
        </w:rPr>
        <w:t>"TL"</w:t>
      </w:r>
      <w:r w:rsidRPr="00282530">
        <w:rPr>
          <w:rFonts w:ascii="Courier New" w:hAnsi="Courier New" w:cs="Courier New"/>
          <w:color w:val="333333"/>
          <w:sz w:val="20"/>
          <w:szCs w:val="20"/>
          <w:lang w:val="en-GB" w:eastAsia="en-GB" w:bidi="ar-SA"/>
        </w:rPr>
        <w:t xml:space="preserve">).Alternatives(0).Source= </w:t>
      </w:r>
      <w:r>
        <w:rPr>
          <w:rFonts w:ascii="Courier New" w:hAnsi="Courier New" w:cs="Courier New"/>
          <w:color w:val="333333"/>
          <w:sz w:val="20"/>
          <w:szCs w:val="20"/>
          <w:lang w:val="en-GB" w:eastAsia="en-GB" w:bidi="ar-SA"/>
        </w:rPr>
        <w:t xml:space="preserve">_ </w:t>
      </w:r>
      <w:r w:rsidRPr="00282530">
        <w:rPr>
          <w:rFonts w:ascii="Courier New" w:hAnsi="Courier New" w:cs="Courier New"/>
          <w:color w:val="333333"/>
          <w:sz w:val="20"/>
          <w:szCs w:val="20"/>
          <w:lang w:val="en-GB" w:eastAsia="en-GB" w:bidi="ar-SA"/>
        </w:rPr>
        <w:t xml:space="preserve">CscXDocAlternativeSource.CscASSpecific </w:t>
      </w:r>
      <w:r>
        <w:rPr>
          <w:rFonts w:ascii="Courier New" w:hAnsi="Courier New" w:cs="Courier New"/>
          <w:color w:val="0000FF"/>
          <w:sz w:val="20"/>
          <w:szCs w:val="20"/>
          <w:lang w:val="en-GB" w:eastAsia="en-GB" w:bidi="ar-SA"/>
        </w:rPr>
        <w:t>T</w:t>
      </w:r>
      <w:r w:rsidRPr="00282530">
        <w:rPr>
          <w:rFonts w:ascii="Courier New" w:hAnsi="Courier New" w:cs="Courier New"/>
          <w:color w:val="0000FF"/>
          <w:sz w:val="20"/>
          <w:szCs w:val="20"/>
          <w:lang w:val="en-GB" w:eastAsia="en-GB" w:bidi="ar-SA"/>
        </w:rPr>
        <w:t>hen</w:t>
      </w:r>
      <w:r w:rsidRPr="00282530">
        <w:rPr>
          <w:rFonts w:ascii="Courier New" w:hAnsi="Courier New" w:cs="Courier New"/>
          <w:color w:val="333333"/>
          <w:sz w:val="20"/>
          <w:szCs w:val="20"/>
          <w:lang w:val="en-GB" w:eastAsia="en-GB" w:bidi="ar-SA"/>
        </w:rPr>
        <w:t xml:space="preserve"> </w:t>
      </w:r>
      <w:r>
        <w:rPr>
          <w:rFonts w:ascii="Courier New" w:hAnsi="Courier New" w:cs="Courier New"/>
          <w:color w:val="0000FF"/>
          <w:sz w:val="20"/>
          <w:szCs w:val="20"/>
          <w:lang w:val="en-GB" w:eastAsia="en-GB" w:bidi="ar-SA"/>
        </w:rPr>
        <w:t>E</w:t>
      </w:r>
      <w:r w:rsidRPr="00282530">
        <w:rPr>
          <w:rFonts w:ascii="Courier New" w:hAnsi="Courier New" w:cs="Courier New"/>
          <w:color w:val="0000FF"/>
          <w:sz w:val="20"/>
          <w:szCs w:val="20"/>
          <w:lang w:val="en-GB" w:eastAsia="en-GB" w:bidi="ar-SA"/>
        </w:rPr>
        <w:t>xit</w:t>
      </w:r>
      <w:r w:rsidRPr="00282530">
        <w:rPr>
          <w:rFonts w:ascii="Courier New" w:hAnsi="Courier New" w:cs="Courier New"/>
          <w:color w:val="333333"/>
          <w:sz w:val="20"/>
          <w:szCs w:val="20"/>
          <w:lang w:val="en-GB" w:eastAsia="en-GB" w:bidi="ar-SA"/>
        </w:rPr>
        <w:t xml:space="preserve"> </w:t>
      </w:r>
      <w:r>
        <w:rPr>
          <w:rFonts w:ascii="Courier New" w:hAnsi="Courier New" w:cs="Courier New"/>
          <w:color w:val="0000FF"/>
          <w:sz w:val="20"/>
          <w:szCs w:val="20"/>
          <w:lang w:val="en-GB" w:eastAsia="en-GB" w:bidi="ar-SA"/>
        </w:rPr>
        <w:t>S</w:t>
      </w:r>
      <w:r w:rsidRPr="00282530">
        <w:rPr>
          <w:rFonts w:ascii="Courier New" w:hAnsi="Courier New" w:cs="Courier New"/>
          <w:color w:val="0000FF"/>
          <w:sz w:val="20"/>
          <w:szCs w:val="20"/>
          <w:lang w:val="en-GB" w:eastAsia="en-GB" w:bidi="ar-SA"/>
        </w:rPr>
        <w:t>ub</w:t>
      </w:r>
    </w:p>
    <w:p w14:paraId="29926088" w14:textId="77777777" w:rsidR="00282530" w:rsidRDefault="00282530" w:rsidP="000A6C4F">
      <w:pPr>
        <w:rPr>
          <w:lang w:val="en-GB"/>
        </w:rPr>
      </w:pPr>
    </w:p>
    <w:p w14:paraId="6F8E091C" w14:textId="77777777" w:rsidR="00282530" w:rsidRPr="000A6C4F" w:rsidRDefault="00282530" w:rsidP="000A6C4F">
      <w:pPr>
        <w:rPr>
          <w:lang w:val="en-GB"/>
        </w:rPr>
      </w:pPr>
      <w:r>
        <w:rPr>
          <w:lang w:val="en-GB"/>
        </w:rPr>
        <w:t>Example of “in-place” editing of a table.</w:t>
      </w:r>
    </w:p>
    <w:tbl>
      <w:tblPr>
        <w:tblStyle w:val="TableGrid"/>
        <w:tblW w:w="0" w:type="auto"/>
        <w:tblLook w:val="04A0" w:firstRow="1" w:lastRow="0" w:firstColumn="1" w:lastColumn="0" w:noHBand="0" w:noVBand="1"/>
      </w:tblPr>
      <w:tblGrid>
        <w:gridCol w:w="11304"/>
      </w:tblGrid>
      <w:tr w:rsidR="009F217A" w14:paraId="6B8CDED9" w14:textId="77777777" w:rsidTr="009F217A">
        <w:tc>
          <w:tcPr>
            <w:tcW w:w="11304" w:type="dxa"/>
          </w:tcPr>
          <w:p w14:paraId="370070DB" w14:textId="77777777" w:rsidR="009F217A" w:rsidRPr="009F217A" w:rsidRDefault="009F217A" w:rsidP="009F2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9F217A">
              <w:rPr>
                <w:rFonts w:ascii="Courier New" w:hAnsi="Courier New" w:cs="Courier New"/>
                <w:color w:val="0000FF"/>
                <w:sz w:val="20"/>
                <w:szCs w:val="20"/>
                <w:lang w:val="en-GB" w:eastAsia="en-GB" w:bidi="ar-SA"/>
              </w:rPr>
              <w:t>Private</w:t>
            </w:r>
            <w:r w:rsidRPr="009F217A">
              <w:rPr>
                <w:rFonts w:ascii="Courier New" w:hAnsi="Courier New" w:cs="Courier New"/>
                <w:color w:val="333333"/>
                <w:sz w:val="20"/>
                <w:szCs w:val="20"/>
                <w:lang w:val="en-GB" w:eastAsia="en-GB" w:bidi="ar-SA"/>
              </w:rPr>
              <w:t xml:space="preserve"> </w:t>
            </w:r>
            <w:r w:rsidRPr="009F217A">
              <w:rPr>
                <w:rFonts w:ascii="Courier New" w:hAnsi="Courier New" w:cs="Courier New"/>
                <w:color w:val="0000FF"/>
                <w:sz w:val="20"/>
                <w:szCs w:val="20"/>
                <w:lang w:val="en-GB" w:eastAsia="en-GB" w:bidi="ar-SA"/>
              </w:rPr>
              <w:t>Sub</w:t>
            </w:r>
            <w:r w:rsidRPr="009F217A">
              <w:rPr>
                <w:rFonts w:ascii="Courier New" w:hAnsi="Courier New" w:cs="Courier New"/>
                <w:color w:val="333333"/>
                <w:sz w:val="20"/>
                <w:szCs w:val="20"/>
                <w:lang w:val="en-GB" w:eastAsia="en-GB" w:bidi="ar-SA"/>
              </w:rPr>
              <w:t xml:space="preserve"> SL_CopyEmptyCellsFromAbove_LocateAlternatives( _</w:t>
            </w:r>
          </w:p>
          <w:p w14:paraId="26F65ACD" w14:textId="77777777" w:rsidR="009F217A" w:rsidRPr="009F217A" w:rsidRDefault="009F217A" w:rsidP="009F2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9F217A">
              <w:rPr>
                <w:rFonts w:ascii="Courier New" w:hAnsi="Courier New" w:cs="Courier New"/>
                <w:color w:val="333333"/>
                <w:sz w:val="20"/>
                <w:szCs w:val="20"/>
                <w:lang w:val="en-GB" w:eastAsia="en-GB" w:bidi="ar-SA"/>
              </w:rPr>
              <w:t xml:space="preserve">         </w:t>
            </w:r>
            <w:r w:rsidRPr="009F217A">
              <w:rPr>
                <w:rFonts w:ascii="Courier New" w:hAnsi="Courier New" w:cs="Courier New"/>
                <w:color w:val="0000FF"/>
                <w:sz w:val="20"/>
                <w:szCs w:val="20"/>
                <w:lang w:val="en-GB" w:eastAsia="en-GB" w:bidi="ar-SA"/>
              </w:rPr>
              <w:t>ByVal</w:t>
            </w:r>
            <w:r w:rsidRPr="009F217A">
              <w:rPr>
                <w:rFonts w:ascii="Courier New" w:hAnsi="Courier New" w:cs="Courier New"/>
                <w:color w:val="333333"/>
                <w:sz w:val="20"/>
                <w:szCs w:val="20"/>
                <w:lang w:val="en-GB" w:eastAsia="en-GB" w:bidi="ar-SA"/>
              </w:rPr>
              <w:t xml:space="preserve"> pXDoc </w:t>
            </w:r>
            <w:r w:rsidRPr="009F217A">
              <w:rPr>
                <w:rFonts w:ascii="Courier New" w:hAnsi="Courier New" w:cs="Courier New"/>
                <w:color w:val="0000FF"/>
                <w:sz w:val="20"/>
                <w:szCs w:val="20"/>
                <w:lang w:val="en-GB" w:eastAsia="en-GB" w:bidi="ar-SA"/>
              </w:rPr>
              <w:t>As</w:t>
            </w:r>
            <w:r w:rsidRPr="009F217A">
              <w:rPr>
                <w:rFonts w:ascii="Courier New" w:hAnsi="Courier New" w:cs="Courier New"/>
                <w:color w:val="333333"/>
                <w:sz w:val="20"/>
                <w:szCs w:val="20"/>
                <w:lang w:val="en-GB" w:eastAsia="en-GB" w:bidi="ar-SA"/>
              </w:rPr>
              <w:t xml:space="preserve"> CASCADELib.CscXDocument, _</w:t>
            </w:r>
          </w:p>
          <w:p w14:paraId="54062AC3" w14:textId="77777777" w:rsidR="009F217A" w:rsidRPr="009F217A" w:rsidRDefault="009F217A" w:rsidP="009F2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9F217A">
              <w:rPr>
                <w:rFonts w:ascii="Courier New" w:hAnsi="Courier New" w:cs="Courier New"/>
                <w:color w:val="333333"/>
                <w:sz w:val="20"/>
                <w:szCs w:val="20"/>
                <w:lang w:val="en-GB" w:eastAsia="en-GB" w:bidi="ar-SA"/>
              </w:rPr>
              <w:t xml:space="preserve">         </w:t>
            </w:r>
            <w:r w:rsidRPr="009F217A">
              <w:rPr>
                <w:rFonts w:ascii="Courier New" w:hAnsi="Courier New" w:cs="Courier New"/>
                <w:color w:val="0000FF"/>
                <w:sz w:val="20"/>
                <w:szCs w:val="20"/>
                <w:lang w:val="en-GB" w:eastAsia="en-GB" w:bidi="ar-SA"/>
              </w:rPr>
              <w:t>ByVal</w:t>
            </w:r>
            <w:r w:rsidRPr="009F217A">
              <w:rPr>
                <w:rFonts w:ascii="Courier New" w:hAnsi="Courier New" w:cs="Courier New"/>
                <w:color w:val="333333"/>
                <w:sz w:val="20"/>
                <w:szCs w:val="20"/>
                <w:lang w:val="en-GB" w:eastAsia="en-GB" w:bidi="ar-SA"/>
              </w:rPr>
              <w:t xml:space="preserve"> pLocator </w:t>
            </w:r>
            <w:r w:rsidRPr="009F217A">
              <w:rPr>
                <w:rFonts w:ascii="Courier New" w:hAnsi="Courier New" w:cs="Courier New"/>
                <w:color w:val="0000FF"/>
                <w:sz w:val="20"/>
                <w:szCs w:val="20"/>
                <w:lang w:val="en-GB" w:eastAsia="en-GB" w:bidi="ar-SA"/>
              </w:rPr>
              <w:t>As</w:t>
            </w:r>
            <w:r w:rsidRPr="009F217A">
              <w:rPr>
                <w:rFonts w:ascii="Courier New" w:hAnsi="Courier New" w:cs="Courier New"/>
                <w:color w:val="333333"/>
                <w:sz w:val="20"/>
                <w:szCs w:val="20"/>
                <w:lang w:val="en-GB" w:eastAsia="en-GB" w:bidi="ar-SA"/>
              </w:rPr>
              <w:t xml:space="preserve"> CASCADELib.CscXDocField)</w:t>
            </w:r>
          </w:p>
          <w:p w14:paraId="0BA34ED7" w14:textId="77777777" w:rsidR="009F217A" w:rsidRPr="009F217A" w:rsidRDefault="009F217A" w:rsidP="009F2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9F217A">
              <w:rPr>
                <w:rFonts w:ascii="Courier New" w:hAnsi="Courier New" w:cs="Courier New"/>
                <w:color w:val="333333"/>
                <w:sz w:val="20"/>
                <w:szCs w:val="20"/>
                <w:lang w:val="en-GB" w:eastAsia="en-GB" w:bidi="ar-SA"/>
              </w:rPr>
              <w:t xml:space="preserve">   </w:t>
            </w:r>
            <w:r w:rsidRPr="009F217A">
              <w:rPr>
                <w:rFonts w:ascii="Courier New" w:hAnsi="Courier New" w:cs="Courier New"/>
                <w:color w:val="008000"/>
                <w:sz w:val="20"/>
                <w:szCs w:val="20"/>
                <w:lang w:val="en-GB" w:eastAsia="en-GB" w:bidi="ar-SA"/>
              </w:rPr>
              <w:t xml:space="preserve">'A table </w:t>
            </w:r>
            <w:r>
              <w:rPr>
                <w:rFonts w:ascii="Courier New" w:hAnsi="Courier New" w:cs="Courier New"/>
                <w:color w:val="008000"/>
                <w:sz w:val="20"/>
                <w:szCs w:val="20"/>
                <w:lang w:val="en-GB" w:eastAsia="en-GB" w:bidi="ar-SA"/>
              </w:rPr>
              <w:t>Locator's Table is stored in it</w:t>
            </w:r>
            <w:r w:rsidRPr="009F217A">
              <w:rPr>
                <w:rFonts w:ascii="Courier New" w:hAnsi="Courier New" w:cs="Courier New"/>
                <w:color w:val="008000"/>
                <w:sz w:val="20"/>
                <w:szCs w:val="20"/>
                <w:lang w:val="en-GB" w:eastAsia="en-GB" w:bidi="ar-SA"/>
              </w:rPr>
              <w:t>s first alternative</w:t>
            </w:r>
          </w:p>
          <w:p w14:paraId="131432F9" w14:textId="77777777" w:rsidR="009F217A" w:rsidRPr="009F217A" w:rsidRDefault="009F217A" w:rsidP="009F2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9F217A">
              <w:rPr>
                <w:rFonts w:ascii="Courier New" w:hAnsi="Courier New" w:cs="Courier New"/>
                <w:color w:val="333333"/>
                <w:sz w:val="20"/>
                <w:szCs w:val="20"/>
                <w:lang w:val="en-GB" w:eastAsia="en-GB" w:bidi="ar-SA"/>
              </w:rPr>
              <w:t xml:space="preserve">   </w:t>
            </w:r>
            <w:r w:rsidRPr="009F217A">
              <w:rPr>
                <w:rFonts w:ascii="Courier New" w:hAnsi="Courier New" w:cs="Courier New"/>
                <w:color w:val="0000FF"/>
                <w:sz w:val="20"/>
                <w:szCs w:val="20"/>
                <w:lang w:val="en-GB" w:eastAsia="en-GB" w:bidi="ar-SA"/>
              </w:rPr>
              <w:t>Dim</w:t>
            </w:r>
            <w:r w:rsidRPr="009F217A">
              <w:rPr>
                <w:rFonts w:ascii="Courier New" w:hAnsi="Courier New" w:cs="Courier New"/>
                <w:color w:val="333333"/>
                <w:sz w:val="20"/>
                <w:szCs w:val="20"/>
                <w:lang w:val="en-GB" w:eastAsia="en-GB" w:bidi="ar-SA"/>
              </w:rPr>
              <w:t xml:space="preserve"> table </w:t>
            </w:r>
            <w:r w:rsidRPr="009F217A">
              <w:rPr>
                <w:rFonts w:ascii="Courier New" w:hAnsi="Courier New" w:cs="Courier New"/>
                <w:color w:val="0000FF"/>
                <w:sz w:val="20"/>
                <w:szCs w:val="20"/>
                <w:lang w:val="en-GB" w:eastAsia="en-GB" w:bidi="ar-SA"/>
              </w:rPr>
              <w:t>As</w:t>
            </w:r>
            <w:r w:rsidRPr="009F217A">
              <w:rPr>
                <w:rFonts w:ascii="Courier New" w:hAnsi="Courier New" w:cs="Courier New"/>
                <w:color w:val="333333"/>
                <w:sz w:val="20"/>
                <w:szCs w:val="20"/>
                <w:lang w:val="en-GB" w:eastAsia="en-GB" w:bidi="ar-SA"/>
              </w:rPr>
              <w:t xml:space="preserve"> CscXDocTable</w:t>
            </w:r>
          </w:p>
          <w:p w14:paraId="08F43C06" w14:textId="77777777" w:rsidR="009F217A" w:rsidRPr="009F217A" w:rsidRDefault="009F217A" w:rsidP="009F2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9F217A">
              <w:rPr>
                <w:rFonts w:ascii="Courier New" w:hAnsi="Courier New" w:cs="Courier New"/>
                <w:color w:val="333333"/>
                <w:sz w:val="20"/>
                <w:szCs w:val="20"/>
                <w:lang w:val="en-GB" w:eastAsia="en-GB" w:bidi="ar-SA"/>
              </w:rPr>
              <w:t xml:space="preserve">   </w:t>
            </w:r>
            <w:r w:rsidRPr="009F217A">
              <w:rPr>
                <w:rFonts w:ascii="Courier New" w:hAnsi="Courier New" w:cs="Courier New"/>
                <w:color w:val="0000FF"/>
                <w:sz w:val="20"/>
                <w:szCs w:val="20"/>
                <w:lang w:val="en-GB" w:eastAsia="en-GB" w:bidi="ar-SA"/>
              </w:rPr>
              <w:t>Set</w:t>
            </w:r>
            <w:r w:rsidRPr="009F217A">
              <w:rPr>
                <w:rFonts w:ascii="Courier New" w:hAnsi="Courier New" w:cs="Courier New"/>
                <w:color w:val="333333"/>
                <w:sz w:val="20"/>
                <w:szCs w:val="20"/>
                <w:lang w:val="en-GB" w:eastAsia="en-GB" w:bidi="ar-SA"/>
              </w:rPr>
              <w:t xml:space="preserve"> table=pXDoc.Locators.ItemByName(</w:t>
            </w:r>
            <w:r w:rsidRPr="009F217A">
              <w:rPr>
                <w:rFonts w:ascii="Courier New" w:hAnsi="Courier New" w:cs="Courier New"/>
                <w:color w:val="A31515"/>
                <w:sz w:val="20"/>
                <w:szCs w:val="20"/>
                <w:lang w:val="en-GB" w:eastAsia="en-GB" w:bidi="ar-SA"/>
              </w:rPr>
              <w:t>"TL"</w:t>
            </w:r>
            <w:r w:rsidRPr="009F217A">
              <w:rPr>
                <w:rFonts w:ascii="Courier New" w:hAnsi="Courier New" w:cs="Courier New"/>
                <w:color w:val="333333"/>
                <w:sz w:val="20"/>
                <w:szCs w:val="20"/>
                <w:lang w:val="en-GB" w:eastAsia="en-GB" w:bidi="ar-SA"/>
              </w:rPr>
              <w:t>).Alternatives(0).Table</w:t>
            </w:r>
          </w:p>
          <w:p w14:paraId="1CAF632F" w14:textId="77777777" w:rsidR="009F217A" w:rsidRPr="009F217A" w:rsidRDefault="009F217A" w:rsidP="009F21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9F217A">
              <w:rPr>
                <w:rFonts w:ascii="Courier New" w:hAnsi="Courier New" w:cs="Courier New"/>
                <w:color w:val="333333"/>
                <w:sz w:val="20"/>
                <w:szCs w:val="20"/>
                <w:lang w:val="en-GB" w:eastAsia="en-GB" w:bidi="ar-SA"/>
              </w:rPr>
              <w:t xml:space="preserve">   Table_CopyEmptyCellsFromAbove(table,pXDoc)</w:t>
            </w:r>
          </w:p>
          <w:p w14:paraId="0F7CD3F9" w14:textId="77777777" w:rsidR="009F217A" w:rsidRDefault="009F217A" w:rsidP="002E5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0000FF"/>
                <w:sz w:val="20"/>
                <w:szCs w:val="20"/>
                <w:lang w:val="en-GB" w:eastAsia="en-GB" w:bidi="ar-SA"/>
              </w:rPr>
            </w:pPr>
            <w:r w:rsidRPr="009F217A">
              <w:rPr>
                <w:rFonts w:ascii="Courier New" w:hAnsi="Courier New" w:cs="Courier New"/>
                <w:color w:val="0000FF"/>
                <w:sz w:val="20"/>
                <w:szCs w:val="20"/>
                <w:lang w:val="en-GB" w:eastAsia="en-GB" w:bidi="ar-SA"/>
              </w:rPr>
              <w:t>End</w:t>
            </w:r>
            <w:r w:rsidRPr="009F217A">
              <w:rPr>
                <w:rFonts w:ascii="Courier New" w:hAnsi="Courier New" w:cs="Courier New"/>
                <w:color w:val="333333"/>
                <w:sz w:val="20"/>
                <w:szCs w:val="20"/>
                <w:lang w:val="en-GB" w:eastAsia="en-GB" w:bidi="ar-SA"/>
              </w:rPr>
              <w:t xml:space="preserve"> </w:t>
            </w:r>
            <w:r w:rsidRPr="009F217A">
              <w:rPr>
                <w:rFonts w:ascii="Courier New" w:hAnsi="Courier New" w:cs="Courier New"/>
                <w:color w:val="0000FF"/>
                <w:sz w:val="20"/>
                <w:szCs w:val="20"/>
                <w:lang w:val="en-GB" w:eastAsia="en-GB" w:bidi="ar-SA"/>
              </w:rPr>
              <w:t>Sub</w:t>
            </w:r>
          </w:p>
          <w:p w14:paraId="42DCBF63" w14:textId="77777777" w:rsidR="002E5EF4" w:rsidRPr="002E5EF4" w:rsidRDefault="002E5EF4" w:rsidP="002E5E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p>
          <w:p w14:paraId="29A72131" w14:textId="77777777" w:rsidR="009F217A" w:rsidRPr="009F217A" w:rsidRDefault="009F217A" w:rsidP="009F217A">
            <w:pPr>
              <w:pStyle w:val="ScriptingCode"/>
            </w:pPr>
            <w:r w:rsidRPr="009F217A">
              <w:rPr>
                <w:color w:val="0000FF"/>
              </w:rPr>
              <w:t>Public</w:t>
            </w:r>
            <w:r w:rsidRPr="009F217A">
              <w:t xml:space="preserve"> </w:t>
            </w:r>
            <w:r w:rsidRPr="009F217A">
              <w:rPr>
                <w:color w:val="0000FF"/>
              </w:rPr>
              <w:t>Sub</w:t>
            </w:r>
            <w:r w:rsidRPr="009F217A">
              <w:t xml:space="preserve"> Table_CopyEmptyCellsFromAbove(table </w:t>
            </w:r>
            <w:r w:rsidRPr="009F217A">
              <w:rPr>
                <w:color w:val="0000FF"/>
              </w:rPr>
              <w:t>As</w:t>
            </w:r>
            <w:r w:rsidRPr="009F217A">
              <w:t xml:space="preserve"> CscXDocTable,pXDoc </w:t>
            </w:r>
            <w:r w:rsidRPr="009F217A">
              <w:rPr>
                <w:color w:val="0000FF"/>
              </w:rPr>
              <w:t>As</w:t>
            </w:r>
            <w:r w:rsidRPr="009F217A">
              <w:t xml:space="preserve"> CscXDocument)</w:t>
            </w:r>
          </w:p>
          <w:p w14:paraId="0BB121AE" w14:textId="77777777" w:rsidR="009F217A" w:rsidRPr="009F217A" w:rsidRDefault="009F217A" w:rsidP="009F217A">
            <w:pPr>
              <w:pStyle w:val="ScriptingCode"/>
            </w:pPr>
            <w:r w:rsidRPr="009F217A">
              <w:t xml:space="preserve">   </w:t>
            </w:r>
            <w:r w:rsidRPr="009F217A">
              <w:rPr>
                <w:color w:val="008000"/>
              </w:rPr>
              <w:t>'Copies the values of cells to empty cells below</w:t>
            </w:r>
          </w:p>
          <w:p w14:paraId="2565D1A0" w14:textId="77777777" w:rsidR="009F217A" w:rsidRPr="009F217A" w:rsidRDefault="009F217A" w:rsidP="009F217A">
            <w:pPr>
              <w:pStyle w:val="ScriptingCode"/>
            </w:pPr>
            <w:r w:rsidRPr="009F217A">
              <w:t xml:space="preserve">   </w:t>
            </w:r>
            <w:r w:rsidRPr="009F217A">
              <w:rPr>
                <w:color w:val="0000FF"/>
              </w:rPr>
              <w:t>Dim</w:t>
            </w:r>
            <w:r w:rsidRPr="009F217A">
              <w:t xml:space="preserve"> row </w:t>
            </w:r>
            <w:r w:rsidRPr="009F217A">
              <w:rPr>
                <w:color w:val="0000FF"/>
              </w:rPr>
              <w:t>As</w:t>
            </w:r>
            <w:r w:rsidRPr="009F217A">
              <w:t xml:space="preserve"> CscXDocTableRow,r </w:t>
            </w:r>
            <w:r w:rsidRPr="009F217A">
              <w:rPr>
                <w:color w:val="0000FF"/>
              </w:rPr>
              <w:t>As</w:t>
            </w:r>
            <w:r w:rsidRPr="009F217A">
              <w:t xml:space="preserve"> </w:t>
            </w:r>
            <w:r w:rsidRPr="009F217A">
              <w:rPr>
                <w:color w:val="2B91AF"/>
              </w:rPr>
              <w:t>Long</w:t>
            </w:r>
          </w:p>
          <w:p w14:paraId="4E27B08E" w14:textId="77777777" w:rsidR="009F217A" w:rsidRPr="009F217A" w:rsidRDefault="009F217A" w:rsidP="009F217A">
            <w:pPr>
              <w:pStyle w:val="ScriptingCode"/>
            </w:pPr>
            <w:r w:rsidRPr="009F217A">
              <w:t xml:space="preserve">   </w:t>
            </w:r>
            <w:r w:rsidRPr="009F217A">
              <w:rPr>
                <w:color w:val="0000FF"/>
              </w:rPr>
              <w:t>Dim</w:t>
            </w:r>
            <w:r w:rsidRPr="009F217A">
              <w:t xml:space="preserve"> cellAbove </w:t>
            </w:r>
            <w:r w:rsidRPr="009F217A">
              <w:rPr>
                <w:color w:val="0000FF"/>
              </w:rPr>
              <w:t>As</w:t>
            </w:r>
            <w:r w:rsidRPr="009F217A">
              <w:t xml:space="preserve"> CscXDocTableCell, cell </w:t>
            </w:r>
            <w:r w:rsidRPr="009F217A">
              <w:rPr>
                <w:color w:val="0000FF"/>
              </w:rPr>
              <w:t>As</w:t>
            </w:r>
            <w:r w:rsidRPr="009F217A">
              <w:t xml:space="preserve"> CscXDocTableCell, c </w:t>
            </w:r>
            <w:r w:rsidRPr="009F217A">
              <w:rPr>
                <w:color w:val="0000FF"/>
              </w:rPr>
              <w:t>As</w:t>
            </w:r>
            <w:r w:rsidRPr="009F217A">
              <w:t xml:space="preserve"> </w:t>
            </w:r>
            <w:r w:rsidRPr="009F217A">
              <w:rPr>
                <w:color w:val="2B91AF"/>
              </w:rPr>
              <w:t>Long</w:t>
            </w:r>
          </w:p>
          <w:p w14:paraId="63AD11B9" w14:textId="77777777" w:rsidR="009F217A" w:rsidRPr="009F217A" w:rsidRDefault="009F217A" w:rsidP="009F217A">
            <w:pPr>
              <w:pStyle w:val="ScriptingCode"/>
            </w:pPr>
            <w:r w:rsidRPr="009F217A">
              <w:t xml:space="preserve">   </w:t>
            </w:r>
            <w:r w:rsidRPr="009F217A">
              <w:rPr>
                <w:color w:val="0000FF"/>
              </w:rPr>
              <w:t>Dim</w:t>
            </w:r>
            <w:r w:rsidRPr="009F217A">
              <w:t xml:space="preserve"> words </w:t>
            </w:r>
            <w:r w:rsidRPr="009F217A">
              <w:rPr>
                <w:color w:val="0000FF"/>
              </w:rPr>
              <w:t>As</w:t>
            </w:r>
            <w:r w:rsidRPr="009F217A">
              <w:t xml:space="preserve"> CscXDocWords, w </w:t>
            </w:r>
            <w:r w:rsidRPr="009F217A">
              <w:rPr>
                <w:color w:val="0000FF"/>
              </w:rPr>
              <w:t>As</w:t>
            </w:r>
            <w:r w:rsidRPr="009F217A">
              <w:t xml:space="preserve"> </w:t>
            </w:r>
            <w:r w:rsidRPr="009F217A">
              <w:rPr>
                <w:color w:val="2B91AF"/>
              </w:rPr>
              <w:t>Long</w:t>
            </w:r>
          </w:p>
          <w:p w14:paraId="018DD3C2" w14:textId="77777777" w:rsidR="009F217A" w:rsidRPr="009F217A" w:rsidRDefault="009F217A" w:rsidP="009F217A">
            <w:pPr>
              <w:pStyle w:val="ScriptingCode"/>
            </w:pPr>
            <w:r w:rsidRPr="009F217A">
              <w:t xml:space="preserve">   </w:t>
            </w:r>
            <w:r w:rsidRPr="009F217A">
              <w:rPr>
                <w:color w:val="0000FF"/>
              </w:rPr>
              <w:t>For</w:t>
            </w:r>
            <w:r w:rsidRPr="009F217A">
              <w:t xml:space="preserve"> r =1 </w:t>
            </w:r>
            <w:r w:rsidRPr="009F217A">
              <w:rPr>
                <w:color w:val="0000FF"/>
              </w:rPr>
              <w:t>To</w:t>
            </w:r>
            <w:r w:rsidRPr="009F217A">
              <w:t xml:space="preserve"> table.Rows.Count-1 </w:t>
            </w:r>
            <w:r w:rsidRPr="009F217A">
              <w:rPr>
                <w:color w:val="008000"/>
              </w:rPr>
              <w:t>'start on second line of table</w:t>
            </w:r>
          </w:p>
          <w:p w14:paraId="39015C05" w14:textId="77777777" w:rsidR="009F217A" w:rsidRPr="009F217A" w:rsidRDefault="009F217A" w:rsidP="009F217A">
            <w:pPr>
              <w:pStyle w:val="ScriptingCode"/>
            </w:pPr>
            <w:r w:rsidRPr="009F217A">
              <w:t xml:space="preserve">      </w:t>
            </w:r>
            <w:r w:rsidRPr="009F217A">
              <w:rPr>
                <w:color w:val="0000FF"/>
              </w:rPr>
              <w:t>Set</w:t>
            </w:r>
            <w:r w:rsidRPr="009F217A">
              <w:t xml:space="preserve"> row=table.Rows(r)</w:t>
            </w:r>
          </w:p>
          <w:p w14:paraId="0433FB8C" w14:textId="77777777" w:rsidR="009F217A" w:rsidRPr="009F217A" w:rsidRDefault="009F217A" w:rsidP="009F217A">
            <w:pPr>
              <w:pStyle w:val="ScriptingCode"/>
            </w:pPr>
            <w:r w:rsidRPr="009F217A">
              <w:t xml:space="preserve">      </w:t>
            </w:r>
            <w:r w:rsidRPr="009F217A">
              <w:rPr>
                <w:color w:val="0000FF"/>
              </w:rPr>
              <w:t>For</w:t>
            </w:r>
            <w:r w:rsidRPr="009F217A">
              <w:t xml:space="preserve"> c =0 </w:t>
            </w:r>
            <w:r w:rsidRPr="009F217A">
              <w:rPr>
                <w:color w:val="0000FF"/>
              </w:rPr>
              <w:t>To</w:t>
            </w:r>
            <w:r w:rsidRPr="009F217A">
              <w:t xml:space="preserve"> row.Cells.Count-1</w:t>
            </w:r>
          </w:p>
          <w:p w14:paraId="5945CCA0" w14:textId="77777777" w:rsidR="009F217A" w:rsidRPr="009F217A" w:rsidRDefault="009F217A" w:rsidP="009F217A">
            <w:pPr>
              <w:pStyle w:val="ScriptingCode"/>
            </w:pPr>
            <w:r w:rsidRPr="009F217A">
              <w:t xml:space="preserve">         </w:t>
            </w:r>
            <w:r w:rsidRPr="009F217A">
              <w:rPr>
                <w:color w:val="0000FF"/>
              </w:rPr>
              <w:t>Set</w:t>
            </w:r>
            <w:r w:rsidRPr="009F217A">
              <w:t xml:space="preserve"> cell=row.Cells(c)</w:t>
            </w:r>
          </w:p>
          <w:p w14:paraId="65C7FAC0" w14:textId="77777777" w:rsidR="009F217A" w:rsidRPr="009F217A" w:rsidRDefault="009F217A" w:rsidP="009F217A">
            <w:pPr>
              <w:pStyle w:val="ScriptingCode"/>
            </w:pPr>
            <w:r w:rsidRPr="009F217A">
              <w:t xml:space="preserve">         </w:t>
            </w:r>
            <w:r w:rsidRPr="009F217A">
              <w:rPr>
                <w:color w:val="0000FF"/>
              </w:rPr>
              <w:t>Set</w:t>
            </w:r>
            <w:r w:rsidRPr="009F217A">
              <w:t xml:space="preserve"> cellAbove=table.Rows(r-1).Cells(c)</w:t>
            </w:r>
          </w:p>
          <w:p w14:paraId="43EB95C8" w14:textId="77777777" w:rsidR="009F217A" w:rsidRPr="009F217A" w:rsidRDefault="009F217A" w:rsidP="009F217A">
            <w:pPr>
              <w:pStyle w:val="ScriptingCode"/>
            </w:pPr>
            <w:r w:rsidRPr="009F217A">
              <w:t xml:space="preserve">         </w:t>
            </w:r>
            <w:r w:rsidRPr="009F217A">
              <w:rPr>
                <w:color w:val="0000FF"/>
              </w:rPr>
              <w:t>If</w:t>
            </w:r>
            <w:r w:rsidRPr="009F217A">
              <w:t xml:space="preserve"> cell.Text=</w:t>
            </w:r>
            <w:r w:rsidRPr="009F217A">
              <w:rPr>
                <w:color w:val="A31515"/>
              </w:rPr>
              <w:t>""</w:t>
            </w:r>
            <w:r w:rsidRPr="009F217A">
              <w:t xml:space="preserve"> </w:t>
            </w:r>
            <w:r w:rsidRPr="009F217A">
              <w:rPr>
                <w:color w:val="0000FF"/>
              </w:rPr>
              <w:t>And</w:t>
            </w:r>
            <w:r w:rsidRPr="009F217A">
              <w:t xml:space="preserve">  cellAbove.Text&lt;&gt;</w:t>
            </w:r>
            <w:r w:rsidRPr="009F217A">
              <w:rPr>
                <w:color w:val="A31515"/>
              </w:rPr>
              <w:t>""</w:t>
            </w:r>
            <w:r w:rsidRPr="009F217A">
              <w:t xml:space="preserve"> </w:t>
            </w:r>
            <w:r w:rsidRPr="009F217A">
              <w:rPr>
                <w:color w:val="0000FF"/>
              </w:rPr>
              <w:t>Then</w:t>
            </w:r>
          </w:p>
          <w:p w14:paraId="3FDDE110" w14:textId="77777777" w:rsidR="009F217A" w:rsidRPr="009F217A" w:rsidRDefault="009F217A" w:rsidP="009F217A">
            <w:pPr>
              <w:pStyle w:val="ScriptingCode"/>
            </w:pPr>
            <w:r w:rsidRPr="009F217A">
              <w:t xml:space="preserve">            </w:t>
            </w:r>
            <w:r w:rsidRPr="009F217A">
              <w:rPr>
                <w:color w:val="008000"/>
              </w:rPr>
              <w:t>'Find the words in the cell above</w:t>
            </w:r>
          </w:p>
          <w:p w14:paraId="3E1000A0" w14:textId="77777777" w:rsidR="009F217A" w:rsidRDefault="009F217A" w:rsidP="009F217A">
            <w:pPr>
              <w:pStyle w:val="ScriptingCode"/>
            </w:pPr>
            <w:r w:rsidRPr="009F217A">
              <w:t xml:space="preserve">            </w:t>
            </w:r>
            <w:r w:rsidRPr="009F217A">
              <w:rPr>
                <w:color w:val="0000FF"/>
              </w:rPr>
              <w:t>Set</w:t>
            </w:r>
            <w:r w:rsidRPr="009F217A">
              <w:t xml:space="preserve"> words=pXDoc.GetWordsInRect(cellAbove.PageIndex,</w:t>
            </w:r>
            <w:r>
              <w:t xml:space="preserve"> _</w:t>
            </w:r>
          </w:p>
          <w:p w14:paraId="06F4BD7D" w14:textId="77777777" w:rsidR="009F217A" w:rsidRDefault="009F217A" w:rsidP="009F217A">
            <w:pPr>
              <w:pStyle w:val="ScriptingCode"/>
            </w:pPr>
            <w:r>
              <w:t xml:space="preserve">                        </w:t>
            </w:r>
            <w:r w:rsidRPr="009F217A">
              <w:t>cellAbove.Left,cellAbove.Top,</w:t>
            </w:r>
            <w:r>
              <w:t xml:space="preserve"> _</w:t>
            </w:r>
          </w:p>
          <w:p w14:paraId="76162332" w14:textId="77777777" w:rsidR="009F217A" w:rsidRPr="009F217A" w:rsidRDefault="009F217A" w:rsidP="009F217A">
            <w:pPr>
              <w:pStyle w:val="ScriptingCode"/>
            </w:pPr>
            <w:r>
              <w:t xml:space="preserve">                        </w:t>
            </w:r>
            <w:r w:rsidRPr="009F217A">
              <w:t>cellAbove.Width,cellAbove.Height)</w:t>
            </w:r>
          </w:p>
          <w:p w14:paraId="4A513D9C" w14:textId="77777777" w:rsidR="009F217A" w:rsidRDefault="009F217A" w:rsidP="009F217A">
            <w:pPr>
              <w:pStyle w:val="ScriptingCode"/>
            </w:pPr>
            <w:r w:rsidRPr="009F217A">
              <w:t xml:space="preserve">            </w:t>
            </w:r>
            <w:r w:rsidRPr="009F217A">
              <w:rPr>
                <w:color w:val="0000FF"/>
              </w:rPr>
              <w:t>For</w:t>
            </w:r>
            <w:r w:rsidRPr="009F217A">
              <w:t xml:space="preserve"> w =0 </w:t>
            </w:r>
            <w:r w:rsidRPr="009F217A">
              <w:rPr>
                <w:color w:val="0000FF"/>
              </w:rPr>
              <w:t>To</w:t>
            </w:r>
            <w:r w:rsidRPr="009F217A">
              <w:t xml:space="preserve"> words.Count-1</w:t>
            </w:r>
          </w:p>
          <w:p w14:paraId="29B55AAC" w14:textId="77777777" w:rsidR="009F217A" w:rsidRPr="009F217A" w:rsidRDefault="009F217A" w:rsidP="009F217A">
            <w:pPr>
              <w:pStyle w:val="ScriptingCode"/>
            </w:pPr>
            <w:r>
              <w:rPr>
                <w:color w:val="008000"/>
              </w:rPr>
              <w:t xml:space="preserve">               </w:t>
            </w:r>
            <w:r w:rsidRPr="009F217A">
              <w:rPr>
                <w:color w:val="008000"/>
              </w:rPr>
              <w:t>'This is the ONLY way to set the coordinates of a table cell</w:t>
            </w:r>
          </w:p>
          <w:p w14:paraId="2D643986" w14:textId="77777777" w:rsidR="001971DC" w:rsidRDefault="009F217A" w:rsidP="009F217A">
            <w:pPr>
              <w:pStyle w:val="ScriptingCode"/>
            </w:pPr>
            <w:r w:rsidRPr="009F217A">
              <w:t xml:space="preserve">               cell.AddWordData(words(w)) </w:t>
            </w:r>
          </w:p>
          <w:p w14:paraId="78FF96A1" w14:textId="77777777" w:rsidR="009F217A" w:rsidRPr="009F217A" w:rsidRDefault="009F217A" w:rsidP="009F217A">
            <w:pPr>
              <w:pStyle w:val="ScriptingCode"/>
            </w:pPr>
            <w:r w:rsidRPr="009F217A">
              <w:t xml:space="preserve">            </w:t>
            </w:r>
            <w:r w:rsidRPr="009F217A">
              <w:rPr>
                <w:color w:val="0000FF"/>
              </w:rPr>
              <w:t>Next</w:t>
            </w:r>
          </w:p>
          <w:p w14:paraId="00428D3D" w14:textId="77777777" w:rsidR="009F217A" w:rsidRPr="009F217A" w:rsidRDefault="009F217A" w:rsidP="009F217A">
            <w:pPr>
              <w:pStyle w:val="ScriptingCode"/>
            </w:pPr>
            <w:r w:rsidRPr="009F217A">
              <w:t xml:space="preserve">         </w:t>
            </w:r>
            <w:r w:rsidRPr="009F217A">
              <w:rPr>
                <w:color w:val="0000FF"/>
              </w:rPr>
              <w:t>End</w:t>
            </w:r>
            <w:r w:rsidRPr="009F217A">
              <w:t xml:space="preserve"> </w:t>
            </w:r>
            <w:r w:rsidRPr="009F217A">
              <w:rPr>
                <w:color w:val="0000FF"/>
              </w:rPr>
              <w:t>If</w:t>
            </w:r>
          </w:p>
          <w:p w14:paraId="1430FC42" w14:textId="77777777" w:rsidR="009F217A" w:rsidRPr="009F217A" w:rsidRDefault="009F217A" w:rsidP="009F217A">
            <w:pPr>
              <w:pStyle w:val="ScriptingCode"/>
            </w:pPr>
            <w:r w:rsidRPr="009F217A">
              <w:t xml:space="preserve">      </w:t>
            </w:r>
            <w:r w:rsidRPr="009F217A">
              <w:rPr>
                <w:color w:val="0000FF"/>
              </w:rPr>
              <w:t>Next</w:t>
            </w:r>
          </w:p>
          <w:p w14:paraId="364A3211" w14:textId="77777777" w:rsidR="009F217A" w:rsidRPr="009F217A" w:rsidRDefault="009F217A" w:rsidP="009F217A">
            <w:pPr>
              <w:pStyle w:val="ScriptingCode"/>
            </w:pPr>
            <w:r w:rsidRPr="009F217A">
              <w:t xml:space="preserve">   </w:t>
            </w:r>
            <w:r w:rsidRPr="009F217A">
              <w:rPr>
                <w:color w:val="0000FF"/>
              </w:rPr>
              <w:t>Next</w:t>
            </w:r>
          </w:p>
          <w:p w14:paraId="576F7FF6" w14:textId="77777777" w:rsidR="009F217A" w:rsidRPr="009F217A" w:rsidRDefault="009F217A" w:rsidP="009F217A">
            <w:pPr>
              <w:pStyle w:val="ScriptingCode"/>
            </w:pPr>
            <w:r w:rsidRPr="009F217A">
              <w:rPr>
                <w:color w:val="0000FF"/>
              </w:rPr>
              <w:t>End</w:t>
            </w:r>
            <w:r w:rsidRPr="009F217A">
              <w:t xml:space="preserve"> </w:t>
            </w:r>
            <w:r w:rsidRPr="009F217A">
              <w:rPr>
                <w:color w:val="0000FF"/>
              </w:rPr>
              <w:t>Su</w:t>
            </w:r>
            <w:r>
              <w:rPr>
                <w:color w:val="0000FF"/>
              </w:rPr>
              <w:t>b</w:t>
            </w:r>
          </w:p>
        </w:tc>
      </w:tr>
    </w:tbl>
    <w:p w14:paraId="164E2CE9" w14:textId="77777777" w:rsidR="00DC14BC" w:rsidRDefault="00DC14BC" w:rsidP="00DC14BC">
      <w:pPr>
        <w:pStyle w:val="Heading2"/>
        <w:rPr>
          <w:lang w:val="en-GB"/>
        </w:rPr>
      </w:pPr>
      <w:bookmarkStart w:id="611" w:name="_Toc386812648"/>
      <w:r>
        <w:rPr>
          <w:lang w:val="en-GB"/>
        </w:rPr>
        <w:t>A word about .Net</w:t>
      </w:r>
      <w:r w:rsidR="001D11FD">
        <w:rPr>
          <w:lang w:val="en-GB"/>
        </w:rPr>
        <w:fldChar w:fldCharType="begin"/>
      </w:r>
      <w:r w:rsidR="001D11FD">
        <w:instrText xml:space="preserve"> XE "</w:instrText>
      </w:r>
      <w:r w:rsidR="001D11FD" w:rsidRPr="00A64640">
        <w:rPr>
          <w:lang w:val="en-GB"/>
        </w:rPr>
        <w:instrText>.Net Scripting</w:instrText>
      </w:r>
      <w:r w:rsidR="001D11FD">
        <w:instrText xml:space="preserve">" </w:instrText>
      </w:r>
      <w:r w:rsidR="001D11FD">
        <w:rPr>
          <w:lang w:val="en-GB"/>
        </w:rPr>
        <w:fldChar w:fldCharType="end"/>
      </w:r>
      <w:r>
        <w:rPr>
          <w:lang w:val="en-GB"/>
        </w:rPr>
        <w:t xml:space="preserve"> and scripting</w:t>
      </w:r>
      <w:bookmarkEnd w:id="603"/>
      <w:bookmarkEnd w:id="604"/>
      <w:bookmarkEnd w:id="605"/>
      <w:bookmarkEnd w:id="611"/>
    </w:p>
    <w:p w14:paraId="501DA6B5" w14:textId="77777777" w:rsidR="00AB0898" w:rsidRPr="00F634ED" w:rsidRDefault="00AB0898" w:rsidP="00AB0898">
      <w:pPr>
        <w:rPr>
          <w:b/>
          <w:lang w:val="en-GB"/>
        </w:rPr>
      </w:pPr>
      <w:r w:rsidRPr="00F634ED">
        <w:rPr>
          <w:b/>
          <w:lang w:val="en-GB"/>
        </w:rPr>
        <w:t>Content to be supplied later</w:t>
      </w:r>
    </w:p>
    <w:p w14:paraId="1C915336" w14:textId="77777777" w:rsidR="00CD120F" w:rsidRDefault="00CD120F" w:rsidP="00CD120F">
      <w:pPr>
        <w:pStyle w:val="Heading2"/>
        <w:rPr>
          <w:lang w:val="en-GB"/>
        </w:rPr>
      </w:pPr>
      <w:bookmarkStart w:id="612" w:name="_Toc386812649"/>
      <w:bookmarkStart w:id="613" w:name="_Toc382141885"/>
      <w:bookmarkStart w:id="614" w:name="_Toc382142203"/>
      <w:bookmarkStart w:id="615" w:name="_Toc382990351"/>
      <w:r w:rsidRPr="00CD120F">
        <w:rPr>
          <w:lang w:val="en-GB"/>
        </w:rPr>
        <w:t>Useful COM Objects</w:t>
      </w:r>
      <w:r w:rsidR="001D11FD">
        <w:rPr>
          <w:lang w:val="en-GB"/>
        </w:rPr>
        <w:fldChar w:fldCharType="begin"/>
      </w:r>
      <w:r w:rsidR="001D11FD">
        <w:instrText xml:space="preserve"> XE "</w:instrText>
      </w:r>
      <w:r w:rsidR="001D11FD" w:rsidRPr="00A64640">
        <w:rPr>
          <w:lang w:val="en-GB"/>
        </w:rPr>
        <w:instrText>COM Objects</w:instrText>
      </w:r>
      <w:r w:rsidR="001D11FD">
        <w:instrText xml:space="preserve">" </w:instrText>
      </w:r>
      <w:r w:rsidR="001D11FD">
        <w:rPr>
          <w:lang w:val="en-GB"/>
        </w:rPr>
        <w:fldChar w:fldCharType="end"/>
      </w:r>
      <w:r w:rsidRPr="00CD120F">
        <w:rPr>
          <w:lang w:val="en-GB"/>
        </w:rPr>
        <w:t xml:space="preserve"> &amp; Win32</w:t>
      </w:r>
      <w:r w:rsidR="001D11FD">
        <w:rPr>
          <w:lang w:val="en-GB"/>
        </w:rPr>
        <w:fldChar w:fldCharType="begin"/>
      </w:r>
      <w:r w:rsidR="001D11FD">
        <w:instrText xml:space="preserve"> XE "</w:instrText>
      </w:r>
      <w:r w:rsidR="001D11FD" w:rsidRPr="00A64640">
        <w:rPr>
          <w:lang w:val="en-GB"/>
        </w:rPr>
        <w:instrText>Win32 Functions</w:instrText>
      </w:r>
      <w:r w:rsidR="001D11FD">
        <w:instrText xml:space="preserve">" </w:instrText>
      </w:r>
      <w:r w:rsidR="001D11FD">
        <w:rPr>
          <w:lang w:val="en-GB"/>
        </w:rPr>
        <w:fldChar w:fldCharType="end"/>
      </w:r>
      <w:r w:rsidRPr="00CD120F">
        <w:rPr>
          <w:lang w:val="en-GB"/>
        </w:rPr>
        <w:t xml:space="preserve"> Functions</w:t>
      </w:r>
      <w:bookmarkEnd w:id="612"/>
    </w:p>
    <w:tbl>
      <w:tblPr>
        <w:tblStyle w:val="LightList-Accent1"/>
        <w:tblW w:w="0" w:type="auto"/>
        <w:tblLook w:val="0420" w:firstRow="1" w:lastRow="0" w:firstColumn="0" w:lastColumn="0" w:noHBand="0" w:noVBand="1"/>
      </w:tblPr>
      <w:tblGrid>
        <w:gridCol w:w="4384"/>
        <w:gridCol w:w="6920"/>
      </w:tblGrid>
      <w:tr w:rsidR="00CD120F" w14:paraId="066EF100" w14:textId="77777777" w:rsidTr="00800572">
        <w:trPr>
          <w:cnfStyle w:val="100000000000" w:firstRow="1" w:lastRow="0" w:firstColumn="0" w:lastColumn="0" w:oddVBand="0" w:evenVBand="0" w:oddHBand="0" w:evenHBand="0" w:firstRowFirstColumn="0" w:firstRowLastColumn="0" w:lastRowFirstColumn="0" w:lastRowLastColumn="0"/>
        </w:trPr>
        <w:tc>
          <w:tcPr>
            <w:tcW w:w="0" w:type="auto"/>
            <w:hideMark/>
          </w:tcPr>
          <w:p w14:paraId="0E31EFD9" w14:textId="77777777" w:rsidR="00CD120F" w:rsidRDefault="00CD120F" w:rsidP="00CD120F">
            <w:pPr>
              <w:rPr>
                <w:sz w:val="36"/>
                <w:szCs w:val="36"/>
              </w:rPr>
            </w:pPr>
            <w:r>
              <w:rPr>
                <w:lang w:val="de-DE"/>
              </w:rPr>
              <w:t>Object</w:t>
            </w:r>
          </w:p>
        </w:tc>
        <w:tc>
          <w:tcPr>
            <w:tcW w:w="0" w:type="auto"/>
            <w:hideMark/>
          </w:tcPr>
          <w:p w14:paraId="2CCB1846" w14:textId="77777777" w:rsidR="00CD120F" w:rsidRDefault="00CD120F" w:rsidP="00CD120F">
            <w:pPr>
              <w:rPr>
                <w:sz w:val="36"/>
                <w:szCs w:val="36"/>
              </w:rPr>
            </w:pPr>
            <w:r>
              <w:rPr>
                <w:lang w:val="de-DE"/>
              </w:rPr>
              <w:t>Function</w:t>
            </w:r>
          </w:p>
        </w:tc>
      </w:tr>
      <w:tr w:rsidR="00CD120F" w14:paraId="57B6DE07" w14:textId="77777777" w:rsidTr="00800572">
        <w:trPr>
          <w:cnfStyle w:val="000000100000" w:firstRow="0" w:lastRow="0" w:firstColumn="0" w:lastColumn="0" w:oddVBand="0" w:evenVBand="0" w:oddHBand="1" w:evenHBand="0" w:firstRowFirstColumn="0" w:firstRowLastColumn="0" w:lastRowFirstColumn="0" w:lastRowLastColumn="0"/>
        </w:trPr>
        <w:tc>
          <w:tcPr>
            <w:tcW w:w="0" w:type="auto"/>
            <w:hideMark/>
          </w:tcPr>
          <w:p w14:paraId="69204FFC" w14:textId="77777777" w:rsidR="00CD120F" w:rsidRDefault="00CD120F" w:rsidP="00CD120F">
            <w:pPr>
              <w:rPr>
                <w:sz w:val="36"/>
                <w:szCs w:val="36"/>
              </w:rPr>
            </w:pPr>
            <w:r>
              <w:rPr>
                <w:color w:val="000000" w:themeColor="dark1"/>
                <w:lang w:val="de-DE"/>
              </w:rPr>
              <w:t>FileSystemObject</w:t>
            </w:r>
          </w:p>
        </w:tc>
        <w:tc>
          <w:tcPr>
            <w:tcW w:w="0" w:type="auto"/>
            <w:hideMark/>
          </w:tcPr>
          <w:p w14:paraId="17A95F39" w14:textId="77777777" w:rsidR="00CD120F" w:rsidRDefault="00CD120F" w:rsidP="00CD120F">
            <w:pPr>
              <w:rPr>
                <w:sz w:val="36"/>
                <w:szCs w:val="36"/>
              </w:rPr>
            </w:pPr>
            <w:r w:rsidRPr="00CD120F">
              <w:rPr>
                <w:color w:val="000000" w:themeColor="dark1"/>
                <w:lang w:val="en-GB"/>
              </w:rPr>
              <w:t xml:space="preserve">Deleting/Creating Folders. Winwrap is adequate for file input/output and </w:t>
            </w:r>
            <w:r w:rsidRPr="00CD120F">
              <w:rPr>
                <w:color w:val="000000" w:themeColor="dark1"/>
                <w:lang w:val="en-GB"/>
              </w:rPr>
              <w:lastRenderedPageBreak/>
              <w:t>Unicode</w:t>
            </w:r>
          </w:p>
        </w:tc>
      </w:tr>
      <w:tr w:rsidR="00CD120F" w14:paraId="372D5796" w14:textId="77777777" w:rsidTr="00800572">
        <w:tc>
          <w:tcPr>
            <w:tcW w:w="0" w:type="auto"/>
            <w:hideMark/>
          </w:tcPr>
          <w:p w14:paraId="1D70A7F5" w14:textId="77777777" w:rsidR="00CD120F" w:rsidRDefault="00CD120F" w:rsidP="00800572">
            <w:pPr>
              <w:rPr>
                <w:sz w:val="36"/>
                <w:szCs w:val="36"/>
              </w:rPr>
            </w:pPr>
            <w:r>
              <w:rPr>
                <w:color w:val="000000" w:themeColor="dark1"/>
                <w:lang w:val="de-DE"/>
              </w:rPr>
              <w:lastRenderedPageBreak/>
              <w:t>MicrosoftScriptingRuntime.</w:t>
            </w:r>
          </w:p>
        </w:tc>
        <w:tc>
          <w:tcPr>
            <w:tcW w:w="0" w:type="auto"/>
            <w:hideMark/>
          </w:tcPr>
          <w:p w14:paraId="05E82DAF" w14:textId="77777777" w:rsidR="00CD120F" w:rsidRDefault="00CD120F" w:rsidP="00800572">
            <w:pPr>
              <w:rPr>
                <w:sz w:val="36"/>
                <w:szCs w:val="36"/>
              </w:rPr>
            </w:pPr>
            <w:r w:rsidRPr="00CD120F">
              <w:rPr>
                <w:color w:val="000000" w:themeColor="dark1"/>
                <w:lang w:val="en-GB"/>
              </w:rPr>
              <w:t>Dictionary. For creating lookup lists</w:t>
            </w:r>
            <w:r w:rsidR="00800572">
              <w:rPr>
                <w:color w:val="000000" w:themeColor="dark1"/>
                <w:lang w:val="en-GB"/>
              </w:rPr>
              <w:t xml:space="preserve"> (also called hashes or associative arrays)</w:t>
            </w:r>
            <w:r w:rsidRPr="00CD120F">
              <w:rPr>
                <w:color w:val="000000" w:themeColor="dark1"/>
                <w:lang w:val="en-GB"/>
              </w:rPr>
              <w:t>, counting words, removing duplicates, finding unique words, histograms.</w:t>
            </w:r>
            <w:r w:rsidRPr="00CD120F">
              <w:rPr>
                <w:color w:val="000000" w:themeColor="dark1"/>
                <w:lang w:val="en-GB"/>
              </w:rPr>
              <w:br/>
            </w:r>
            <w:hyperlink r:id="rId127" w:history="1">
              <w:r w:rsidRPr="00800572">
                <w:rPr>
                  <w:u w:val="single"/>
                  <w:lang w:val="en-GB"/>
                </w:rPr>
                <w:t>http://msdn.microsoft.com/en-us/library/x4k5wbx4.aspx</w:t>
              </w:r>
            </w:hyperlink>
          </w:p>
        </w:tc>
      </w:tr>
      <w:tr w:rsidR="00CD120F" w14:paraId="2542114E" w14:textId="77777777" w:rsidTr="00800572">
        <w:trPr>
          <w:cnfStyle w:val="000000100000" w:firstRow="0" w:lastRow="0" w:firstColumn="0" w:lastColumn="0" w:oddVBand="0" w:evenVBand="0" w:oddHBand="1" w:evenHBand="0" w:firstRowFirstColumn="0" w:firstRowLastColumn="0" w:lastRowFirstColumn="0" w:lastRowLastColumn="0"/>
        </w:trPr>
        <w:tc>
          <w:tcPr>
            <w:tcW w:w="0" w:type="auto"/>
            <w:hideMark/>
          </w:tcPr>
          <w:p w14:paraId="6185D421" w14:textId="77777777" w:rsidR="00CD120F" w:rsidRDefault="00CD120F" w:rsidP="00CD120F">
            <w:pPr>
              <w:rPr>
                <w:sz w:val="36"/>
                <w:szCs w:val="36"/>
              </w:rPr>
            </w:pPr>
            <w:r>
              <w:rPr>
                <w:color w:val="000000" w:themeColor="dark1"/>
                <w:lang w:val="de-DE"/>
              </w:rPr>
              <w:t>Microsoft VBScript Regular Expressions 5.5</w:t>
            </w:r>
          </w:p>
        </w:tc>
        <w:tc>
          <w:tcPr>
            <w:tcW w:w="0" w:type="auto"/>
            <w:hideMark/>
          </w:tcPr>
          <w:p w14:paraId="6627F07E" w14:textId="77777777" w:rsidR="00CD120F" w:rsidRDefault="00CD120F" w:rsidP="00CD120F">
            <w:pPr>
              <w:rPr>
                <w:sz w:val="36"/>
                <w:szCs w:val="36"/>
              </w:rPr>
            </w:pPr>
            <w:r w:rsidRPr="00CD120F">
              <w:rPr>
                <w:color w:val="000000" w:themeColor="dark1"/>
                <w:lang w:val="en-GB"/>
              </w:rPr>
              <w:t xml:space="preserve">Useful for splitting strings. Be aware that regex fails on OCR errors. </w:t>
            </w:r>
            <w:r>
              <w:rPr>
                <w:color w:val="000000" w:themeColor="dark1"/>
                <w:lang w:val="de-DE"/>
              </w:rPr>
              <w:t>Good for using in validation rules.</w:t>
            </w:r>
          </w:p>
        </w:tc>
      </w:tr>
      <w:tr w:rsidR="00CA3C4D" w14:paraId="19E213A9" w14:textId="77777777" w:rsidTr="00800572">
        <w:tc>
          <w:tcPr>
            <w:tcW w:w="0" w:type="auto"/>
          </w:tcPr>
          <w:p w14:paraId="729E96A7" w14:textId="77777777" w:rsidR="00CA3C4D" w:rsidRDefault="00CA3C4D" w:rsidP="00CA3C4D">
            <w:pPr>
              <w:rPr>
                <w:rFonts w:asciiTheme="minorHAnsi" w:eastAsiaTheme="minorEastAsia" w:cstheme="minorBidi"/>
                <w:color w:val="000000" w:themeColor="dark1"/>
              </w:rPr>
            </w:pPr>
            <w:r w:rsidRPr="00CA3C4D">
              <w:rPr>
                <w:rFonts w:asciiTheme="minorHAnsi" w:eastAsiaTheme="minorEastAsia" w:cstheme="minorBidi"/>
                <w:color w:val="000000" w:themeColor="dark1"/>
              </w:rPr>
              <w:t xml:space="preserve">Microsoft ActiveX Data Objects </w:t>
            </w:r>
            <w:r>
              <w:rPr>
                <w:rFonts w:asciiTheme="minorHAnsi" w:eastAsiaTheme="minorEastAsia" w:cstheme="minorBidi"/>
                <w:color w:val="000000" w:themeColor="dark1"/>
              </w:rPr>
              <w:t>6.1</w:t>
            </w:r>
            <w:r w:rsidRPr="00CA3C4D">
              <w:rPr>
                <w:rFonts w:asciiTheme="minorHAnsi" w:eastAsiaTheme="minorEastAsia" w:cstheme="minorBidi"/>
                <w:color w:val="000000" w:themeColor="dark1"/>
              </w:rPr>
              <w:t xml:space="preserve"> Library</w:t>
            </w:r>
          </w:p>
        </w:tc>
        <w:tc>
          <w:tcPr>
            <w:tcW w:w="0" w:type="auto"/>
          </w:tcPr>
          <w:p w14:paraId="49068326" w14:textId="77777777" w:rsidR="00CA3C4D" w:rsidRDefault="00CA3C4D" w:rsidP="00CD120F">
            <w:pPr>
              <w:rPr>
                <w:color w:val="000000" w:themeColor="dark1"/>
              </w:rPr>
            </w:pPr>
            <w:r>
              <w:rPr>
                <w:color w:val="000000" w:themeColor="dark1"/>
              </w:rPr>
              <w:t>SQL queries. (The KTM SQL object only supports SELECT and not INSERT)</w:t>
            </w:r>
            <w:r>
              <w:rPr>
                <w:color w:val="000000" w:themeColor="dark1"/>
              </w:rPr>
              <w:br/>
            </w:r>
            <w:r w:rsidRPr="00CA3C4D">
              <w:rPr>
                <w:rFonts w:asciiTheme="minorHAnsi" w:eastAsiaTheme="minorEastAsia" w:cstheme="minorBidi"/>
                <w:color w:val="000000" w:themeColor="dark1"/>
              </w:rPr>
              <w:t>http://msdn.microsoft.com/en-us/library/windows/desktop/ms681504(v=vs.85).aspx</w:t>
            </w:r>
          </w:p>
        </w:tc>
      </w:tr>
      <w:tr w:rsidR="00CD120F" w14:paraId="39092845" w14:textId="77777777" w:rsidTr="00800572">
        <w:trPr>
          <w:cnfStyle w:val="000000100000" w:firstRow="0" w:lastRow="0" w:firstColumn="0" w:lastColumn="0" w:oddVBand="0" w:evenVBand="0" w:oddHBand="1" w:evenHBand="0" w:firstRowFirstColumn="0" w:firstRowLastColumn="0" w:lastRowFirstColumn="0" w:lastRowLastColumn="0"/>
        </w:trPr>
        <w:tc>
          <w:tcPr>
            <w:tcW w:w="0" w:type="auto"/>
            <w:hideMark/>
          </w:tcPr>
          <w:p w14:paraId="1118FF7B" w14:textId="77777777" w:rsidR="00CD120F" w:rsidRDefault="00CD120F" w:rsidP="00CD120F">
            <w:pPr>
              <w:rPr>
                <w:sz w:val="36"/>
                <w:szCs w:val="36"/>
              </w:rPr>
            </w:pPr>
            <w:r>
              <w:rPr>
                <w:color w:val="000000" w:themeColor="dark1"/>
                <w:lang w:val="de-DE"/>
              </w:rPr>
              <w:t>Microsoft XML, v 6.0</w:t>
            </w:r>
          </w:p>
        </w:tc>
        <w:tc>
          <w:tcPr>
            <w:tcW w:w="0" w:type="auto"/>
            <w:hideMark/>
          </w:tcPr>
          <w:p w14:paraId="070DD74C" w14:textId="77777777" w:rsidR="00CD120F" w:rsidRDefault="00CD120F" w:rsidP="00CD120F">
            <w:pPr>
              <w:rPr>
                <w:sz w:val="36"/>
                <w:szCs w:val="36"/>
              </w:rPr>
            </w:pPr>
            <w:r w:rsidRPr="00CD120F">
              <w:rPr>
                <w:color w:val="000000" w:themeColor="dark1"/>
                <w:lang w:val="en-GB"/>
              </w:rPr>
              <w:t>XML, XSL, Xpath, webservices, https</w:t>
            </w:r>
            <w:r w:rsidR="00800572">
              <w:rPr>
                <w:color w:val="000000" w:themeColor="dark1"/>
                <w:lang w:val="en-GB"/>
              </w:rPr>
              <w:t>, Kapow</w:t>
            </w:r>
            <w:r w:rsidR="0012280D">
              <w:rPr>
                <w:color w:val="000000" w:themeColor="dark1"/>
                <w:lang w:val="en-GB"/>
              </w:rPr>
              <w:fldChar w:fldCharType="begin"/>
            </w:r>
            <w:r w:rsidR="0012280D">
              <w:instrText xml:space="preserve"> XE "</w:instrText>
            </w:r>
            <w:r w:rsidR="0012280D" w:rsidRPr="008E2283">
              <w:rPr>
                <w:lang w:val="en-GB"/>
              </w:rPr>
              <w:instrText>Kapow</w:instrText>
            </w:r>
            <w:r w:rsidR="0012280D" w:rsidRPr="008E2283">
              <w:instrText>:</w:instrText>
            </w:r>
            <w:r w:rsidR="0012280D" w:rsidRPr="008E2283">
              <w:rPr>
                <w:lang w:val="en-GB"/>
              </w:rPr>
              <w:instrText>Integrating with KTM</w:instrText>
            </w:r>
            <w:r w:rsidR="0012280D">
              <w:instrText xml:space="preserve">" </w:instrText>
            </w:r>
            <w:r w:rsidR="0012280D">
              <w:rPr>
                <w:color w:val="000000" w:themeColor="dark1"/>
                <w:lang w:val="en-GB"/>
              </w:rPr>
              <w:fldChar w:fldCharType="end"/>
            </w:r>
            <w:r w:rsidR="00800572">
              <w:rPr>
                <w:color w:val="000000" w:themeColor="dark1"/>
                <w:lang w:val="en-GB"/>
              </w:rPr>
              <w:t xml:space="preserve"> integration.</w:t>
            </w:r>
          </w:p>
        </w:tc>
      </w:tr>
      <w:tr w:rsidR="00CD120F" w14:paraId="42915B78" w14:textId="77777777" w:rsidTr="00800572">
        <w:tc>
          <w:tcPr>
            <w:tcW w:w="0" w:type="auto"/>
            <w:hideMark/>
          </w:tcPr>
          <w:p w14:paraId="2F5AB89B" w14:textId="77777777" w:rsidR="00CD120F" w:rsidRDefault="00CD120F" w:rsidP="00CD120F">
            <w:pPr>
              <w:rPr>
                <w:sz w:val="36"/>
                <w:szCs w:val="36"/>
              </w:rPr>
            </w:pPr>
            <w:r w:rsidRPr="00CD120F">
              <w:rPr>
                <w:color w:val="0000FF"/>
                <w:lang w:val="en-GB"/>
              </w:rPr>
              <w:t>Private</w:t>
            </w:r>
            <w:r w:rsidRPr="00CD120F">
              <w:rPr>
                <w:color w:val="000000" w:themeColor="dark1"/>
                <w:lang w:val="en-GB"/>
              </w:rPr>
              <w:t xml:space="preserve"> </w:t>
            </w:r>
            <w:r w:rsidRPr="00CD120F">
              <w:rPr>
                <w:color w:val="0000FF"/>
                <w:lang w:val="en-GB"/>
              </w:rPr>
              <w:t>Declare</w:t>
            </w:r>
            <w:r w:rsidRPr="00CD120F">
              <w:rPr>
                <w:color w:val="000000" w:themeColor="dark1"/>
                <w:lang w:val="en-GB"/>
              </w:rPr>
              <w:t xml:space="preserve"> </w:t>
            </w:r>
            <w:r w:rsidRPr="00CD120F">
              <w:rPr>
                <w:color w:val="0000FF"/>
                <w:lang w:val="en-GB"/>
              </w:rPr>
              <w:t>Sub</w:t>
            </w:r>
            <w:r w:rsidRPr="00CD120F">
              <w:rPr>
                <w:color w:val="000000" w:themeColor="dark1"/>
                <w:lang w:val="en-GB"/>
              </w:rPr>
              <w:t xml:space="preserve"> OutputDebugString </w:t>
            </w:r>
            <w:r w:rsidRPr="00CD120F">
              <w:rPr>
                <w:color w:val="0000FF"/>
                <w:lang w:val="en-GB"/>
              </w:rPr>
              <w:t>Lib</w:t>
            </w:r>
            <w:r w:rsidRPr="00CD120F">
              <w:rPr>
                <w:color w:val="000000" w:themeColor="dark1"/>
                <w:lang w:val="en-GB"/>
              </w:rPr>
              <w:t xml:space="preserve"> </w:t>
            </w:r>
            <w:r w:rsidRPr="00CD120F">
              <w:rPr>
                <w:color w:val="A31515"/>
                <w:lang w:val="en-GB"/>
              </w:rPr>
              <w:t>"kernel32"</w:t>
            </w:r>
            <w:r w:rsidRPr="00CD120F">
              <w:rPr>
                <w:color w:val="000000" w:themeColor="dark1"/>
                <w:lang w:val="en-GB"/>
              </w:rPr>
              <w:t xml:space="preserve"> </w:t>
            </w:r>
            <w:r w:rsidRPr="00CD120F">
              <w:rPr>
                <w:color w:val="0000FF"/>
                <w:lang w:val="en-GB"/>
              </w:rPr>
              <w:t>Alias</w:t>
            </w:r>
            <w:r w:rsidRPr="00CD120F">
              <w:rPr>
                <w:color w:val="000000" w:themeColor="dark1"/>
                <w:lang w:val="en-GB"/>
              </w:rPr>
              <w:t xml:space="preserve"> </w:t>
            </w:r>
            <w:r w:rsidRPr="00CD120F">
              <w:rPr>
                <w:color w:val="A31515"/>
                <w:lang w:val="en-GB"/>
              </w:rPr>
              <w:t>"OutputDebugStringA"</w:t>
            </w:r>
            <w:r w:rsidRPr="00CD120F">
              <w:rPr>
                <w:color w:val="000000" w:themeColor="dark1"/>
                <w:lang w:val="en-GB"/>
              </w:rPr>
              <w:t xml:space="preserve"> (</w:t>
            </w:r>
            <w:r w:rsidRPr="00CD120F">
              <w:rPr>
                <w:color w:val="0000FF"/>
                <w:lang w:val="en-GB"/>
              </w:rPr>
              <w:t>ByVal</w:t>
            </w:r>
            <w:r w:rsidRPr="00CD120F">
              <w:rPr>
                <w:color w:val="000000" w:themeColor="dark1"/>
                <w:lang w:val="en-GB"/>
              </w:rPr>
              <w:t xml:space="preserve"> msg </w:t>
            </w:r>
            <w:r w:rsidRPr="00CD120F">
              <w:rPr>
                <w:color w:val="0000FF"/>
                <w:lang w:val="en-GB"/>
              </w:rPr>
              <w:t>As</w:t>
            </w:r>
            <w:r w:rsidRPr="00CD120F">
              <w:rPr>
                <w:color w:val="000000" w:themeColor="dark1"/>
                <w:lang w:val="en-GB"/>
              </w:rPr>
              <w:t xml:space="preserve"> </w:t>
            </w:r>
            <w:r w:rsidRPr="00CD120F">
              <w:rPr>
                <w:color w:val="2B91AF"/>
                <w:lang w:val="en-GB"/>
              </w:rPr>
              <w:t>String</w:t>
            </w:r>
            <w:r w:rsidRPr="00CD120F">
              <w:rPr>
                <w:color w:val="000000" w:themeColor="dark1"/>
                <w:lang w:val="en-GB"/>
              </w:rPr>
              <w:t>)</w:t>
            </w:r>
          </w:p>
        </w:tc>
        <w:tc>
          <w:tcPr>
            <w:tcW w:w="0" w:type="auto"/>
            <w:hideMark/>
          </w:tcPr>
          <w:p w14:paraId="4668EE78" w14:textId="77777777" w:rsidR="00CD120F" w:rsidRDefault="00CD120F" w:rsidP="00CD120F">
            <w:pPr>
              <w:rPr>
                <w:sz w:val="36"/>
                <w:szCs w:val="36"/>
              </w:rPr>
            </w:pPr>
            <w:r>
              <w:rPr>
                <w:color w:val="000000" w:themeColor="dark1"/>
                <w:lang w:val="de-DE"/>
              </w:rPr>
              <w:t>Debugging with Sysinternals‘ DebugView</w:t>
            </w:r>
            <w:r w:rsidR="0012280D">
              <w:rPr>
                <w:color w:val="000000" w:themeColor="dark1"/>
                <w:lang w:val="de-DE"/>
              </w:rPr>
              <w:fldChar w:fldCharType="begin"/>
            </w:r>
            <w:r w:rsidR="0012280D">
              <w:instrText xml:space="preserve"> XE "</w:instrText>
            </w:r>
            <w:r w:rsidR="0012280D" w:rsidRPr="00146B81">
              <w:rPr>
                <w:lang w:val="en-GB"/>
              </w:rPr>
              <w:instrText>Debugging</w:instrText>
            </w:r>
            <w:r w:rsidR="0012280D" w:rsidRPr="00146B81">
              <w:instrText>:</w:instrText>
            </w:r>
            <w:r w:rsidR="0012280D" w:rsidRPr="00146B81">
              <w:rPr>
                <w:lang w:val="en-GB"/>
              </w:rPr>
              <w:instrText>DebugView</w:instrText>
            </w:r>
            <w:r w:rsidR="0012280D">
              <w:instrText xml:space="preserve">" </w:instrText>
            </w:r>
            <w:r w:rsidR="0012280D">
              <w:rPr>
                <w:color w:val="000000" w:themeColor="dark1"/>
                <w:lang w:val="de-DE"/>
              </w:rPr>
              <w:fldChar w:fldCharType="end"/>
            </w:r>
          </w:p>
        </w:tc>
      </w:tr>
      <w:tr w:rsidR="00CD120F" w14:paraId="483A7829" w14:textId="77777777" w:rsidTr="00800572">
        <w:trPr>
          <w:cnfStyle w:val="000000100000" w:firstRow="0" w:lastRow="0" w:firstColumn="0" w:lastColumn="0" w:oddVBand="0" w:evenVBand="0" w:oddHBand="1" w:evenHBand="0" w:firstRowFirstColumn="0" w:firstRowLastColumn="0" w:lastRowFirstColumn="0" w:lastRowLastColumn="0"/>
        </w:trPr>
        <w:tc>
          <w:tcPr>
            <w:tcW w:w="0" w:type="auto"/>
            <w:hideMark/>
          </w:tcPr>
          <w:p w14:paraId="5D6ED752" w14:textId="77777777" w:rsidR="00CD120F" w:rsidRPr="00800572" w:rsidRDefault="00CD120F" w:rsidP="00CD120F">
            <w:pPr>
              <w:rPr>
                <w:color w:val="000000" w:themeColor="dark1"/>
                <w:lang w:val="en-AU"/>
              </w:rPr>
            </w:pPr>
            <w:r>
              <w:rPr>
                <w:color w:val="000000" w:themeColor="dark1"/>
                <w:lang w:val="en-AU"/>
              </w:rPr>
              <w:t>Private Declare Function QueryPerformanceCounter Lib "kernel32" (v As Long) As Boolean</w:t>
            </w:r>
          </w:p>
        </w:tc>
        <w:tc>
          <w:tcPr>
            <w:tcW w:w="0" w:type="auto"/>
            <w:hideMark/>
          </w:tcPr>
          <w:p w14:paraId="00473EA2" w14:textId="77777777" w:rsidR="00CD120F" w:rsidRPr="00800572" w:rsidRDefault="00CD120F" w:rsidP="00CD120F">
            <w:pPr>
              <w:rPr>
                <w:color w:val="000000" w:themeColor="dark1"/>
                <w:lang w:val="en-AU"/>
              </w:rPr>
            </w:pPr>
            <w:r w:rsidRPr="00800572">
              <w:rPr>
                <w:color w:val="000000" w:themeColor="dark1"/>
                <w:lang w:val="en-AU"/>
              </w:rPr>
              <w:t>Retrieves CPU time in the order or microseconds, but is not a true clock. Don‘t trust for timings.</w:t>
            </w:r>
          </w:p>
        </w:tc>
      </w:tr>
      <w:tr w:rsidR="00CD120F" w14:paraId="43791E4F" w14:textId="77777777" w:rsidTr="00800572">
        <w:tc>
          <w:tcPr>
            <w:tcW w:w="0" w:type="auto"/>
            <w:hideMark/>
          </w:tcPr>
          <w:p w14:paraId="0620964A" w14:textId="77777777" w:rsidR="00CD120F" w:rsidRPr="00800572" w:rsidRDefault="00CD120F" w:rsidP="00CD120F">
            <w:pPr>
              <w:rPr>
                <w:color w:val="000000" w:themeColor="dark1"/>
                <w:lang w:val="en-AU"/>
              </w:rPr>
            </w:pPr>
            <w:r w:rsidRPr="00800572">
              <w:rPr>
                <w:color w:val="000000" w:themeColor="dark1"/>
                <w:lang w:val="en-AU"/>
              </w:rPr>
              <w:t>Private Declare Function GetTickCount Lib "kernel32" () As Long</w:t>
            </w:r>
          </w:p>
        </w:tc>
        <w:tc>
          <w:tcPr>
            <w:tcW w:w="0" w:type="auto"/>
            <w:hideMark/>
          </w:tcPr>
          <w:p w14:paraId="2B324B22" w14:textId="77777777" w:rsidR="00CD120F" w:rsidRPr="00800572" w:rsidRDefault="00CD120F" w:rsidP="00CD120F">
            <w:pPr>
              <w:rPr>
                <w:color w:val="000000" w:themeColor="dark1"/>
                <w:lang w:val="en-AU"/>
              </w:rPr>
            </w:pPr>
            <w:r w:rsidRPr="00800572">
              <w:rPr>
                <w:color w:val="000000" w:themeColor="dark1"/>
                <w:lang w:val="en-AU"/>
              </w:rPr>
              <w:t>Retrieves the number of milliseconds (typical resolution of 10-16 ms) that have elapsed since the system was started, up to 49.7 days.</w:t>
            </w:r>
          </w:p>
        </w:tc>
      </w:tr>
    </w:tbl>
    <w:p w14:paraId="188C9711" w14:textId="77777777" w:rsidR="00BB2223" w:rsidRDefault="00BB2223" w:rsidP="007123E4">
      <w:pPr>
        <w:pStyle w:val="Heading1"/>
      </w:pPr>
      <w:bookmarkStart w:id="616" w:name="_Toc386812650"/>
      <w:r>
        <w:t>Barcodes</w:t>
      </w:r>
      <w:bookmarkEnd w:id="613"/>
      <w:bookmarkEnd w:id="614"/>
      <w:bookmarkEnd w:id="615"/>
      <w:bookmarkEnd w:id="616"/>
      <w:r w:rsidR="001D11FD">
        <w:fldChar w:fldCharType="begin"/>
      </w:r>
      <w:r w:rsidR="001D11FD">
        <w:instrText xml:space="preserve"> XE "</w:instrText>
      </w:r>
      <w:r w:rsidR="001D11FD" w:rsidRPr="00A64640">
        <w:instrText>Barcodes</w:instrText>
      </w:r>
      <w:r w:rsidR="001D11FD">
        <w:instrText xml:space="preserve">" </w:instrText>
      </w:r>
      <w:r w:rsidR="001D11FD">
        <w:fldChar w:fldCharType="end"/>
      </w:r>
    </w:p>
    <w:p w14:paraId="648C1CE6" w14:textId="77777777" w:rsidR="00BB2223" w:rsidRPr="003361D8" w:rsidRDefault="003361D8" w:rsidP="003361D8">
      <w:pPr>
        <w:rPr>
          <w:b/>
        </w:rPr>
      </w:pPr>
      <w:r w:rsidRPr="003361D8">
        <w:rPr>
          <w:b/>
        </w:rPr>
        <w:t>Content to be supplied later</w:t>
      </w:r>
      <w:r w:rsidR="001D11FD">
        <w:rPr>
          <w:b/>
        </w:rPr>
        <w:t xml:space="preserve"> – barcode types, dimensions, quiet zones, Datamatrix, redundancy, checksums.</w:t>
      </w:r>
    </w:p>
    <w:p w14:paraId="6E3D8675" w14:textId="77777777" w:rsidR="00C50F6F" w:rsidRPr="00DC14BC" w:rsidRDefault="00C50F6F" w:rsidP="00C50F6F">
      <w:pPr>
        <w:pStyle w:val="Heading1"/>
        <w:rPr>
          <w:lang w:val="en-GB"/>
        </w:rPr>
      </w:pPr>
      <w:bookmarkStart w:id="617" w:name="_Toc382141896"/>
      <w:bookmarkStart w:id="618" w:name="_Toc382142214"/>
      <w:bookmarkStart w:id="619" w:name="_Toc382990362"/>
      <w:bookmarkStart w:id="620" w:name="_Toc386812651"/>
      <w:bookmarkStart w:id="621" w:name="_Toc382141886"/>
      <w:bookmarkStart w:id="622" w:name="_Toc382142204"/>
      <w:bookmarkStart w:id="623" w:name="_Toc382990352"/>
      <w:r>
        <w:t>Unicode</w:t>
      </w:r>
      <w:bookmarkEnd w:id="617"/>
      <w:bookmarkEnd w:id="618"/>
      <w:bookmarkEnd w:id="619"/>
      <w:bookmarkEnd w:id="620"/>
      <w:r>
        <w:fldChar w:fldCharType="begin"/>
      </w:r>
      <w:r>
        <w:instrText xml:space="preserve"> XE "</w:instrText>
      </w:r>
      <w:r w:rsidRPr="00A64640">
        <w:instrText>Unicode</w:instrText>
      </w:r>
      <w:r>
        <w:instrText xml:space="preserve">" </w:instrText>
      </w:r>
      <w:r>
        <w:fldChar w:fldCharType="end"/>
      </w:r>
    </w:p>
    <w:p w14:paraId="495C2DB7" w14:textId="77777777" w:rsidR="00C50F6F" w:rsidRDefault="00C50F6F" w:rsidP="00C50F6F">
      <w:pPr>
        <w:rPr>
          <w:lang w:val="en-GB"/>
        </w:rPr>
      </w:pPr>
      <w:r w:rsidRPr="000A27A1">
        <w:rPr>
          <w:lang w:val="en-GB"/>
        </w:rPr>
        <w:t>Kofax Transformation is fully Unicode compliant, supporting almost any character set, including right-to-left languages.</w:t>
      </w:r>
    </w:p>
    <w:p w14:paraId="70529F04" w14:textId="77777777" w:rsidR="001971DC" w:rsidRDefault="00C50F6F" w:rsidP="00C50F6F">
      <w:pPr>
        <w:rPr>
          <w:lang w:val="en-GB"/>
        </w:rPr>
      </w:pPr>
      <w:r>
        <w:rPr>
          <w:lang w:val="en-GB"/>
        </w:rPr>
        <w:t>KTM has numerous XML configuration files which are all in Unicode.</w:t>
      </w:r>
    </w:p>
    <w:p w14:paraId="2CAB5EFB" w14:textId="77777777" w:rsidR="00C50F6F" w:rsidRDefault="00C50F6F" w:rsidP="00C50F6F">
      <w:pPr>
        <w:rPr>
          <w:lang w:val="en-GB"/>
        </w:rPr>
      </w:pPr>
      <w:r>
        <w:rPr>
          <w:lang w:val="en-GB"/>
        </w:rPr>
        <w:t xml:space="preserve">However you need to take care that your </w:t>
      </w:r>
      <w:r w:rsidRPr="00C50F6F">
        <w:rPr>
          <w:b/>
          <w:lang w:val="en-GB"/>
        </w:rPr>
        <w:t>Databases</w:t>
      </w:r>
      <w:r>
        <w:rPr>
          <w:lang w:val="en-GB"/>
        </w:rPr>
        <w:t xml:space="preserve"> and </w:t>
      </w:r>
      <w:r w:rsidRPr="00C50F6F">
        <w:rPr>
          <w:b/>
          <w:lang w:val="en-GB"/>
        </w:rPr>
        <w:t>Dictionaries</w:t>
      </w:r>
      <w:r>
        <w:rPr>
          <w:lang w:val="en-GB"/>
        </w:rPr>
        <w:t xml:space="preserve"> are also in Unicode. In today’s global world with large customer databases, you really should always use Unicode.</w:t>
      </w:r>
    </w:p>
    <w:p w14:paraId="456786D8" w14:textId="77777777" w:rsidR="00C50F6F" w:rsidRDefault="00C50F6F" w:rsidP="00C50F6F">
      <w:pPr>
        <w:pStyle w:val="Heading2"/>
        <w:rPr>
          <w:b w:val="0"/>
        </w:rPr>
      </w:pPr>
      <w:bookmarkStart w:id="624" w:name="_Toc386812652"/>
      <w:r>
        <w:rPr>
          <w:b w:val="0"/>
          <w:lang w:val="en-GB"/>
        </w:rPr>
        <w:t>Databases</w:t>
      </w:r>
      <w:r>
        <w:rPr>
          <w:b w:val="0"/>
        </w:rPr>
        <w:t xml:space="preserve"> &amp; Dictionaries</w:t>
      </w:r>
      <w:bookmarkEnd w:id="624"/>
    </w:p>
    <w:p w14:paraId="2FACE722" w14:textId="77777777" w:rsidR="00C50F6F" w:rsidRDefault="00C50F6F" w:rsidP="00C50F6F">
      <w:pPr>
        <w:rPr>
          <w:lang w:val="en-GB"/>
        </w:rPr>
      </w:pPr>
      <w:r>
        <w:rPr>
          <w:lang w:val="en-GB"/>
        </w:rPr>
        <w:t xml:space="preserve">You should ALWAYS write your database and dictionary files using a Unicode encoding, either UTF-8 or UTF-16 (UTF-16 is also called Unicode). This will ensure that you have no character corruption or loss of data using characters outside of A-Z. Window’s </w:t>
      </w:r>
      <w:r w:rsidRPr="004D659F">
        <w:rPr>
          <w:b/>
          <w:lang w:val="en-GB"/>
        </w:rPr>
        <w:t>Notepad</w:t>
      </w:r>
      <w:r>
        <w:rPr>
          <w:lang w:val="en-GB"/>
        </w:rPr>
        <w:t xml:space="preserve"> can show and change the encoding in the File/SaveAs… Menu. </w:t>
      </w:r>
      <w:r>
        <w:rPr>
          <w:b/>
          <w:lang w:val="en-GB"/>
        </w:rPr>
        <w:t>Unicode</w:t>
      </w:r>
      <w:r>
        <w:rPr>
          <w:lang w:val="en-GB"/>
        </w:rPr>
        <w:t xml:space="preserve"> is 16 bit. Use </w:t>
      </w:r>
      <w:r>
        <w:rPr>
          <w:b/>
          <w:lang w:val="en-GB"/>
        </w:rPr>
        <w:t>UTF-8</w:t>
      </w:r>
      <w:r>
        <w:rPr>
          <w:lang w:val="en-GB"/>
        </w:rPr>
        <w:t xml:space="preserve"> for an 8 bit encoding and smaller file sizes.</w:t>
      </w:r>
    </w:p>
    <w:p w14:paraId="172BD4F4" w14:textId="77777777" w:rsidR="00C50F6F" w:rsidRDefault="00C50F6F" w:rsidP="00C50F6F">
      <w:pPr>
        <w:rPr>
          <w:lang w:val="en-GB"/>
        </w:rPr>
      </w:pPr>
      <w:r>
        <w:rPr>
          <w:lang w:val="en-GB"/>
        </w:rPr>
        <w:lastRenderedPageBreak/>
        <w:t xml:space="preserve">In the image below </w:t>
      </w:r>
      <w:r w:rsidR="004832CA">
        <w:rPr>
          <w:lang w:val="en-GB"/>
        </w:rPr>
        <w:t xml:space="preserve">from </w:t>
      </w:r>
      <w:r w:rsidR="004832CA" w:rsidRPr="004832CA">
        <w:rPr>
          <w:b/>
          <w:lang w:val="en-GB"/>
        </w:rPr>
        <w:t>Notepad.exe</w:t>
      </w:r>
      <w:r w:rsidR="004832CA">
        <w:rPr>
          <w:lang w:val="en-GB"/>
        </w:rPr>
        <w:t xml:space="preserve"> </w:t>
      </w:r>
      <w:r>
        <w:rPr>
          <w:lang w:val="en-GB"/>
        </w:rPr>
        <w:t>the file is currently encoded in ANSI, and will be converted to UTF-8.</w:t>
      </w:r>
      <w:r>
        <w:rPr>
          <w:lang w:val="en-GB"/>
        </w:rPr>
        <w:br/>
      </w:r>
      <w:r>
        <w:rPr>
          <w:noProof/>
          <w:lang w:bidi="ar-SA"/>
        </w:rPr>
        <w:drawing>
          <wp:inline distT="0" distB="0" distL="0" distR="0" wp14:anchorId="351530A8" wp14:editId="08F85AC7">
            <wp:extent cx="5829300" cy="1476375"/>
            <wp:effectExtent l="171450" t="171450" r="381000" b="371475"/>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8"/>
                    <a:stretch>
                      <a:fillRect/>
                    </a:stretch>
                  </pic:blipFill>
                  <pic:spPr>
                    <a:xfrm>
                      <a:off x="0" y="0"/>
                      <a:ext cx="5829300" cy="1476375"/>
                    </a:xfrm>
                    <a:prstGeom prst="rect">
                      <a:avLst/>
                    </a:prstGeom>
                    <a:ln>
                      <a:noFill/>
                    </a:ln>
                    <a:effectLst>
                      <a:outerShdw blurRad="292100" dist="139700" dir="2700000" algn="tl" rotWithShape="0">
                        <a:srgbClr val="333333">
                          <a:alpha val="65000"/>
                        </a:srgbClr>
                      </a:outerShdw>
                    </a:effectLst>
                  </pic:spPr>
                </pic:pic>
              </a:graphicData>
            </a:graphic>
          </wp:inline>
        </w:drawing>
      </w:r>
    </w:p>
    <w:p w14:paraId="079540B4" w14:textId="77777777" w:rsidR="001971DC" w:rsidRDefault="00C50F6F" w:rsidP="00C50F6F">
      <w:pPr>
        <w:rPr>
          <w:lang w:val="en-GB"/>
        </w:rPr>
      </w:pPr>
      <w:r>
        <w:rPr>
          <w:lang w:val="en-GB"/>
        </w:rPr>
        <w:t xml:space="preserve">When Kofax Transformation opens a database or dictionary file, it checks the first bytes of the file. If it finds a </w:t>
      </w:r>
      <w:hyperlink r:id="rId129" w:history="1">
        <w:r w:rsidRPr="002C3A63">
          <w:rPr>
            <w:rStyle w:val="Hyperlink"/>
            <w:b/>
            <w:lang w:val="en-GB"/>
          </w:rPr>
          <w:t>http://en.wikipedia.org/wiki/Byte_order_mark</w:t>
        </w:r>
      </w:hyperlink>
      <w:r>
        <w:rPr>
          <w:b/>
          <w:lang w:val="en-GB"/>
        </w:rPr>
        <w:t xml:space="preserve">  </w:t>
      </w:r>
      <w:r w:rsidRPr="000A27A1">
        <w:rPr>
          <w:lang w:val="en-GB"/>
        </w:rPr>
        <w:t>(BOM)</w:t>
      </w:r>
      <w:r>
        <w:rPr>
          <w:b/>
          <w:lang w:val="en-GB"/>
        </w:rPr>
        <w:t xml:space="preserve"> </w:t>
      </w:r>
      <w:r>
        <w:rPr>
          <w:lang w:val="en-GB"/>
        </w:rPr>
        <w:t xml:space="preserve">it will parse the file according to the BOM. The UTF-8 BOM is </w:t>
      </w:r>
      <w:r w:rsidRPr="000A27A1">
        <w:rPr>
          <w:b/>
          <w:lang w:val="en-GB"/>
        </w:rPr>
        <w:t>0xEF,0xBB,0xBF</w:t>
      </w:r>
      <w:r w:rsidRPr="000A27A1">
        <w:rPr>
          <w:lang w:val="en-GB"/>
        </w:rPr>
        <w:t xml:space="preserve"> and is seen as </w:t>
      </w:r>
      <w:r w:rsidRPr="000A27A1">
        <w:rPr>
          <w:b/>
          <w:lang w:val="en-GB"/>
        </w:rPr>
        <w:t>ï»¿</w:t>
      </w:r>
      <w:r w:rsidRPr="000A27A1">
        <w:rPr>
          <w:lang w:val="en-GB"/>
        </w:rPr>
        <w:t xml:space="preserve"> in non-Unicode Text Editors</w:t>
      </w:r>
      <w:r>
        <w:rPr>
          <w:lang w:val="en-GB"/>
        </w:rPr>
        <w:t xml:space="preserve"> using </w:t>
      </w:r>
      <w:r w:rsidR="004832CA">
        <w:rPr>
          <w:lang w:val="en-GB"/>
        </w:rPr>
        <w:t xml:space="preserve">the Character set </w:t>
      </w:r>
      <w:r w:rsidR="004832CA">
        <w:rPr>
          <w:rFonts w:ascii="Helvetica" w:hAnsi="Helvetica" w:cs="Helvetica"/>
          <w:color w:val="252525"/>
          <w:szCs w:val="21"/>
          <w:shd w:val="clear" w:color="auto" w:fill="FFFFFF"/>
        </w:rPr>
        <w:t xml:space="preserve">"Latin alphabet no. 1," </w:t>
      </w:r>
      <w:r w:rsidR="004832CA" w:rsidRPr="004832CA">
        <w:rPr>
          <w:lang w:val="en-GB"/>
        </w:rPr>
        <w:t>ISO-8859-1</w:t>
      </w:r>
      <w:r w:rsidRPr="000A27A1">
        <w:rPr>
          <w:lang w:val="en-GB"/>
        </w:rPr>
        <w:t>.</w:t>
      </w:r>
    </w:p>
    <w:p w14:paraId="03DFE561" w14:textId="77777777" w:rsidR="00C50F6F" w:rsidRDefault="00C50F6F" w:rsidP="00C50F6F">
      <w:pPr>
        <w:rPr>
          <w:lang w:val="en-GB"/>
        </w:rPr>
      </w:pPr>
      <w:r>
        <w:rPr>
          <w:lang w:val="en-GB"/>
        </w:rPr>
        <w:t xml:space="preserve">If there is no BOM in the text file then Kofax Transformation will use the “Current Language for non-Unicode programs” in </w:t>
      </w:r>
      <w:r w:rsidRPr="000A27A1">
        <w:rPr>
          <w:b/>
          <w:lang w:val="en-GB"/>
        </w:rPr>
        <w:t>ControlPanel/</w:t>
      </w:r>
      <w:r>
        <w:rPr>
          <w:b/>
          <w:lang w:val="en-GB"/>
        </w:rPr>
        <w:t>RegionA</w:t>
      </w:r>
      <w:r w:rsidRPr="000A27A1">
        <w:rPr>
          <w:b/>
          <w:lang w:val="en-GB"/>
        </w:rPr>
        <w:t>ndLanguage/Administration</w:t>
      </w:r>
      <w:r>
        <w:rPr>
          <w:lang w:val="en-GB"/>
        </w:rPr>
        <w:t xml:space="preserve"> settings. KTM Server will use the “System Locale”. If your vendor searches work in Project Builder but fail in KTM server, you have possibly not encoded your databases in </w:t>
      </w:r>
      <w:r>
        <w:rPr>
          <w:lang w:val="en-GB"/>
        </w:rPr>
        <w:lastRenderedPageBreak/>
        <w:t>Unicode.</w:t>
      </w:r>
      <w:r>
        <w:rPr>
          <w:lang w:val="en-GB"/>
        </w:rPr>
        <w:br/>
      </w:r>
      <w:r>
        <w:rPr>
          <w:noProof/>
          <w:lang w:bidi="ar-SA"/>
        </w:rPr>
        <w:drawing>
          <wp:inline distT="0" distB="0" distL="0" distR="0" wp14:anchorId="3ABF2B2E" wp14:editId="52E867F7">
            <wp:extent cx="4543425" cy="5238750"/>
            <wp:effectExtent l="0" t="0" r="9525"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0"/>
                    <a:stretch>
                      <a:fillRect/>
                    </a:stretch>
                  </pic:blipFill>
                  <pic:spPr>
                    <a:xfrm>
                      <a:off x="0" y="0"/>
                      <a:ext cx="4543425" cy="5238750"/>
                    </a:xfrm>
                    <a:prstGeom prst="rect">
                      <a:avLst/>
                    </a:prstGeom>
                  </pic:spPr>
                </pic:pic>
              </a:graphicData>
            </a:graphic>
          </wp:inline>
        </w:drawing>
      </w:r>
    </w:p>
    <w:p w14:paraId="3F6F5F41" w14:textId="77777777" w:rsidR="00C50F6F" w:rsidRPr="000A27A1" w:rsidRDefault="00C50F6F" w:rsidP="00C50F6F">
      <w:pPr>
        <w:rPr>
          <w:lang w:val="en-GB"/>
        </w:rPr>
      </w:pPr>
      <w:r>
        <w:rPr>
          <w:lang w:val="en-GB"/>
        </w:rPr>
        <w:t>If you are exporting CSV databases for use as Fuzzy Databases, make sure that your system is inserting the BOM into the database files. If the system cannot do this, then you can use Search &amp; Matching Server.</w:t>
      </w:r>
    </w:p>
    <w:p w14:paraId="2EA6101D" w14:textId="77777777" w:rsidR="00C50F6F" w:rsidRPr="00F634ED" w:rsidRDefault="00C50F6F" w:rsidP="00C50F6F">
      <w:pPr>
        <w:pStyle w:val="Heading2"/>
        <w:rPr>
          <w:b w:val="0"/>
          <w:lang w:val="en-GB"/>
        </w:rPr>
      </w:pPr>
      <w:bookmarkStart w:id="625" w:name="_Toc386812653"/>
      <w:r>
        <w:rPr>
          <w:b w:val="0"/>
          <w:lang w:val="en-GB"/>
        </w:rPr>
        <w:t>Scripting</w:t>
      </w:r>
      <w:r>
        <w:rPr>
          <w:b w:val="0"/>
        </w:rPr>
        <w:t xml:space="preserve"> Unicode</w:t>
      </w:r>
      <w:bookmarkEnd w:id="625"/>
    </w:p>
    <w:p w14:paraId="33C4F7A9" w14:textId="77777777" w:rsidR="00C50F6F" w:rsidRPr="000A27A1" w:rsidRDefault="00C50F6F" w:rsidP="00C50F6F">
      <w:pPr>
        <w:pStyle w:val="HTMLPreformatted"/>
        <w:spacing w:line="244" w:lineRule="atLeast"/>
        <w:rPr>
          <w:color w:val="333333"/>
          <w:sz w:val="20"/>
          <w:lang w:val="en-GB" w:eastAsia="en-GB"/>
        </w:rPr>
      </w:pPr>
      <w:r w:rsidRPr="000A27A1">
        <w:rPr>
          <w:rFonts w:ascii="Arial" w:hAnsi="Arial" w:cs="Times New Roman"/>
          <w:szCs w:val="22"/>
          <w:lang w:val="en-GB" w:eastAsia="en-US" w:bidi="en-US"/>
        </w:rPr>
        <w:t xml:space="preserve">The KTM scripting environment fully supports Unicode, except for the </w:t>
      </w:r>
      <w:r w:rsidR="00F46027">
        <w:rPr>
          <w:rFonts w:ascii="Arial" w:hAnsi="Arial" w:cs="Times New Roman"/>
          <w:szCs w:val="22"/>
          <w:lang w:val="en-GB" w:eastAsia="en-US" w:bidi="en-US"/>
        </w:rPr>
        <w:t>Debugger Windows</w:t>
      </w:r>
      <w:r w:rsidRPr="000A27A1">
        <w:rPr>
          <w:rFonts w:ascii="Arial" w:hAnsi="Arial" w:cs="Times New Roman"/>
          <w:szCs w:val="22"/>
          <w:lang w:val="en-GB" w:eastAsia="en-US" w:bidi="en-US"/>
        </w:rPr>
        <w:t xml:space="preserve">. You can add Unicode </w:t>
      </w:r>
      <w:r w:rsidR="001C0605">
        <w:rPr>
          <w:rFonts w:ascii="Arial" w:hAnsi="Arial" w:cs="Times New Roman"/>
          <w:szCs w:val="22"/>
          <w:lang w:val="en-GB" w:eastAsia="en-US" w:bidi="en-US"/>
        </w:rPr>
        <w:t>c</w:t>
      </w:r>
      <w:r w:rsidRPr="000A27A1">
        <w:rPr>
          <w:rFonts w:ascii="Arial" w:hAnsi="Arial" w:cs="Times New Roman"/>
          <w:szCs w:val="22"/>
          <w:lang w:val="en-GB" w:eastAsia="en-US" w:bidi="en-US"/>
        </w:rPr>
        <w:t>haracters directly into scripts.</w:t>
      </w:r>
      <w:r>
        <w:rPr>
          <w:b/>
          <w:lang w:val="en-GB"/>
        </w:rPr>
        <w:br/>
      </w:r>
      <w:r w:rsidRPr="000A27A1">
        <w:rPr>
          <w:color w:val="333333"/>
          <w:sz w:val="20"/>
          <w:lang w:val="en-GB" w:eastAsia="en-GB"/>
        </w:rPr>
        <w:t xml:space="preserve">   filename=</w:t>
      </w:r>
      <w:r w:rsidRPr="000A27A1">
        <w:rPr>
          <w:color w:val="A31515"/>
          <w:sz w:val="20"/>
          <w:lang w:val="en-GB" w:eastAsia="en-GB"/>
        </w:rPr>
        <w:t>"Παρθενώνας.txt"</w:t>
      </w:r>
    </w:p>
    <w:p w14:paraId="265DE10B" w14:textId="77777777" w:rsidR="00C50F6F" w:rsidRPr="000A27A1" w:rsidRDefault="00C50F6F" w:rsidP="00C50F6F">
      <w:pPr>
        <w:rPr>
          <w:lang w:val="en-GB"/>
        </w:rPr>
      </w:pPr>
      <w:r w:rsidRPr="000A27A1">
        <w:rPr>
          <w:lang w:val="en-GB"/>
        </w:rPr>
        <w:t xml:space="preserve">KTM scripts will automatically detect the encoding of a text file when you read it. </w:t>
      </w:r>
      <w:r w:rsidR="00DD4402">
        <w:rPr>
          <w:lang w:val="en-GB"/>
        </w:rPr>
        <w:t>U</w:t>
      </w:r>
      <w:r w:rsidRPr="000A27A1">
        <w:rPr>
          <w:lang w:val="en-GB"/>
        </w:rPr>
        <w:t>se the following code</w:t>
      </w:r>
      <w:r w:rsidR="00DD4402">
        <w:rPr>
          <w:lang w:val="en-GB"/>
        </w:rPr>
        <w:t xml:space="preserve"> to create a Unicode file</w:t>
      </w:r>
      <w:r w:rsidRPr="000A27A1">
        <w:rPr>
          <w:lang w:val="en-GB"/>
        </w:rPr>
        <w:t>.</w:t>
      </w:r>
    </w:p>
    <w:p w14:paraId="7A8F23E1" w14:textId="77777777" w:rsidR="00C50F6F" w:rsidRPr="000A27A1" w:rsidRDefault="00C50F6F" w:rsidP="00C50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0A27A1">
        <w:rPr>
          <w:rFonts w:ascii="Courier New" w:hAnsi="Courier New" w:cs="Courier New"/>
          <w:color w:val="333333"/>
          <w:sz w:val="20"/>
          <w:szCs w:val="20"/>
          <w:lang w:val="en-GB" w:eastAsia="en-GB" w:bidi="ar-SA"/>
        </w:rPr>
        <w:t xml:space="preserve">Open </w:t>
      </w:r>
      <w:r>
        <w:rPr>
          <w:rFonts w:ascii="Courier New" w:hAnsi="Courier New" w:cs="Courier New"/>
          <w:color w:val="333333"/>
          <w:sz w:val="20"/>
          <w:szCs w:val="20"/>
          <w:lang w:val="en-GB" w:eastAsia="en-GB" w:bidi="ar-SA"/>
        </w:rPr>
        <w:t>F</w:t>
      </w:r>
      <w:r w:rsidRPr="000A27A1">
        <w:rPr>
          <w:rFonts w:ascii="Courier New" w:hAnsi="Courier New" w:cs="Courier New"/>
          <w:color w:val="333333"/>
          <w:sz w:val="20"/>
          <w:szCs w:val="20"/>
          <w:lang w:val="en-GB" w:eastAsia="en-GB" w:bidi="ar-SA"/>
        </w:rPr>
        <w:t xml:space="preserve">ilename </w:t>
      </w:r>
      <w:r w:rsidRPr="000A27A1">
        <w:rPr>
          <w:rFonts w:ascii="Courier New" w:hAnsi="Courier New" w:cs="Courier New"/>
          <w:color w:val="0000FF"/>
          <w:sz w:val="20"/>
          <w:szCs w:val="20"/>
          <w:lang w:val="en-GB" w:eastAsia="en-GB" w:bidi="ar-SA"/>
        </w:rPr>
        <w:t>For</w:t>
      </w:r>
      <w:r w:rsidRPr="000A27A1">
        <w:rPr>
          <w:rFonts w:ascii="Courier New" w:hAnsi="Courier New" w:cs="Courier New"/>
          <w:color w:val="333333"/>
          <w:sz w:val="20"/>
          <w:szCs w:val="20"/>
          <w:lang w:val="en-GB" w:eastAsia="en-GB" w:bidi="ar-SA"/>
        </w:rPr>
        <w:t xml:space="preserve"> Output </w:t>
      </w:r>
      <w:r w:rsidRPr="000A27A1">
        <w:rPr>
          <w:rFonts w:ascii="Courier New" w:hAnsi="Courier New" w:cs="Courier New"/>
          <w:color w:val="0000FF"/>
          <w:sz w:val="20"/>
          <w:szCs w:val="20"/>
          <w:lang w:val="en-GB" w:eastAsia="en-GB" w:bidi="ar-SA"/>
        </w:rPr>
        <w:t>As</w:t>
      </w:r>
      <w:r w:rsidRPr="000A27A1">
        <w:rPr>
          <w:rFonts w:ascii="Courier New" w:hAnsi="Courier New" w:cs="Courier New"/>
          <w:color w:val="333333"/>
          <w:sz w:val="20"/>
          <w:szCs w:val="20"/>
          <w:lang w:val="en-GB" w:eastAsia="en-GB" w:bidi="ar-SA"/>
        </w:rPr>
        <w:t xml:space="preserve"> #1</w:t>
      </w:r>
    </w:p>
    <w:p w14:paraId="60607A7A" w14:textId="77777777" w:rsidR="00C50F6F" w:rsidRPr="000A27A1" w:rsidRDefault="00C50F6F" w:rsidP="00C50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0A27A1">
        <w:rPr>
          <w:rFonts w:ascii="Courier New" w:hAnsi="Courier New" w:cs="Courier New"/>
          <w:color w:val="333333"/>
          <w:sz w:val="20"/>
          <w:szCs w:val="20"/>
          <w:lang w:val="en-GB" w:eastAsia="en-GB" w:bidi="ar-SA"/>
        </w:rPr>
        <w:t xml:space="preserve">Print #1, </w:t>
      </w:r>
      <w:r w:rsidRPr="005A538D">
        <w:rPr>
          <w:rFonts w:ascii="Courier New" w:hAnsi="Courier New" w:cs="Courier New"/>
          <w:color w:val="333333"/>
          <w:sz w:val="20"/>
          <w:szCs w:val="20"/>
          <w:lang w:val="en-GB" w:eastAsia="en-GB" w:bidi="ar-SA"/>
        </w:rPr>
        <w:t>vbUTF8BOM</w:t>
      </w:r>
      <w:r>
        <w:rPr>
          <w:rFonts w:ascii="Courier New" w:hAnsi="Courier New" w:cs="Courier New"/>
          <w:color w:val="333333"/>
          <w:sz w:val="20"/>
          <w:szCs w:val="20"/>
          <w:lang w:val="en-GB" w:eastAsia="en-GB" w:bidi="ar-SA"/>
        </w:rPr>
        <w:t>;</w:t>
      </w:r>
    </w:p>
    <w:p w14:paraId="70479161" w14:textId="77777777" w:rsidR="00C50F6F" w:rsidRDefault="00C50F6F" w:rsidP="00C50F6F">
      <w:pPr>
        <w:rPr>
          <w:b/>
          <w:lang w:val="en-GB"/>
        </w:rPr>
      </w:pPr>
    </w:p>
    <w:p w14:paraId="04A12822" w14:textId="77777777" w:rsidR="00C50F6F" w:rsidRDefault="00C50F6F" w:rsidP="00C50F6F">
      <w:pPr>
        <w:pStyle w:val="Heading2"/>
        <w:rPr>
          <w:b w:val="0"/>
        </w:rPr>
      </w:pPr>
      <w:bookmarkStart w:id="626" w:name="_Toc386812654"/>
      <w:r>
        <w:rPr>
          <w:b w:val="0"/>
        </w:rPr>
        <w:t xml:space="preserve">Corrupted </w:t>
      </w:r>
      <w:r w:rsidRPr="00050117">
        <w:rPr>
          <w:b w:val="0"/>
        </w:rPr>
        <w:t>File Names</w:t>
      </w:r>
      <w:r>
        <w:rPr>
          <w:b w:val="0"/>
        </w:rPr>
        <w:t xml:space="preserve"> in Windows</w:t>
      </w:r>
      <w:bookmarkEnd w:id="626"/>
    </w:p>
    <w:p w14:paraId="358D576D" w14:textId="77777777" w:rsidR="00C50F6F" w:rsidRPr="00050117" w:rsidRDefault="00C50F6F" w:rsidP="00C50F6F">
      <w:pPr>
        <w:rPr>
          <w:lang w:val="en-GB"/>
        </w:rPr>
      </w:pPr>
      <w:r>
        <w:rPr>
          <w:lang w:val="en-GB"/>
        </w:rPr>
        <w:t>Windows NTFS uses Unicode to store file names. However, if you unpack a zip file containing Russian or Greek filenames then the file names can be corrupted, and Project Builder will not be able to open the files. You have to change your regional settings before unzipping the files.</w:t>
      </w:r>
    </w:p>
    <w:p w14:paraId="0A5FB77C" w14:textId="77777777" w:rsidR="00CC2964" w:rsidRDefault="00CC2964" w:rsidP="007123E4">
      <w:pPr>
        <w:pStyle w:val="Heading1"/>
      </w:pPr>
      <w:bookmarkStart w:id="627" w:name="_Toc386812655"/>
      <w:r>
        <w:lastRenderedPageBreak/>
        <w:t>Summary</w:t>
      </w:r>
      <w:bookmarkEnd w:id="627"/>
    </w:p>
    <w:p w14:paraId="150EBD15" w14:textId="77777777" w:rsidR="00CC2964" w:rsidRDefault="00CC2964" w:rsidP="00CC2964">
      <w:r>
        <w:t>I hope this book has helped you to build a great KTM solution and make your customer very happy and productive.</w:t>
      </w:r>
    </w:p>
    <w:p w14:paraId="71788879" w14:textId="77777777" w:rsidR="001971DC" w:rsidRDefault="00CC2964" w:rsidP="00CC2964">
      <w:r>
        <w:t>This book will continue to improve as you provide feedback about wh</w:t>
      </w:r>
      <w:r w:rsidR="00A74459">
        <w:t>at was good, bad, helpful or</w:t>
      </w:r>
      <w:r>
        <w:t xml:space="preserve"> missing to </w:t>
      </w:r>
      <w:hyperlink r:id="rId131" w:history="1">
        <w:r w:rsidR="00C74327">
          <w:rPr>
            <w:rStyle w:val="Hyperlink"/>
          </w:rPr>
          <w:t>field.enablement@kofax.com</w:t>
        </w:r>
      </w:hyperlink>
    </w:p>
    <w:p w14:paraId="38186C7D" w14:textId="77777777" w:rsidR="00437BFD" w:rsidRDefault="00414227" w:rsidP="007123E4">
      <w:pPr>
        <w:pStyle w:val="Heading1"/>
      </w:pPr>
      <w:bookmarkStart w:id="628" w:name="_Toc386812656"/>
      <w:r>
        <w:t>Appendi</w:t>
      </w:r>
      <w:r w:rsidR="006A0838">
        <w:t>ces</w:t>
      </w:r>
      <w:bookmarkEnd w:id="621"/>
      <w:bookmarkEnd w:id="622"/>
      <w:bookmarkEnd w:id="623"/>
      <w:bookmarkEnd w:id="628"/>
    </w:p>
    <w:p w14:paraId="1C06CBDB" w14:textId="77777777" w:rsidR="00A41706" w:rsidRDefault="00A41706" w:rsidP="00F10E03">
      <w:pPr>
        <w:pStyle w:val="Heading2"/>
        <w:numPr>
          <w:ilvl w:val="0"/>
          <w:numId w:val="66"/>
        </w:numPr>
      </w:pPr>
      <w:bookmarkStart w:id="629" w:name="_Ref378167292"/>
      <w:bookmarkStart w:id="630" w:name="_Toc382141887"/>
      <w:bookmarkStart w:id="631" w:name="_Toc382142205"/>
      <w:bookmarkStart w:id="632" w:name="_Toc382990353"/>
      <w:bookmarkStart w:id="633" w:name="_Toc386812657"/>
      <w:r>
        <w:t>Document Collection With Kofax Express</w:t>
      </w:r>
      <w:bookmarkEnd w:id="629"/>
      <w:bookmarkEnd w:id="630"/>
      <w:bookmarkEnd w:id="631"/>
      <w:bookmarkEnd w:id="632"/>
      <w:bookmarkEnd w:id="633"/>
      <w:r w:rsidR="001D11FD">
        <w:fldChar w:fldCharType="begin"/>
      </w:r>
      <w:r w:rsidR="001D11FD">
        <w:instrText xml:space="preserve"> XE "</w:instrText>
      </w:r>
      <w:r w:rsidR="001D11FD" w:rsidRPr="00A64640">
        <w:instrText>Kofax Express</w:instrText>
      </w:r>
      <w:r w:rsidR="001D11FD">
        <w:instrText xml:space="preserve">" </w:instrText>
      </w:r>
      <w:r w:rsidR="001D11FD">
        <w:fldChar w:fldCharType="end"/>
      </w:r>
    </w:p>
    <w:p w14:paraId="4BC75F3C" w14:textId="77777777" w:rsidR="00A41706" w:rsidRDefault="00A41706" w:rsidP="00A41706">
      <w:r>
        <w:t xml:space="preserve">This is your chance to </w:t>
      </w:r>
      <w:r w:rsidR="00C70D41">
        <w:t>obtain</w:t>
      </w:r>
      <w:r>
        <w:t xml:space="preserve"> pristine images </w:t>
      </w:r>
      <w:r w:rsidR="00C70D41">
        <w:t>before</w:t>
      </w:r>
      <w:r>
        <w:t xml:space="preserve"> people have stamped and marked them.</w:t>
      </w:r>
    </w:p>
    <w:p w14:paraId="3A9D4FFF" w14:textId="77777777" w:rsidR="00C70D41" w:rsidRDefault="00A41706" w:rsidP="00C70D41">
      <w:pPr>
        <w:pStyle w:val="Note"/>
        <w:jc w:val="center"/>
      </w:pPr>
      <w:r w:rsidRPr="00A83A8F">
        <w:rPr>
          <w:b/>
        </w:rPr>
        <w:t>Note</w:t>
      </w:r>
    </w:p>
    <w:p w14:paraId="4012C340" w14:textId="77777777" w:rsidR="00A41706" w:rsidRDefault="00A41706" w:rsidP="00075E15">
      <w:pPr>
        <w:pStyle w:val="Note"/>
        <w:jc w:val="center"/>
      </w:pPr>
      <w:r w:rsidRPr="00A83A8F">
        <w:rPr>
          <w:b/>
        </w:rPr>
        <w:t>:</w:t>
      </w:r>
      <w:r>
        <w:t xml:space="preserve"> If you are doing an invoice project</w:t>
      </w:r>
      <w:r w:rsidR="00C70D41">
        <w:t>,</w:t>
      </w:r>
      <w:r>
        <w:t xml:space="preserve"> then you should take barcode stickers with you, or ask the customer to provide them.</w:t>
      </w:r>
      <w:r w:rsidR="00075E15">
        <w:tab/>
      </w:r>
    </w:p>
    <w:p w14:paraId="2AD95162" w14:textId="77777777" w:rsidR="00A41706" w:rsidRDefault="00A41706" w:rsidP="00A41706">
      <w:r>
        <w:t>Kofax Express is excellent for this task because</w:t>
      </w:r>
      <w:r w:rsidR="00C70D41">
        <w:t>:</w:t>
      </w:r>
    </w:p>
    <w:p w14:paraId="6E13DBFD" w14:textId="77777777" w:rsidR="00B84E88" w:rsidRDefault="00B84E88" w:rsidP="00075E15">
      <w:pPr>
        <w:pStyle w:val="ListParagraph"/>
        <w:numPr>
          <w:ilvl w:val="0"/>
          <w:numId w:val="4"/>
        </w:numPr>
        <w:contextualSpacing w:val="0"/>
      </w:pPr>
      <w:r>
        <w:t>You can take Kofax Express to your customer’s mailroom and scan documents before they stamp and mark them.</w:t>
      </w:r>
    </w:p>
    <w:p w14:paraId="0AEB6C61" w14:textId="77777777" w:rsidR="00A41706" w:rsidRDefault="00A41706" w:rsidP="00075E15">
      <w:pPr>
        <w:pStyle w:val="ListParagraph"/>
        <w:numPr>
          <w:ilvl w:val="0"/>
          <w:numId w:val="4"/>
        </w:numPr>
        <w:contextualSpacing w:val="0"/>
      </w:pPr>
      <w:r>
        <w:t>It scans everything in color at the scanner’s rated speed.</w:t>
      </w:r>
    </w:p>
    <w:p w14:paraId="04A97545" w14:textId="77777777" w:rsidR="00A41706" w:rsidRDefault="00A41706" w:rsidP="00075E15">
      <w:pPr>
        <w:pStyle w:val="ListParagraph"/>
        <w:numPr>
          <w:ilvl w:val="0"/>
          <w:numId w:val="4"/>
        </w:numPr>
        <w:contextualSpacing w:val="0"/>
      </w:pPr>
      <w:r>
        <w:t>You can change batch and export settings on the fly.</w:t>
      </w:r>
    </w:p>
    <w:p w14:paraId="74049C19" w14:textId="77777777" w:rsidR="00A41706" w:rsidRDefault="00A41706" w:rsidP="00075E15">
      <w:pPr>
        <w:pStyle w:val="ListParagraph"/>
        <w:numPr>
          <w:ilvl w:val="0"/>
          <w:numId w:val="4"/>
        </w:numPr>
        <w:contextualSpacing w:val="0"/>
      </w:pPr>
      <w:r>
        <w:t>You can manually or auto</w:t>
      </w:r>
      <w:r w:rsidR="00C70D41">
        <w:t>-</w:t>
      </w:r>
      <w:r>
        <w:t xml:space="preserve"> separate documents.</w:t>
      </w:r>
    </w:p>
    <w:p w14:paraId="6FE56896" w14:textId="77777777" w:rsidR="00A41706" w:rsidRDefault="00A41706" w:rsidP="00075E15">
      <w:pPr>
        <w:pStyle w:val="ListParagraph"/>
        <w:numPr>
          <w:ilvl w:val="0"/>
          <w:numId w:val="4"/>
        </w:numPr>
        <w:contextualSpacing w:val="0"/>
      </w:pPr>
      <w:r>
        <w:t xml:space="preserve">You can adjust VRS settings on each document in the batch </w:t>
      </w:r>
      <w:r w:rsidR="00C70D41">
        <w:t>after</w:t>
      </w:r>
      <w:r>
        <w:t xml:space="preserve"> you have finished scanning (Kofax Capture can manipulate </w:t>
      </w:r>
      <w:r w:rsidR="00C70D41">
        <w:t>only</w:t>
      </w:r>
      <w:r>
        <w:t xml:space="preserve"> the last scanned image)</w:t>
      </w:r>
    </w:p>
    <w:p w14:paraId="4EEA25EC" w14:textId="77777777" w:rsidR="00A41706" w:rsidRDefault="00A41706" w:rsidP="00075E15">
      <w:pPr>
        <w:pStyle w:val="ListParagraph"/>
        <w:numPr>
          <w:ilvl w:val="0"/>
          <w:numId w:val="4"/>
        </w:numPr>
        <w:contextualSpacing w:val="0"/>
      </w:pPr>
      <w:r>
        <w:t>VRS adjustments are immediately seen on the document.</w:t>
      </w:r>
    </w:p>
    <w:p w14:paraId="07BDAA13" w14:textId="77777777" w:rsidR="00A41706" w:rsidRDefault="00A41706" w:rsidP="00A41706">
      <w:r>
        <w:t>Using Kofax Express</w:t>
      </w:r>
    </w:p>
    <w:p w14:paraId="12325E7E" w14:textId="77777777" w:rsidR="00A41706" w:rsidRDefault="00A41706" w:rsidP="00075E15">
      <w:pPr>
        <w:pStyle w:val="ListParagraph"/>
        <w:numPr>
          <w:ilvl w:val="0"/>
          <w:numId w:val="5"/>
        </w:numPr>
        <w:contextualSpacing w:val="0"/>
      </w:pPr>
      <w:r>
        <w:t>Make sure you have 300 dpi  (Kofax Express defaults to 200 dpi)</w:t>
      </w:r>
    </w:p>
    <w:p w14:paraId="315FB51B" w14:textId="77777777" w:rsidR="00A41706" w:rsidRDefault="00A41706" w:rsidP="00075E15">
      <w:pPr>
        <w:pStyle w:val="ListParagraph"/>
        <w:numPr>
          <w:ilvl w:val="0"/>
          <w:numId w:val="5"/>
        </w:numPr>
        <w:spacing w:after="240"/>
        <w:contextualSpacing w:val="0"/>
      </w:pPr>
      <w:r>
        <w:t>Set up VRS</w:t>
      </w:r>
      <w:r w:rsidR="00CC2964">
        <w:fldChar w:fldCharType="begin"/>
      </w:r>
      <w:r w:rsidR="00CC2964">
        <w:instrText xml:space="preserve"> XE "</w:instrText>
      </w:r>
      <w:r w:rsidR="00CC2964" w:rsidRPr="00A64640">
        <w:instrText>VRS</w:instrText>
      </w:r>
      <w:r w:rsidR="00CC2964">
        <w:instrText xml:space="preserve">" </w:instrText>
      </w:r>
      <w:r w:rsidR="00CC2964">
        <w:fldChar w:fldCharType="end"/>
      </w:r>
      <w:r>
        <w:t xml:space="preserve"> with Deskew, Autocrop, Edge Cleanup, Hole Punch Removal, auto brightness, auto-clarity 3.</w:t>
      </w:r>
      <w:r>
        <w:br/>
      </w:r>
      <w:r>
        <w:rPr>
          <w:noProof/>
          <w:lang w:bidi="ar-SA"/>
        </w:rPr>
        <w:drawing>
          <wp:inline distT="0" distB="0" distL="0" distR="0" wp14:anchorId="38E949EB" wp14:editId="68C59862">
            <wp:extent cx="6639128" cy="6667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2"/>
                    <a:stretch>
                      <a:fillRect/>
                    </a:stretch>
                  </pic:blipFill>
                  <pic:spPr>
                    <a:xfrm>
                      <a:off x="0" y="0"/>
                      <a:ext cx="6639128" cy="666750"/>
                    </a:xfrm>
                    <a:prstGeom prst="rect">
                      <a:avLst/>
                    </a:prstGeom>
                  </pic:spPr>
                </pic:pic>
              </a:graphicData>
            </a:graphic>
          </wp:inline>
        </w:drawing>
      </w:r>
    </w:p>
    <w:p w14:paraId="3FB3A287" w14:textId="77777777" w:rsidR="00A41706" w:rsidRDefault="00A41706" w:rsidP="00075E15">
      <w:pPr>
        <w:pStyle w:val="ListParagraph"/>
        <w:numPr>
          <w:ilvl w:val="0"/>
          <w:numId w:val="5"/>
        </w:numPr>
        <w:spacing w:before="240"/>
        <w:contextualSpacing w:val="0"/>
      </w:pPr>
      <w:r>
        <w:t>Set up your batch export to be M</w:t>
      </w:r>
      <w:r w:rsidR="00C70D41">
        <w:t>ulti</w:t>
      </w:r>
      <w:r>
        <w:t>-TIFF</w:t>
      </w:r>
      <w:r w:rsidR="00C70D41">
        <w:t>.</w:t>
      </w:r>
    </w:p>
    <w:p w14:paraId="696EE716" w14:textId="77777777" w:rsidR="00A41706" w:rsidRDefault="00A41706" w:rsidP="00075E15">
      <w:pPr>
        <w:pStyle w:val="ListParagraph"/>
        <w:numPr>
          <w:ilvl w:val="1"/>
          <w:numId w:val="5"/>
        </w:numPr>
        <w:contextualSpacing w:val="0"/>
      </w:pPr>
      <w:r>
        <w:t>then you don’t have page separation problems in KTM Project Builder</w:t>
      </w:r>
      <w:r w:rsidR="00C70D41">
        <w:t>.</w:t>
      </w:r>
    </w:p>
    <w:p w14:paraId="5EA43339" w14:textId="77777777" w:rsidR="00A41706" w:rsidRDefault="00A41706" w:rsidP="00075E15">
      <w:pPr>
        <w:pStyle w:val="ListParagraph"/>
        <w:numPr>
          <w:ilvl w:val="0"/>
          <w:numId w:val="5"/>
        </w:numPr>
        <w:contextualSpacing w:val="0"/>
      </w:pPr>
      <w:r>
        <w:t>Set up your separation strategy, either fixed page, barcode, or manual.</w:t>
      </w:r>
    </w:p>
    <w:p w14:paraId="5C4DF1B0" w14:textId="77777777" w:rsidR="00A41706" w:rsidRDefault="00A41706" w:rsidP="00075E15">
      <w:pPr>
        <w:pStyle w:val="ListParagraph"/>
        <w:numPr>
          <w:ilvl w:val="0"/>
          <w:numId w:val="5"/>
        </w:numPr>
        <w:contextualSpacing w:val="0"/>
      </w:pPr>
      <w:r>
        <w:t>Scan documents at your customer.</w:t>
      </w:r>
    </w:p>
    <w:p w14:paraId="353DE0ED" w14:textId="77777777" w:rsidR="00A41706" w:rsidRDefault="00C70D41" w:rsidP="00075E15">
      <w:pPr>
        <w:pStyle w:val="ListParagraph"/>
        <w:numPr>
          <w:ilvl w:val="0"/>
          <w:numId w:val="5"/>
        </w:numPr>
        <w:contextualSpacing w:val="0"/>
      </w:pPr>
      <w:r>
        <w:t>Do not export</w:t>
      </w:r>
      <w:r w:rsidR="00A41706">
        <w:t xml:space="preserve"> batches. Kofax Express can have many open batches.</w:t>
      </w:r>
    </w:p>
    <w:p w14:paraId="21EAC4D5" w14:textId="77777777" w:rsidR="00A41706" w:rsidRDefault="00A41706" w:rsidP="00075E15">
      <w:pPr>
        <w:pStyle w:val="ListParagraph"/>
        <w:numPr>
          <w:ilvl w:val="0"/>
          <w:numId w:val="5"/>
        </w:numPr>
        <w:contextualSpacing w:val="0"/>
      </w:pPr>
      <w:r>
        <w:lastRenderedPageBreak/>
        <w:t>Go back home and check each document for VRS settings and document separation</w:t>
      </w:r>
      <w:r w:rsidR="00C70D41">
        <w:t>.</w:t>
      </w:r>
    </w:p>
    <w:p w14:paraId="468DE5F6" w14:textId="77777777" w:rsidR="00A41706" w:rsidRPr="002274DB" w:rsidRDefault="00A41706" w:rsidP="00075E15">
      <w:pPr>
        <w:pStyle w:val="ListParagraph"/>
        <w:numPr>
          <w:ilvl w:val="0"/>
          <w:numId w:val="5"/>
        </w:numPr>
        <w:contextualSpacing w:val="0"/>
      </w:pPr>
      <w:r>
        <w:t>Export your batches. They are now ready for use in KTM Project Builder</w:t>
      </w:r>
      <w:r w:rsidR="00C70D41">
        <w:t>.</w:t>
      </w:r>
    </w:p>
    <w:p w14:paraId="4CBBEC40" w14:textId="77777777" w:rsidR="00F13869" w:rsidRDefault="00F13869" w:rsidP="00F10E03">
      <w:pPr>
        <w:pStyle w:val="Heading2"/>
        <w:pageBreakBefore/>
        <w:numPr>
          <w:ilvl w:val="0"/>
          <w:numId w:val="66"/>
        </w:numPr>
        <w:spacing w:before="240"/>
        <w:ind w:left="714" w:hanging="357"/>
        <w:rPr>
          <w:lang w:val="en-GB"/>
        </w:rPr>
      </w:pPr>
      <w:bookmarkStart w:id="634" w:name="_Toc386812658"/>
      <w:bookmarkStart w:id="635" w:name="_Ref381798127"/>
      <w:bookmarkStart w:id="636" w:name="_Toc382141889"/>
      <w:bookmarkStart w:id="637" w:name="_Toc382142207"/>
      <w:bookmarkStart w:id="638" w:name="_Toc382990354"/>
      <w:r w:rsidRPr="00F13869">
        <w:rPr>
          <w:lang w:val="en-AU"/>
        </w:rPr>
        <w:lastRenderedPageBreak/>
        <w:t>Useful</w:t>
      </w:r>
      <w:r>
        <w:rPr>
          <w:lang w:val="en-GB"/>
        </w:rPr>
        <w:t xml:space="preserve"> KTM Objects and Properties</w:t>
      </w:r>
      <w:bookmarkEnd w:id="634"/>
    </w:p>
    <w:p w14:paraId="606343F1" w14:textId="77777777" w:rsidR="00F13869" w:rsidRDefault="00F13869" w:rsidP="00F13869">
      <w:pPr>
        <w:rPr>
          <w:noProof/>
          <w:lang w:val="en-GB" w:eastAsia="en-GB" w:bidi="ar-SA"/>
        </w:rPr>
      </w:pPr>
      <w:r>
        <w:rPr>
          <w:lang w:val="en-GB"/>
        </w:rPr>
        <w:t>The two easiest way to learn about the KTM scripting objects is to open any XDocument with the XDoc Browser in the right click menu and expanding the XDocument</w:t>
      </w:r>
      <w:r>
        <w:rPr>
          <w:lang w:val="en-GB"/>
        </w:rPr>
        <w:br/>
      </w:r>
      <w:r>
        <w:rPr>
          <w:noProof/>
          <w:lang w:bidi="ar-SA"/>
        </w:rPr>
        <w:drawing>
          <wp:inline distT="0" distB="0" distL="0" distR="0" wp14:anchorId="7F73C389" wp14:editId="17215A1B">
            <wp:extent cx="2286000" cy="1304925"/>
            <wp:effectExtent l="171450" t="171450" r="381000" b="371475"/>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3"/>
                    <a:stretch>
                      <a:fillRect/>
                    </a:stretch>
                  </pic:blipFill>
                  <pic:spPr>
                    <a:xfrm>
                      <a:off x="0" y="0"/>
                      <a:ext cx="2286000" cy="1304925"/>
                    </a:xfrm>
                    <a:prstGeom prst="rect">
                      <a:avLst/>
                    </a:prstGeom>
                    <a:ln>
                      <a:noFill/>
                    </a:ln>
                    <a:effectLst>
                      <a:outerShdw blurRad="292100" dist="139700" dir="2700000" algn="tl" rotWithShape="0">
                        <a:srgbClr val="333333">
                          <a:alpha val="65000"/>
                        </a:srgbClr>
                      </a:outerShdw>
                    </a:effectLst>
                  </pic:spPr>
                </pic:pic>
              </a:graphicData>
            </a:graphic>
          </wp:inline>
        </w:drawing>
      </w:r>
      <w:r w:rsidRPr="00F13869">
        <w:rPr>
          <w:noProof/>
          <w:lang w:val="en-GB" w:eastAsia="en-GB" w:bidi="ar-SA"/>
        </w:rPr>
        <w:t xml:space="preserve"> </w:t>
      </w:r>
      <w:r>
        <w:rPr>
          <w:noProof/>
          <w:lang w:bidi="ar-SA"/>
        </w:rPr>
        <w:drawing>
          <wp:inline distT="0" distB="0" distL="0" distR="0" wp14:anchorId="758A70AF" wp14:editId="5B11D03A">
            <wp:extent cx="3851910" cy="3329026"/>
            <wp:effectExtent l="171450" t="171450" r="377190" b="36703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4"/>
                    <a:stretch>
                      <a:fillRect/>
                    </a:stretch>
                  </pic:blipFill>
                  <pic:spPr>
                    <a:xfrm>
                      <a:off x="0" y="0"/>
                      <a:ext cx="3855948" cy="3332516"/>
                    </a:xfrm>
                    <a:prstGeom prst="rect">
                      <a:avLst/>
                    </a:prstGeom>
                    <a:ln>
                      <a:noFill/>
                    </a:ln>
                    <a:effectLst>
                      <a:outerShdw blurRad="292100" dist="139700" dir="2700000" algn="tl" rotWithShape="0">
                        <a:srgbClr val="333333">
                          <a:alpha val="65000"/>
                        </a:srgbClr>
                      </a:outerShdw>
                    </a:effectLst>
                  </pic:spPr>
                </pic:pic>
              </a:graphicData>
            </a:graphic>
          </wp:inline>
        </w:drawing>
      </w:r>
    </w:p>
    <w:p w14:paraId="5B325595" w14:textId="77777777" w:rsidR="00F13869" w:rsidRDefault="00F13869" w:rsidP="00F13869">
      <w:pPr>
        <w:rPr>
          <w:noProof/>
          <w:lang w:val="en-GB" w:eastAsia="en-GB" w:bidi="ar-SA"/>
        </w:rPr>
      </w:pPr>
      <w:r>
        <w:rPr>
          <w:noProof/>
          <w:lang w:val="en-GB" w:eastAsia="en-GB" w:bidi="ar-SA"/>
        </w:rPr>
        <w:lastRenderedPageBreak/>
        <w:t xml:space="preserve">You can also open </w:t>
      </w:r>
      <w:r w:rsidRPr="00F13869">
        <w:rPr>
          <w:b/>
          <w:noProof/>
          <w:lang w:val="en-GB" w:eastAsia="en-GB" w:bidi="ar-SA"/>
        </w:rPr>
        <w:t>Help/Scripting Object Reference</w:t>
      </w:r>
      <w:r>
        <w:rPr>
          <w:noProof/>
          <w:lang w:val="en-GB" w:eastAsia="en-GB" w:bidi="ar-SA"/>
        </w:rPr>
        <w:t xml:space="preserve"> in the Script Editor</w:t>
      </w:r>
      <w:r>
        <w:rPr>
          <w:noProof/>
          <w:lang w:val="en-GB" w:eastAsia="en-GB" w:bidi="ar-SA"/>
        </w:rPr>
        <w:br/>
      </w:r>
      <w:r>
        <w:rPr>
          <w:noProof/>
          <w:lang w:bidi="ar-SA"/>
        </w:rPr>
        <w:drawing>
          <wp:inline distT="0" distB="0" distL="0" distR="0" wp14:anchorId="556E1537" wp14:editId="7B30B824">
            <wp:extent cx="4972050" cy="2047875"/>
            <wp:effectExtent l="0" t="0" r="0" b="9525"/>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5"/>
                    <a:stretch>
                      <a:fillRect/>
                    </a:stretch>
                  </pic:blipFill>
                  <pic:spPr>
                    <a:xfrm>
                      <a:off x="0" y="0"/>
                      <a:ext cx="4972050" cy="2047875"/>
                    </a:xfrm>
                    <a:prstGeom prst="rect">
                      <a:avLst/>
                    </a:prstGeom>
                  </pic:spPr>
                </pic:pic>
              </a:graphicData>
            </a:graphic>
          </wp:inline>
        </w:drawing>
      </w:r>
    </w:p>
    <w:p w14:paraId="350A1796" w14:textId="77777777" w:rsidR="00F13869" w:rsidRDefault="00F13869" w:rsidP="00F13869">
      <w:pPr>
        <w:rPr>
          <w:noProof/>
          <w:lang w:val="en-GB" w:eastAsia="en-GB" w:bidi="ar-SA"/>
        </w:rPr>
      </w:pPr>
      <w:r>
        <w:rPr>
          <w:noProof/>
          <w:lang w:val="en-GB" w:eastAsia="en-GB" w:bidi="ar-SA"/>
        </w:rPr>
        <w:t xml:space="preserve">You can also look at the Product Document at </w:t>
      </w:r>
      <w:r w:rsidRPr="00F13869">
        <w:rPr>
          <w:b/>
          <w:noProof/>
          <w:lang w:val="en-GB" w:eastAsia="en-GB" w:bidi="ar-SA"/>
        </w:rPr>
        <w:t>Help/Scripting Help</w:t>
      </w:r>
      <w:r>
        <w:rPr>
          <w:b/>
          <w:noProof/>
          <w:lang w:val="en-GB" w:eastAsia="en-GB" w:bidi="ar-SA"/>
        </w:rPr>
        <w:t xml:space="preserve"> </w:t>
      </w:r>
      <w:r>
        <w:rPr>
          <w:noProof/>
          <w:lang w:val="en-GB" w:eastAsia="en-GB" w:bidi="ar-SA"/>
        </w:rPr>
        <w:t>in the Script Editor to learn about Script Events</w:t>
      </w:r>
      <w:r>
        <w:rPr>
          <w:noProof/>
          <w:lang w:val="en-GB" w:eastAsia="en-GB" w:bidi="ar-SA"/>
        </w:rPr>
        <w:fldChar w:fldCharType="begin"/>
      </w:r>
      <w:r>
        <w:instrText xml:space="preserve"> XE "</w:instrText>
      </w:r>
      <w:r w:rsidRPr="0066761F">
        <w:rPr>
          <w:noProof/>
          <w:lang w:val="en-GB" w:eastAsia="en-GB" w:bidi="ar-SA"/>
        </w:rPr>
        <w:instrText>Script Events</w:instrText>
      </w:r>
      <w:r>
        <w:instrText xml:space="preserve">" </w:instrText>
      </w:r>
      <w:r>
        <w:rPr>
          <w:noProof/>
          <w:lang w:val="en-GB" w:eastAsia="en-GB" w:bidi="ar-SA"/>
        </w:rPr>
        <w:fldChar w:fldCharType="end"/>
      </w:r>
      <w:r>
        <w:rPr>
          <w:noProof/>
          <w:lang w:val="en-GB" w:eastAsia="en-GB" w:bidi="ar-SA"/>
        </w:rPr>
        <w:t>.</w:t>
      </w:r>
    </w:p>
    <w:tbl>
      <w:tblPr>
        <w:tblStyle w:val="LightList-Accent1"/>
        <w:tblW w:w="0" w:type="auto"/>
        <w:tblLayout w:type="fixed"/>
        <w:tblLook w:val="0420" w:firstRow="1" w:lastRow="0" w:firstColumn="0" w:lastColumn="0" w:noHBand="0" w:noVBand="1"/>
      </w:tblPr>
      <w:tblGrid>
        <w:gridCol w:w="5920"/>
        <w:gridCol w:w="5384"/>
      </w:tblGrid>
      <w:tr w:rsidR="00F13869" w14:paraId="2CC14DC3" w14:textId="77777777" w:rsidTr="00F13869">
        <w:trPr>
          <w:cnfStyle w:val="100000000000" w:firstRow="1" w:lastRow="0" w:firstColumn="0" w:lastColumn="0" w:oddVBand="0" w:evenVBand="0" w:oddHBand="0" w:evenHBand="0" w:firstRowFirstColumn="0" w:firstRowLastColumn="0" w:lastRowFirstColumn="0" w:lastRowLastColumn="0"/>
          <w:trHeight w:val="464"/>
        </w:trPr>
        <w:tc>
          <w:tcPr>
            <w:tcW w:w="5920" w:type="dxa"/>
            <w:hideMark/>
          </w:tcPr>
          <w:p w14:paraId="5F37A2E4" w14:textId="77777777" w:rsidR="00F13869" w:rsidRDefault="00F13869" w:rsidP="005D7668">
            <w:pPr>
              <w:rPr>
                <w:sz w:val="36"/>
                <w:szCs w:val="36"/>
              </w:rPr>
            </w:pPr>
            <w:r>
              <w:rPr>
                <w:lang w:val="de-DE"/>
              </w:rPr>
              <w:t>Expression</w:t>
            </w:r>
          </w:p>
        </w:tc>
        <w:tc>
          <w:tcPr>
            <w:tcW w:w="5384" w:type="dxa"/>
            <w:hideMark/>
          </w:tcPr>
          <w:p w14:paraId="7470F704" w14:textId="77777777" w:rsidR="00F13869" w:rsidRDefault="00F13869" w:rsidP="005D7668">
            <w:pPr>
              <w:rPr>
                <w:sz w:val="36"/>
                <w:szCs w:val="36"/>
              </w:rPr>
            </w:pPr>
            <w:r>
              <w:rPr>
                <w:lang w:val="de-DE"/>
              </w:rPr>
              <w:t>Comment</w:t>
            </w:r>
          </w:p>
        </w:tc>
      </w:tr>
      <w:tr w:rsidR="00F13869" w:rsidRPr="000165B3" w14:paraId="2568BA1F"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0ED10EAE" w14:textId="77777777" w:rsidR="00F13869" w:rsidRPr="00FB4B4B" w:rsidRDefault="00F13869" w:rsidP="005D7668">
            <w:pPr>
              <w:rPr>
                <w:lang w:val="en-GB"/>
              </w:rPr>
            </w:pPr>
            <w:r>
              <w:rPr>
                <w:lang w:val="en-GB"/>
              </w:rPr>
              <w:t>pXDoc.ExtractionClass</w:t>
            </w:r>
          </w:p>
        </w:tc>
        <w:tc>
          <w:tcPr>
            <w:tcW w:w="5384" w:type="dxa"/>
          </w:tcPr>
          <w:p w14:paraId="052CDEB7" w14:textId="77777777" w:rsidR="00F13869" w:rsidRDefault="00F13869" w:rsidP="005D7668">
            <w:pPr>
              <w:rPr>
                <w:lang w:val="en-GB"/>
              </w:rPr>
            </w:pPr>
            <w:r>
              <w:rPr>
                <w:lang w:val="en-GB"/>
              </w:rPr>
              <w:t>The className of a document</w:t>
            </w:r>
          </w:p>
        </w:tc>
      </w:tr>
      <w:tr w:rsidR="00F13869" w:rsidRPr="000165B3" w14:paraId="07B6015A" w14:textId="77777777" w:rsidTr="00F13869">
        <w:tc>
          <w:tcPr>
            <w:tcW w:w="5920" w:type="dxa"/>
          </w:tcPr>
          <w:p w14:paraId="3DB8EE1C" w14:textId="77777777" w:rsidR="00F13869" w:rsidRPr="000165B3" w:rsidRDefault="00F13869" w:rsidP="005D7668">
            <w:pPr>
              <w:rPr>
                <w:lang w:val="en-GB"/>
              </w:rPr>
            </w:pPr>
            <w:r w:rsidRPr="000165B3">
              <w:rPr>
                <w:lang w:val="en-GB"/>
              </w:rPr>
              <w:t>pxDoc.Pages(0).Words</w:t>
            </w:r>
          </w:p>
        </w:tc>
        <w:tc>
          <w:tcPr>
            <w:tcW w:w="5384" w:type="dxa"/>
          </w:tcPr>
          <w:p w14:paraId="7A938082" w14:textId="77777777" w:rsidR="00F13869" w:rsidRPr="000165B3" w:rsidRDefault="00F13869" w:rsidP="005D7668">
            <w:pPr>
              <w:rPr>
                <w:lang w:val="en-GB"/>
              </w:rPr>
            </w:pPr>
            <w:r w:rsidRPr="000165B3">
              <w:rPr>
                <w:lang w:val="en-GB"/>
              </w:rPr>
              <w:t>All words on page 1</w:t>
            </w:r>
          </w:p>
        </w:tc>
      </w:tr>
      <w:tr w:rsidR="00F13869" w:rsidRPr="000165B3" w14:paraId="6DECA8B2"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6C5E9290" w14:textId="77777777" w:rsidR="00F13869" w:rsidRPr="000165B3" w:rsidRDefault="00F13869" w:rsidP="005D7668">
            <w:pPr>
              <w:rPr>
                <w:lang w:val="en-GB"/>
              </w:rPr>
            </w:pPr>
            <w:r>
              <w:rPr>
                <w:lang w:val="en-GB"/>
              </w:rPr>
              <w:t>pXRootFolder.DocInfos(3</w:t>
            </w:r>
            <w:r w:rsidRPr="000165B3">
              <w:rPr>
                <w:lang w:val="en-GB"/>
              </w:rPr>
              <w:t>).XDocument</w:t>
            </w:r>
          </w:p>
        </w:tc>
        <w:tc>
          <w:tcPr>
            <w:tcW w:w="5384" w:type="dxa"/>
          </w:tcPr>
          <w:p w14:paraId="03299959" w14:textId="77777777" w:rsidR="00F13869" w:rsidRPr="000165B3" w:rsidRDefault="00F13869" w:rsidP="005D7668">
            <w:pPr>
              <w:rPr>
                <w:lang w:val="en-GB"/>
              </w:rPr>
            </w:pPr>
            <w:r>
              <w:rPr>
                <w:lang w:val="en-GB"/>
              </w:rPr>
              <w:t>The 4</w:t>
            </w:r>
            <w:r w:rsidRPr="000165B3">
              <w:rPr>
                <w:vertAlign w:val="superscript"/>
                <w:lang w:val="en-GB"/>
              </w:rPr>
              <w:t>th</w:t>
            </w:r>
            <w:r>
              <w:rPr>
                <w:lang w:val="en-GB"/>
              </w:rPr>
              <w:t xml:space="preserve"> document in the folder</w:t>
            </w:r>
          </w:p>
        </w:tc>
      </w:tr>
      <w:tr w:rsidR="00F13869" w:rsidRPr="000165B3" w14:paraId="2749C094" w14:textId="77777777" w:rsidTr="00F13869">
        <w:tc>
          <w:tcPr>
            <w:tcW w:w="5920" w:type="dxa"/>
          </w:tcPr>
          <w:p w14:paraId="2B10ABCE" w14:textId="77777777" w:rsidR="00F13869" w:rsidRDefault="00F13869" w:rsidP="005D7668">
            <w:pPr>
              <w:rPr>
                <w:lang w:val="en-GB"/>
              </w:rPr>
            </w:pPr>
            <w:r w:rsidRPr="000165B3">
              <w:rPr>
                <w:lang w:val="en-GB"/>
              </w:rPr>
              <w:t>pXDoc.GetWordsInRect</w:t>
            </w:r>
            <w:r>
              <w:rPr>
                <w:lang w:val="en-GB"/>
              </w:rPr>
              <w:t>(pageIndex,Left,Top,Width,Height)</w:t>
            </w:r>
          </w:p>
        </w:tc>
        <w:tc>
          <w:tcPr>
            <w:tcW w:w="5384" w:type="dxa"/>
          </w:tcPr>
          <w:p w14:paraId="399BC10C" w14:textId="77777777" w:rsidR="00F13869" w:rsidRDefault="00F13869" w:rsidP="005D7668">
            <w:pPr>
              <w:rPr>
                <w:lang w:val="en-GB"/>
              </w:rPr>
            </w:pPr>
            <w:r>
              <w:rPr>
                <w:lang w:val="en-GB"/>
              </w:rPr>
              <w:t>Find words in a rectangle on a page (also used by Lassoing</w:t>
            </w:r>
          </w:p>
        </w:tc>
      </w:tr>
      <w:tr w:rsidR="00F13869" w:rsidRPr="000165B3" w14:paraId="0EB7EC81"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536DB1BA" w14:textId="77777777" w:rsidR="00F13869" w:rsidRPr="000165B3" w:rsidRDefault="00F13869" w:rsidP="005D7668">
            <w:pPr>
              <w:rPr>
                <w:lang w:val="en-GB"/>
              </w:rPr>
            </w:pPr>
            <w:r w:rsidRPr="00FB4B4B">
              <w:rPr>
                <w:lang w:val="en-GB"/>
              </w:rPr>
              <w:t>pXDoc.TextLines(</w:t>
            </w:r>
            <w:r>
              <w:rPr>
                <w:lang w:val="en-GB"/>
              </w:rPr>
              <w:t>23).Words(2</w:t>
            </w:r>
            <w:r w:rsidRPr="00FB4B4B">
              <w:rPr>
                <w:lang w:val="en-GB"/>
              </w:rPr>
              <w:t>)</w:t>
            </w:r>
          </w:p>
        </w:tc>
        <w:tc>
          <w:tcPr>
            <w:tcW w:w="5384" w:type="dxa"/>
          </w:tcPr>
          <w:p w14:paraId="3247FCBF" w14:textId="77777777" w:rsidR="00F13869" w:rsidRDefault="00F13869" w:rsidP="005D7668">
            <w:pPr>
              <w:rPr>
                <w:lang w:val="en-GB"/>
              </w:rPr>
            </w:pPr>
            <w:r>
              <w:rPr>
                <w:lang w:val="en-GB"/>
              </w:rPr>
              <w:t>The 3</w:t>
            </w:r>
            <w:r w:rsidRPr="00FB4B4B">
              <w:rPr>
                <w:vertAlign w:val="superscript"/>
                <w:lang w:val="en-GB"/>
              </w:rPr>
              <w:t>rd</w:t>
            </w:r>
            <w:r>
              <w:rPr>
                <w:lang w:val="en-GB"/>
              </w:rPr>
              <w:t xml:space="preserve"> word on the 23</w:t>
            </w:r>
            <w:r w:rsidRPr="00FB4B4B">
              <w:rPr>
                <w:vertAlign w:val="superscript"/>
                <w:lang w:val="en-GB"/>
              </w:rPr>
              <w:t>rd</w:t>
            </w:r>
            <w:r>
              <w:rPr>
                <w:lang w:val="en-GB"/>
              </w:rPr>
              <w:t xml:space="preserve"> line of the document </w:t>
            </w:r>
          </w:p>
        </w:tc>
      </w:tr>
      <w:tr w:rsidR="00F13869" w:rsidRPr="000165B3" w14:paraId="2A4942D2" w14:textId="77777777" w:rsidTr="00F13869">
        <w:tc>
          <w:tcPr>
            <w:tcW w:w="5920" w:type="dxa"/>
          </w:tcPr>
          <w:p w14:paraId="40F8BE6C" w14:textId="77777777" w:rsidR="00F13869" w:rsidRPr="00FB4B4B" w:rsidRDefault="00F13869" w:rsidP="005D7668">
            <w:pPr>
              <w:rPr>
                <w:lang w:val="en-GB"/>
              </w:rPr>
            </w:pPr>
            <w:r>
              <w:rPr>
                <w:lang w:val="en-GB"/>
              </w:rPr>
              <w:t>pLocator.Alternatives(0).Words.Append(word)</w:t>
            </w:r>
          </w:p>
        </w:tc>
        <w:tc>
          <w:tcPr>
            <w:tcW w:w="5384" w:type="dxa"/>
          </w:tcPr>
          <w:p w14:paraId="21ADF97F" w14:textId="77777777" w:rsidR="00F13869" w:rsidRDefault="00F13869" w:rsidP="005D7668">
            <w:pPr>
              <w:rPr>
                <w:lang w:val="en-GB"/>
              </w:rPr>
            </w:pPr>
            <w:r>
              <w:rPr>
                <w:lang w:val="en-GB"/>
              </w:rPr>
              <w:t>Append a word to the first alternative of a locator. This handles text and coordinates properly.</w:t>
            </w:r>
          </w:p>
        </w:tc>
      </w:tr>
      <w:tr w:rsidR="00F13869" w:rsidRPr="000165B3" w14:paraId="666CF7F0"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57954948" w14:textId="77777777" w:rsidR="00F13869" w:rsidRPr="00FB4B4B" w:rsidRDefault="00F13869" w:rsidP="005D7668">
            <w:pPr>
              <w:rPr>
                <w:lang w:val="en-GB"/>
              </w:rPr>
            </w:pPr>
            <w:r w:rsidRPr="00FB4B4B">
              <w:rPr>
                <w:lang w:val="en-GB"/>
              </w:rPr>
              <w:t>pXDoc.CDoc.Pages.Count</w:t>
            </w:r>
          </w:p>
        </w:tc>
        <w:tc>
          <w:tcPr>
            <w:tcW w:w="5384" w:type="dxa"/>
          </w:tcPr>
          <w:p w14:paraId="15292494" w14:textId="77777777" w:rsidR="00F13869" w:rsidRDefault="00F13869" w:rsidP="005D7668">
            <w:pPr>
              <w:rPr>
                <w:lang w:val="en-GB"/>
              </w:rPr>
            </w:pPr>
            <w:r>
              <w:rPr>
                <w:lang w:val="en-GB"/>
              </w:rPr>
              <w:t>Number of graphic pages of a document</w:t>
            </w:r>
          </w:p>
        </w:tc>
      </w:tr>
      <w:tr w:rsidR="00F13869" w:rsidRPr="000165B3" w14:paraId="76BBBD2F" w14:textId="77777777" w:rsidTr="00F13869">
        <w:tc>
          <w:tcPr>
            <w:tcW w:w="5920" w:type="dxa"/>
          </w:tcPr>
          <w:p w14:paraId="7D709889" w14:textId="77777777" w:rsidR="00F13869" w:rsidRPr="00FB4B4B" w:rsidRDefault="00F13869" w:rsidP="005D7668">
            <w:pPr>
              <w:rPr>
                <w:lang w:val="en-GB"/>
              </w:rPr>
            </w:pPr>
            <w:r>
              <w:rPr>
                <w:lang w:val="en-GB"/>
              </w:rPr>
              <w:t>pXDoc</w:t>
            </w:r>
            <w:r w:rsidRPr="00FB4B4B">
              <w:rPr>
                <w:lang w:val="en-GB"/>
              </w:rPr>
              <w:t>.Pages.Count</w:t>
            </w:r>
          </w:p>
        </w:tc>
        <w:tc>
          <w:tcPr>
            <w:tcW w:w="5384" w:type="dxa"/>
          </w:tcPr>
          <w:p w14:paraId="6398C49E" w14:textId="77777777" w:rsidR="00F13869" w:rsidRDefault="00F13869" w:rsidP="005D7668">
            <w:pPr>
              <w:rPr>
                <w:lang w:val="en-GB"/>
              </w:rPr>
            </w:pPr>
            <w:r>
              <w:rPr>
                <w:lang w:val="en-GB"/>
              </w:rPr>
              <w:t>Number of OCR text pages of a document</w:t>
            </w:r>
          </w:p>
        </w:tc>
      </w:tr>
      <w:tr w:rsidR="00F13869" w:rsidRPr="000165B3" w14:paraId="5726B110"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1B55A179" w14:textId="77777777" w:rsidR="00F13869" w:rsidRDefault="00F13869" w:rsidP="005D7668">
            <w:pPr>
              <w:rPr>
                <w:lang w:val="en-GB"/>
              </w:rPr>
            </w:pPr>
            <w:r w:rsidRPr="00FB4B4B">
              <w:rPr>
                <w:lang w:val="en-GB"/>
              </w:rPr>
              <w:t xml:space="preserve">tmpXDoc.CopyPages(pXDoc, 0, </w:t>
            </w:r>
            <w:r>
              <w:rPr>
                <w:lang w:val="en-GB"/>
              </w:rPr>
              <w:t>3)</w:t>
            </w:r>
          </w:p>
        </w:tc>
        <w:tc>
          <w:tcPr>
            <w:tcW w:w="5384" w:type="dxa"/>
          </w:tcPr>
          <w:p w14:paraId="3F2059ED" w14:textId="77777777" w:rsidR="00F13869" w:rsidRDefault="00F13869" w:rsidP="005D7668">
            <w:pPr>
              <w:rPr>
                <w:lang w:val="en-GB"/>
              </w:rPr>
            </w:pPr>
            <w:r>
              <w:rPr>
                <w:lang w:val="en-GB"/>
              </w:rPr>
              <w:t>Copy pages 1, 2 &amp; 3 from one document to another</w:t>
            </w:r>
          </w:p>
        </w:tc>
      </w:tr>
      <w:tr w:rsidR="00F13869" w:rsidRPr="000165B3" w14:paraId="2F166539" w14:textId="77777777" w:rsidTr="00F13869">
        <w:tc>
          <w:tcPr>
            <w:tcW w:w="5920" w:type="dxa"/>
          </w:tcPr>
          <w:p w14:paraId="02639619" w14:textId="77777777" w:rsidR="00F13869" w:rsidRPr="00FB4B4B" w:rsidRDefault="00F13869" w:rsidP="005D7668">
            <w:pPr>
              <w:rPr>
                <w:lang w:val="en-GB"/>
              </w:rPr>
            </w:pPr>
            <w:r>
              <w:rPr>
                <w:lang w:val="en-GB"/>
              </w:rPr>
              <w:t>pXDoc.Reclassify(ClassName, Confidence)</w:t>
            </w:r>
          </w:p>
        </w:tc>
        <w:tc>
          <w:tcPr>
            <w:tcW w:w="5384" w:type="dxa"/>
          </w:tcPr>
          <w:p w14:paraId="4181E40C" w14:textId="77777777" w:rsidR="00F13869" w:rsidRDefault="00F13869" w:rsidP="005D7668">
            <w:pPr>
              <w:rPr>
                <w:lang w:val="en-GB"/>
              </w:rPr>
            </w:pPr>
            <w:r>
              <w:rPr>
                <w:lang w:val="en-GB"/>
              </w:rPr>
              <w:t>Reclassify a document (Do this either in Document_AfterClassify, ValidationForm_AfterFieldChanged, ValidationForm_ButtonClicked</w:t>
            </w:r>
          </w:p>
        </w:tc>
      </w:tr>
      <w:tr w:rsidR="00F13869" w:rsidRPr="000165B3" w14:paraId="1017BA42"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0936036B" w14:textId="77777777" w:rsidR="00F13869" w:rsidRPr="00FB4B4B" w:rsidRDefault="00F13869" w:rsidP="005D7668">
            <w:pPr>
              <w:rPr>
                <w:lang w:val="en-GB"/>
              </w:rPr>
            </w:pPr>
            <w:r w:rsidRPr="00FB4B4B">
              <w:rPr>
                <w:lang w:val="en-GB"/>
              </w:rPr>
              <w:t>pXDoc.Pages(</w:t>
            </w:r>
            <w:r>
              <w:rPr>
                <w:lang w:val="en-GB"/>
              </w:rPr>
              <w:t>2</w:t>
            </w:r>
            <w:r w:rsidRPr="00FB4B4B">
              <w:rPr>
                <w:lang w:val="en-GB"/>
              </w:rPr>
              <w:t>).TextLines.Count</w:t>
            </w:r>
          </w:p>
        </w:tc>
        <w:tc>
          <w:tcPr>
            <w:tcW w:w="5384" w:type="dxa"/>
          </w:tcPr>
          <w:p w14:paraId="782DCCD3" w14:textId="77777777" w:rsidR="00F13869" w:rsidRDefault="00F13869" w:rsidP="005D7668">
            <w:pPr>
              <w:rPr>
                <w:lang w:val="en-GB"/>
              </w:rPr>
            </w:pPr>
            <w:r>
              <w:rPr>
                <w:lang w:val="en-GB"/>
              </w:rPr>
              <w:t>The number of textlines on page 3</w:t>
            </w:r>
          </w:p>
        </w:tc>
      </w:tr>
      <w:tr w:rsidR="00F13869" w:rsidRPr="000165B3" w14:paraId="4B03E24C" w14:textId="77777777" w:rsidTr="00F13869">
        <w:tc>
          <w:tcPr>
            <w:tcW w:w="5920" w:type="dxa"/>
          </w:tcPr>
          <w:p w14:paraId="79513656" w14:textId="77777777" w:rsidR="00F13869" w:rsidRPr="00FB4B4B" w:rsidRDefault="00F13869" w:rsidP="005D7668">
            <w:pPr>
              <w:rPr>
                <w:lang w:val="en-GB"/>
              </w:rPr>
            </w:pPr>
            <w:r>
              <w:rPr>
                <w:lang w:val="en-GB"/>
              </w:rPr>
              <w:t>pXDoc.Words.Count</w:t>
            </w:r>
          </w:p>
        </w:tc>
        <w:tc>
          <w:tcPr>
            <w:tcW w:w="5384" w:type="dxa"/>
          </w:tcPr>
          <w:p w14:paraId="3B9E8292" w14:textId="77777777" w:rsidR="00F13869" w:rsidRDefault="00F13869" w:rsidP="005D7668">
            <w:pPr>
              <w:rPr>
                <w:lang w:val="en-GB"/>
              </w:rPr>
            </w:pPr>
            <w:r>
              <w:rPr>
                <w:lang w:val="en-GB"/>
              </w:rPr>
              <w:t>The number of words in the document.</w:t>
            </w:r>
          </w:p>
        </w:tc>
      </w:tr>
      <w:tr w:rsidR="00F13869" w:rsidRPr="000165B3" w14:paraId="141619C9"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6F0D4D7B" w14:textId="77777777" w:rsidR="00F13869" w:rsidRDefault="00F13869" w:rsidP="005D7668">
            <w:pPr>
              <w:rPr>
                <w:lang w:val="en-GB"/>
              </w:rPr>
            </w:pPr>
            <w:r>
              <w:rPr>
                <w:lang w:val="en-GB"/>
              </w:rPr>
              <w:t>pLocator.ItemByName(“TL”).Alternatives(0).Table.Rows(2).Cells(3).Text</w:t>
            </w:r>
          </w:p>
        </w:tc>
        <w:tc>
          <w:tcPr>
            <w:tcW w:w="5384" w:type="dxa"/>
          </w:tcPr>
          <w:p w14:paraId="6C6259A6" w14:textId="77777777" w:rsidR="00F13869" w:rsidRDefault="00F13869" w:rsidP="005D7668">
            <w:pPr>
              <w:rPr>
                <w:lang w:val="en-GB"/>
              </w:rPr>
            </w:pPr>
            <w:r>
              <w:rPr>
                <w:lang w:val="en-GB"/>
              </w:rPr>
              <w:t>The 4</w:t>
            </w:r>
            <w:r w:rsidRPr="00FB4B4B">
              <w:rPr>
                <w:vertAlign w:val="superscript"/>
                <w:lang w:val="en-GB"/>
              </w:rPr>
              <w:t>th</w:t>
            </w:r>
            <w:r>
              <w:rPr>
                <w:lang w:val="en-GB"/>
              </w:rPr>
              <w:t xml:space="preserve"> cell of row 3 of the Table Locator “TL”</w:t>
            </w:r>
          </w:p>
        </w:tc>
      </w:tr>
      <w:tr w:rsidR="00F13869" w:rsidRPr="000165B3" w14:paraId="708A5601" w14:textId="77777777" w:rsidTr="00F13869">
        <w:tc>
          <w:tcPr>
            <w:tcW w:w="5920" w:type="dxa"/>
          </w:tcPr>
          <w:p w14:paraId="2EE7FDD3" w14:textId="77777777" w:rsidR="00F13869" w:rsidRPr="00FB4B4B" w:rsidRDefault="00F13869" w:rsidP="005D7668">
            <w:pPr>
              <w:rPr>
                <w:lang w:val="en-GB"/>
              </w:rPr>
            </w:pPr>
            <w:r>
              <w:rPr>
                <w:lang w:val="en-GB"/>
              </w:rPr>
              <w:t>DefaultAmountLocator, DefaultDateLocator, Project</w:t>
            </w:r>
          </w:p>
        </w:tc>
        <w:tc>
          <w:tcPr>
            <w:tcW w:w="5384" w:type="dxa"/>
          </w:tcPr>
          <w:p w14:paraId="15015E46" w14:textId="77777777" w:rsidR="00F13869" w:rsidRDefault="00F13869" w:rsidP="005D7668">
            <w:pPr>
              <w:rPr>
                <w:lang w:val="en-GB"/>
              </w:rPr>
            </w:pPr>
            <w:r>
              <w:rPr>
                <w:lang w:val="en-GB"/>
              </w:rPr>
              <w:t>Global objects available in any script</w:t>
            </w:r>
          </w:p>
        </w:tc>
      </w:tr>
      <w:tr w:rsidR="00F13869" w:rsidRPr="000165B3" w14:paraId="76702B70"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06125582" w14:textId="77777777" w:rsidR="00F13869" w:rsidRDefault="00F13869" w:rsidP="005D7668">
            <w:pPr>
              <w:rPr>
                <w:lang w:val="en-GB"/>
              </w:rPr>
            </w:pPr>
            <w:r>
              <w:rPr>
                <w:lang w:val="en-GB"/>
              </w:rPr>
              <w:lastRenderedPageBreak/>
              <w:t>pXDoc.ParentFolder.DocInfos(pXDoc.IndexInFolder-1).XDocument</w:t>
            </w:r>
          </w:p>
        </w:tc>
        <w:tc>
          <w:tcPr>
            <w:tcW w:w="5384" w:type="dxa"/>
          </w:tcPr>
          <w:p w14:paraId="08671A7F" w14:textId="77777777" w:rsidR="00F13869" w:rsidRDefault="00F13869" w:rsidP="005D7668">
            <w:pPr>
              <w:rPr>
                <w:lang w:val="en-GB"/>
              </w:rPr>
            </w:pPr>
            <w:r>
              <w:rPr>
                <w:lang w:val="en-GB"/>
              </w:rPr>
              <w:t>The previous document</w:t>
            </w:r>
          </w:p>
        </w:tc>
      </w:tr>
      <w:tr w:rsidR="00F13869" w:rsidRPr="000165B3" w14:paraId="5EC591A8" w14:textId="77777777" w:rsidTr="00F13869">
        <w:tc>
          <w:tcPr>
            <w:tcW w:w="5920" w:type="dxa"/>
          </w:tcPr>
          <w:p w14:paraId="483F5575" w14:textId="77777777" w:rsidR="00F13869" w:rsidRDefault="00F13869" w:rsidP="005D7668">
            <w:pPr>
              <w:rPr>
                <w:lang w:val="en-GB"/>
              </w:rPr>
            </w:pPr>
            <w:r>
              <w:rPr>
                <w:lang w:val="en-GB"/>
              </w:rPr>
              <w:t>pField.PageIndex</w:t>
            </w:r>
          </w:p>
        </w:tc>
        <w:tc>
          <w:tcPr>
            <w:tcW w:w="5384" w:type="dxa"/>
          </w:tcPr>
          <w:p w14:paraId="40BE4764" w14:textId="77777777" w:rsidR="00F13869" w:rsidRDefault="00F13869" w:rsidP="005D7668">
            <w:pPr>
              <w:rPr>
                <w:lang w:val="en-GB"/>
              </w:rPr>
            </w:pPr>
            <w:r>
              <w:rPr>
                <w:lang w:val="en-GB"/>
              </w:rPr>
              <w:t>The page on which the field appears. If this is -1, then the Field has no coordinates.</w:t>
            </w:r>
          </w:p>
        </w:tc>
      </w:tr>
      <w:tr w:rsidR="00F13869" w:rsidRPr="000165B3" w14:paraId="45AF1F78"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5C71BB10" w14:textId="77777777" w:rsidR="00F13869" w:rsidRDefault="00F13869" w:rsidP="005D7668">
            <w:pPr>
              <w:rPr>
                <w:lang w:val="en-GB"/>
              </w:rPr>
            </w:pPr>
            <w:r w:rsidRPr="00393BA7">
              <w:rPr>
                <w:lang w:val="en-GB"/>
              </w:rPr>
              <w:t>Project.TableModels.ItemByName(TABLEMODELNAME)</w:t>
            </w:r>
            <w:r>
              <w:rPr>
                <w:lang w:val="en-GB"/>
              </w:rPr>
              <w:t>.ModelColumns.Count</w:t>
            </w:r>
          </w:p>
        </w:tc>
        <w:tc>
          <w:tcPr>
            <w:tcW w:w="5384" w:type="dxa"/>
          </w:tcPr>
          <w:p w14:paraId="12223745" w14:textId="77777777" w:rsidR="00F13869" w:rsidRDefault="00F13869" w:rsidP="005D7668">
            <w:pPr>
              <w:rPr>
                <w:lang w:val="en-GB"/>
              </w:rPr>
            </w:pPr>
            <w:r>
              <w:rPr>
                <w:lang w:val="en-GB"/>
              </w:rPr>
              <w:t>The number of columns in a TableModel</w:t>
            </w:r>
          </w:p>
        </w:tc>
      </w:tr>
      <w:tr w:rsidR="00F13869" w:rsidRPr="000165B3" w14:paraId="79A25578" w14:textId="77777777" w:rsidTr="00F13869">
        <w:tc>
          <w:tcPr>
            <w:tcW w:w="5920" w:type="dxa"/>
          </w:tcPr>
          <w:p w14:paraId="6A570A6B" w14:textId="77777777" w:rsidR="00F13869" w:rsidRDefault="00F13869" w:rsidP="005D7668">
            <w:pPr>
              <w:rPr>
                <w:lang w:val="en-GB"/>
              </w:rPr>
            </w:pPr>
            <w:r w:rsidRPr="00FB4B4B">
              <w:rPr>
                <w:lang w:val="en-GB"/>
              </w:rPr>
              <w:t>Project.GlobalColumns.ItemByID(tablemodel.ModelColumns(</w:t>
            </w:r>
            <w:r>
              <w:rPr>
                <w:lang w:val="en-GB"/>
              </w:rPr>
              <w:t>3</w:t>
            </w:r>
            <w:r w:rsidRPr="00FB4B4B">
              <w:rPr>
                <w:lang w:val="en-GB"/>
              </w:rPr>
              <w:t>).GlobalColumnID).DisplayNameLocalizations.Default</w:t>
            </w:r>
          </w:p>
        </w:tc>
        <w:tc>
          <w:tcPr>
            <w:tcW w:w="5384" w:type="dxa"/>
          </w:tcPr>
          <w:p w14:paraId="2837A42F" w14:textId="77777777" w:rsidR="00F13869" w:rsidRDefault="00F13869" w:rsidP="005D7668">
            <w:pPr>
              <w:rPr>
                <w:lang w:val="en-GB"/>
              </w:rPr>
            </w:pPr>
            <w:r>
              <w:rPr>
                <w:lang w:val="en-GB"/>
              </w:rPr>
              <w:t>The localized Name of the 3</w:t>
            </w:r>
            <w:r w:rsidRPr="00FB4B4B">
              <w:rPr>
                <w:vertAlign w:val="superscript"/>
                <w:lang w:val="en-GB"/>
              </w:rPr>
              <w:t>rd</w:t>
            </w:r>
            <w:r>
              <w:rPr>
                <w:lang w:val="en-GB"/>
              </w:rPr>
              <w:t xml:space="preserve"> column of a table model.</w:t>
            </w:r>
          </w:p>
        </w:tc>
      </w:tr>
      <w:tr w:rsidR="00F13869" w:rsidRPr="000165B3" w14:paraId="2DB11822"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63B5D7D9" w14:textId="77777777" w:rsidR="00F13869" w:rsidRPr="00FB4B4B" w:rsidRDefault="00F13869" w:rsidP="005D7668">
            <w:pPr>
              <w:rPr>
                <w:lang w:val="en-GB"/>
              </w:rPr>
            </w:pPr>
            <w:r>
              <w:rPr>
                <w:lang w:val="en-GB"/>
              </w:rPr>
              <w:t>Project.Databases, Project.Dictionaries</w:t>
            </w:r>
          </w:p>
        </w:tc>
        <w:tc>
          <w:tcPr>
            <w:tcW w:w="5384" w:type="dxa"/>
          </w:tcPr>
          <w:p w14:paraId="52269864" w14:textId="77777777" w:rsidR="00F13869" w:rsidRDefault="00F13869" w:rsidP="005D7668">
            <w:pPr>
              <w:rPr>
                <w:lang w:val="en-GB"/>
              </w:rPr>
            </w:pPr>
            <w:r>
              <w:rPr>
                <w:lang w:val="en-GB"/>
              </w:rPr>
              <w:t>The fuzzy and SQL Databases, and the Dictionaries</w:t>
            </w:r>
          </w:p>
        </w:tc>
      </w:tr>
      <w:tr w:rsidR="00F13869" w:rsidRPr="000165B3" w14:paraId="75CAC58E" w14:textId="77777777" w:rsidTr="00F13869">
        <w:tc>
          <w:tcPr>
            <w:tcW w:w="5920" w:type="dxa"/>
          </w:tcPr>
          <w:p w14:paraId="7DF7A817" w14:textId="77777777" w:rsidR="00F13869" w:rsidRDefault="00F13869" w:rsidP="005D7668">
            <w:pPr>
              <w:rPr>
                <w:lang w:val="en-GB"/>
              </w:rPr>
            </w:pPr>
            <w:r>
              <w:rPr>
                <w:lang w:val="en-GB"/>
              </w:rPr>
              <w:t>pXDoc.CDoc.Pages(2).Xres</w:t>
            </w:r>
          </w:p>
        </w:tc>
        <w:tc>
          <w:tcPr>
            <w:tcW w:w="5384" w:type="dxa"/>
          </w:tcPr>
          <w:p w14:paraId="20F86F19" w14:textId="77777777" w:rsidR="00F13869" w:rsidRDefault="00F13869" w:rsidP="005D7668">
            <w:pPr>
              <w:rPr>
                <w:lang w:val="en-GB"/>
              </w:rPr>
            </w:pPr>
            <w:r>
              <w:rPr>
                <w:lang w:val="en-GB"/>
              </w:rPr>
              <w:t>The horizontal dots per inch DPI of page 3.</w:t>
            </w:r>
          </w:p>
        </w:tc>
      </w:tr>
      <w:tr w:rsidR="00F13869" w:rsidRPr="000165B3" w14:paraId="165D8F36"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7F09D09E" w14:textId="77777777" w:rsidR="00F13869" w:rsidRDefault="00F13869" w:rsidP="005D7668">
            <w:pPr>
              <w:rPr>
                <w:lang w:val="en-GB"/>
              </w:rPr>
            </w:pPr>
            <w:r>
              <w:rPr>
                <w:lang w:val="en-GB"/>
              </w:rPr>
              <w:t>pXDoc.CDoc.Pages(1).GetImage() as CSCImage</w:t>
            </w:r>
          </w:p>
        </w:tc>
        <w:tc>
          <w:tcPr>
            <w:tcW w:w="5384" w:type="dxa"/>
          </w:tcPr>
          <w:p w14:paraId="36953D4D" w14:textId="77777777" w:rsidR="00F13869" w:rsidRDefault="00F13869" w:rsidP="005D7668">
            <w:pPr>
              <w:rPr>
                <w:lang w:val="en-GB"/>
              </w:rPr>
            </w:pPr>
            <w:r>
              <w:rPr>
                <w:lang w:val="en-GB"/>
              </w:rPr>
              <w:t>Returns the pixel image of page 2</w:t>
            </w:r>
          </w:p>
        </w:tc>
      </w:tr>
      <w:tr w:rsidR="00F13869" w:rsidRPr="000165B3" w14:paraId="14FD8227" w14:textId="77777777" w:rsidTr="00F13869">
        <w:tc>
          <w:tcPr>
            <w:tcW w:w="5920" w:type="dxa"/>
          </w:tcPr>
          <w:p w14:paraId="1E4BD519" w14:textId="77777777" w:rsidR="00F13869" w:rsidRDefault="00F13869" w:rsidP="005D7668">
            <w:pPr>
              <w:rPr>
                <w:lang w:val="en-GB"/>
              </w:rPr>
            </w:pPr>
            <w:r w:rsidRPr="00393BA7">
              <w:rPr>
                <w:lang w:val="en-GB"/>
              </w:rPr>
              <w:t>p</w:t>
            </w:r>
            <w:r>
              <w:rPr>
                <w:lang w:val="en-GB"/>
              </w:rPr>
              <w:t>X</w:t>
            </w:r>
            <w:r w:rsidRPr="00393BA7">
              <w:rPr>
                <w:lang w:val="en-GB"/>
              </w:rPr>
              <w:t>doc.CDoc.Pages(2).SourceFileName</w:t>
            </w:r>
          </w:p>
        </w:tc>
        <w:tc>
          <w:tcPr>
            <w:tcW w:w="5384" w:type="dxa"/>
          </w:tcPr>
          <w:p w14:paraId="5E3AE8B0" w14:textId="77777777" w:rsidR="00F13869" w:rsidRDefault="00F13869" w:rsidP="005D7668">
            <w:pPr>
              <w:rPr>
                <w:lang w:val="en-GB"/>
              </w:rPr>
            </w:pPr>
            <w:r>
              <w:rPr>
                <w:lang w:val="en-GB"/>
              </w:rPr>
              <w:t>The image filename of page 3</w:t>
            </w:r>
          </w:p>
        </w:tc>
      </w:tr>
      <w:tr w:rsidR="00F13869" w:rsidRPr="000165B3" w14:paraId="2806CD81"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5C76E051" w14:textId="77777777" w:rsidR="00F13869" w:rsidRPr="00393BA7" w:rsidRDefault="00F13869" w:rsidP="005D7668">
            <w:pPr>
              <w:rPr>
                <w:lang w:val="en-GB"/>
              </w:rPr>
            </w:pPr>
            <w:r>
              <w:rPr>
                <w:lang w:val="en-GB"/>
              </w:rPr>
              <w:t>pXDoc.FileName</w:t>
            </w:r>
          </w:p>
        </w:tc>
        <w:tc>
          <w:tcPr>
            <w:tcW w:w="5384" w:type="dxa"/>
          </w:tcPr>
          <w:p w14:paraId="57886E92" w14:textId="77777777" w:rsidR="00F13869" w:rsidRDefault="00F13869" w:rsidP="005D7668">
            <w:pPr>
              <w:rPr>
                <w:lang w:val="en-GB"/>
              </w:rPr>
            </w:pPr>
            <w:r>
              <w:rPr>
                <w:lang w:val="en-GB"/>
              </w:rPr>
              <w:t>The filename of the XDocument</w:t>
            </w:r>
          </w:p>
        </w:tc>
      </w:tr>
      <w:tr w:rsidR="00F13869" w:rsidRPr="000165B3" w14:paraId="19D12574" w14:textId="77777777" w:rsidTr="00F13869">
        <w:tc>
          <w:tcPr>
            <w:tcW w:w="5920" w:type="dxa"/>
          </w:tcPr>
          <w:p w14:paraId="28068802" w14:textId="77777777" w:rsidR="00F13869" w:rsidRDefault="00F13869" w:rsidP="005D7668">
            <w:pPr>
              <w:rPr>
                <w:lang w:val="en-GB"/>
              </w:rPr>
            </w:pPr>
            <w:r w:rsidRPr="00393BA7">
              <w:rPr>
                <w:lang w:val="en-GB"/>
              </w:rPr>
              <w:t>pXDoc.Replace</w:t>
            </w:r>
            <w:r>
              <w:rPr>
                <w:lang w:val="en-GB"/>
              </w:rPr>
              <w:t>PageSourceFile(filename,"TIFF",2</w:t>
            </w:r>
            <w:r w:rsidRPr="00393BA7">
              <w:rPr>
                <w:lang w:val="en-GB"/>
              </w:rPr>
              <w:t>,0)</w:t>
            </w:r>
          </w:p>
        </w:tc>
        <w:tc>
          <w:tcPr>
            <w:tcW w:w="5384" w:type="dxa"/>
          </w:tcPr>
          <w:p w14:paraId="1D9C8CC5" w14:textId="77777777" w:rsidR="00F13869" w:rsidRDefault="00F13869" w:rsidP="005D7668">
            <w:pPr>
              <w:rPr>
                <w:lang w:val="en-GB"/>
              </w:rPr>
            </w:pPr>
            <w:r>
              <w:rPr>
                <w:lang w:val="en-GB"/>
              </w:rPr>
              <w:t>Replace page 2 of a document with a TIFF image.</w:t>
            </w:r>
          </w:p>
        </w:tc>
      </w:tr>
      <w:tr w:rsidR="00F13869" w:rsidRPr="000165B3" w14:paraId="5E0CD938" w14:textId="77777777" w:rsidTr="00F13869">
        <w:trPr>
          <w:cnfStyle w:val="000000100000" w:firstRow="0" w:lastRow="0" w:firstColumn="0" w:lastColumn="0" w:oddVBand="0" w:evenVBand="0" w:oddHBand="1" w:evenHBand="0" w:firstRowFirstColumn="0" w:firstRowLastColumn="0" w:lastRowFirstColumn="0" w:lastRowLastColumn="0"/>
        </w:trPr>
        <w:tc>
          <w:tcPr>
            <w:tcW w:w="5920" w:type="dxa"/>
          </w:tcPr>
          <w:p w14:paraId="07969C59" w14:textId="77777777" w:rsidR="00F13869" w:rsidRPr="00393BA7" w:rsidRDefault="00F13869" w:rsidP="005D7668">
            <w:pPr>
              <w:rPr>
                <w:lang w:val="en-GB"/>
              </w:rPr>
            </w:pPr>
            <w:r w:rsidRPr="00393BA7">
              <w:rPr>
                <w:lang w:val="en-GB"/>
              </w:rPr>
              <w:t>Project.ClassBy</w:t>
            </w:r>
            <w:r>
              <w:rPr>
                <w:lang w:val="en-GB"/>
              </w:rPr>
              <w:t>Name</w:t>
            </w:r>
            <w:r w:rsidRPr="00393BA7">
              <w:rPr>
                <w:lang w:val="en-GB"/>
              </w:rPr>
              <w:t>(</w:t>
            </w:r>
            <w:r>
              <w:rPr>
                <w:lang w:val="en-GB"/>
              </w:rPr>
              <w:t>pXDoc.ExtractionClass</w:t>
            </w:r>
            <w:r w:rsidRPr="00393BA7">
              <w:rPr>
                <w:lang w:val="en-GB"/>
              </w:rPr>
              <w:t>).ParentClass</w:t>
            </w:r>
          </w:p>
        </w:tc>
        <w:tc>
          <w:tcPr>
            <w:tcW w:w="5384" w:type="dxa"/>
          </w:tcPr>
          <w:p w14:paraId="37F8C791" w14:textId="77777777" w:rsidR="00F13869" w:rsidRDefault="00F13869" w:rsidP="005D7668">
            <w:pPr>
              <w:rPr>
                <w:lang w:val="en-GB"/>
              </w:rPr>
            </w:pPr>
            <w:r>
              <w:rPr>
                <w:lang w:val="en-GB"/>
              </w:rPr>
              <w:t>The Parent Class of a document</w:t>
            </w:r>
          </w:p>
        </w:tc>
      </w:tr>
    </w:tbl>
    <w:p w14:paraId="2DF6277D" w14:textId="77777777" w:rsidR="0057693E" w:rsidRPr="00DC14BC" w:rsidRDefault="0057693E" w:rsidP="00F10E03">
      <w:pPr>
        <w:pStyle w:val="Heading2"/>
        <w:pageBreakBefore/>
        <w:numPr>
          <w:ilvl w:val="0"/>
          <w:numId w:val="66"/>
        </w:numPr>
        <w:spacing w:before="240"/>
        <w:rPr>
          <w:lang w:val="en-GB"/>
        </w:rPr>
      </w:pPr>
      <w:bookmarkStart w:id="639" w:name="_Toc382141893"/>
      <w:bookmarkStart w:id="640" w:name="_Toc382142211"/>
      <w:bookmarkStart w:id="641" w:name="_Toc382990357"/>
      <w:bookmarkStart w:id="642" w:name="_Toc386812659"/>
      <w:bookmarkStart w:id="643" w:name="_Ref382060368"/>
      <w:bookmarkStart w:id="644" w:name="_Toc382141890"/>
      <w:bookmarkStart w:id="645" w:name="_Toc382142208"/>
      <w:bookmarkStart w:id="646" w:name="_Toc382990355"/>
      <w:bookmarkStart w:id="647" w:name="_Ref386134801"/>
      <w:r>
        <w:rPr>
          <w:lang w:val="en-AU"/>
        </w:rPr>
        <w:lastRenderedPageBreak/>
        <w:t>Visual Basic</w:t>
      </w:r>
      <w:r>
        <w:rPr>
          <w:lang w:val="en-AU"/>
        </w:rPr>
        <w:fldChar w:fldCharType="begin"/>
      </w:r>
      <w:r>
        <w:instrText xml:space="preserve"> XE "</w:instrText>
      </w:r>
      <w:r w:rsidRPr="00C12514">
        <w:rPr>
          <w:lang w:val="en-AU"/>
        </w:rPr>
        <w:instrText>Visual Basic:</w:instrText>
      </w:r>
      <w:r w:rsidRPr="00C12514">
        <w:rPr>
          <w:lang w:val="en-GB"/>
        </w:rPr>
        <w:instrText>Tips</w:instrText>
      </w:r>
      <w:r>
        <w:instrText xml:space="preserve">" </w:instrText>
      </w:r>
      <w:r>
        <w:rPr>
          <w:lang w:val="en-AU"/>
        </w:rPr>
        <w:fldChar w:fldCharType="end"/>
      </w:r>
      <w:r>
        <w:rPr>
          <w:lang w:val="en-AU"/>
        </w:rPr>
        <w:t xml:space="preserve"> 6 tips</w:t>
      </w:r>
      <w:bookmarkEnd w:id="639"/>
      <w:bookmarkEnd w:id="640"/>
      <w:bookmarkEnd w:id="641"/>
      <w:bookmarkEnd w:id="642"/>
    </w:p>
    <w:p w14:paraId="5755C0B3" w14:textId="77777777" w:rsidR="0057693E" w:rsidRPr="00DC14BC" w:rsidRDefault="0057693E" w:rsidP="0057693E">
      <w:pPr>
        <w:rPr>
          <w:lang w:val="en-GB"/>
        </w:rPr>
      </w:pPr>
      <w:r w:rsidRPr="00DC14BC">
        <w:rPr>
          <w:lang w:val="en-AU"/>
        </w:rPr>
        <w:t xml:space="preserve">Use </w:t>
      </w:r>
      <w:r w:rsidRPr="00F13FFA">
        <w:rPr>
          <w:rStyle w:val="ScriptingCodeChar"/>
        </w:rPr>
        <w:t>With … end With</w:t>
      </w:r>
      <w:r w:rsidRPr="00DC14BC">
        <w:rPr>
          <w:lang w:val="en-AU"/>
        </w:rPr>
        <w:t xml:space="preserve"> to make your code readable</w:t>
      </w:r>
      <w:r>
        <w:rPr>
          <w:lang w:val="en-AU"/>
        </w:rPr>
        <w:t>.</w:t>
      </w:r>
    </w:p>
    <w:p w14:paraId="0FCE6826" w14:textId="77777777" w:rsidR="0057693E" w:rsidRDefault="0057693E" w:rsidP="0057693E">
      <w:pPr>
        <w:rPr>
          <w:lang w:val="en-AU"/>
        </w:rPr>
      </w:pPr>
      <w:r w:rsidRPr="00DC14BC">
        <w:rPr>
          <w:lang w:val="en-AU"/>
        </w:rPr>
        <w:t xml:space="preserve">Use </w:t>
      </w:r>
      <w:r>
        <w:rPr>
          <w:rStyle w:val="ScriptingCodeChar"/>
        </w:rPr>
        <w:t>F</w:t>
      </w:r>
      <w:r w:rsidRPr="00F13FFA">
        <w:rPr>
          <w:rStyle w:val="ScriptingCodeChar"/>
        </w:rPr>
        <w:t>or…</w:t>
      </w:r>
      <w:r>
        <w:rPr>
          <w:rStyle w:val="ScriptingCodeChar"/>
        </w:rPr>
        <w:t>N</w:t>
      </w:r>
      <w:r w:rsidRPr="00F13FFA">
        <w:rPr>
          <w:rStyle w:val="ScriptingCodeChar"/>
        </w:rPr>
        <w:t>ext</w:t>
      </w:r>
      <w:r w:rsidRPr="00DC14BC">
        <w:rPr>
          <w:lang w:val="en-AU"/>
        </w:rPr>
        <w:t xml:space="preserve"> instead of copy/pasting code.</w:t>
      </w:r>
    </w:p>
    <w:p w14:paraId="7C7E3A77" w14:textId="77777777" w:rsidR="0057693E" w:rsidRPr="00DC14BC" w:rsidRDefault="0057693E" w:rsidP="0057693E">
      <w:pPr>
        <w:rPr>
          <w:lang w:val="en-GB"/>
        </w:rPr>
      </w:pPr>
      <w:r>
        <w:rPr>
          <w:lang w:val="en-AU"/>
        </w:rPr>
        <w:t>Use the following to loop through “Total”, “SubTotal”, etc…</w:t>
      </w:r>
    </w:p>
    <w:p w14:paraId="1195DE12" w14:textId="77777777" w:rsidR="0057693E" w:rsidRPr="00F13FFA" w:rsidRDefault="0057693E" w:rsidP="0057693E">
      <w:pPr>
        <w:rPr>
          <w:rStyle w:val="ScriptingCodeChar"/>
        </w:rPr>
      </w:pPr>
      <w:r w:rsidRPr="00F13FFA">
        <w:rPr>
          <w:rStyle w:val="ScriptingCodeChar"/>
        </w:rPr>
        <w:t>For each fieldname in split("Total SubTotal TaxRate1 TaxAmount1")</w:t>
      </w:r>
    </w:p>
    <w:p w14:paraId="3D750F50" w14:textId="77777777" w:rsidR="0057693E" w:rsidRPr="00DC14BC" w:rsidRDefault="0057693E" w:rsidP="0057693E">
      <w:pPr>
        <w:rPr>
          <w:lang w:val="en-GB"/>
        </w:rPr>
      </w:pPr>
      <w:r w:rsidRPr="00DC14BC">
        <w:rPr>
          <w:lang w:val="en-AU"/>
        </w:rPr>
        <w:t>Do error checking at beginning of functions</w:t>
      </w:r>
      <w:r>
        <w:rPr>
          <w:lang w:val="en-AU"/>
        </w:rPr>
        <w:t>.</w:t>
      </w:r>
    </w:p>
    <w:p w14:paraId="4ED9416F" w14:textId="77777777" w:rsidR="0057693E" w:rsidRPr="000C2328" w:rsidRDefault="0057693E" w:rsidP="0057693E">
      <w:pPr>
        <w:pStyle w:val="ScriptingCode"/>
      </w:pPr>
      <w:r w:rsidRPr="00466F90">
        <w:t>If condition then exit sub.</w:t>
      </w:r>
    </w:p>
    <w:p w14:paraId="7FB02333" w14:textId="77777777" w:rsidR="0057693E" w:rsidRPr="00DC14BC" w:rsidRDefault="0057693E" w:rsidP="0057693E">
      <w:pPr>
        <w:rPr>
          <w:lang w:val="en-GB"/>
        </w:rPr>
      </w:pPr>
      <w:r w:rsidRPr="00DC14BC">
        <w:rPr>
          <w:lang w:val="en-AU"/>
        </w:rPr>
        <w:t xml:space="preserve">Use  the setting </w:t>
      </w:r>
      <w:r w:rsidRPr="00F13FFA">
        <w:rPr>
          <w:rStyle w:val="ScriptingCodeChar"/>
        </w:rPr>
        <w:t>'#Language "WWB-COM"</w:t>
      </w:r>
      <w:r w:rsidRPr="00DC14BC">
        <w:rPr>
          <w:lang w:val="en-GB"/>
        </w:rPr>
        <w:t xml:space="preserve">  to get keywords </w:t>
      </w:r>
      <w:r w:rsidRPr="00F13FFA">
        <w:rPr>
          <w:rStyle w:val="ScriptingCodeChar"/>
        </w:rPr>
        <w:t>return, andalso, orelse, isnot</w:t>
      </w:r>
      <w:r w:rsidRPr="00DC14BC">
        <w:rPr>
          <w:lang w:val="en-GB"/>
        </w:rPr>
        <w:t>.</w:t>
      </w:r>
    </w:p>
    <w:p w14:paraId="2343609A" w14:textId="77777777" w:rsidR="0057693E" w:rsidRPr="00DC14BC" w:rsidRDefault="0057693E" w:rsidP="0057693E">
      <w:pPr>
        <w:ind w:firstLine="720"/>
        <w:rPr>
          <w:lang w:val="en-GB"/>
        </w:rPr>
      </w:pPr>
      <w:r w:rsidRPr="00DC14BC">
        <w:rPr>
          <w:lang w:val="en-AU"/>
        </w:rPr>
        <w:t xml:space="preserve">All </w:t>
      </w:r>
      <w:r>
        <w:rPr>
          <w:lang w:val="en-AU"/>
        </w:rPr>
        <w:t>four</w:t>
      </w:r>
      <w:r w:rsidRPr="00DC14BC">
        <w:rPr>
          <w:lang w:val="en-AU"/>
        </w:rPr>
        <w:t xml:space="preserve"> keywords will reduce nesting and increase readability.</w:t>
      </w:r>
    </w:p>
    <w:p w14:paraId="6ADDBE32" w14:textId="77777777" w:rsidR="0057693E" w:rsidRDefault="0057693E" w:rsidP="0057693E">
      <w:pPr>
        <w:rPr>
          <w:lang w:val="en-GB"/>
        </w:rPr>
      </w:pPr>
      <w:r w:rsidRPr="00DC14BC">
        <w:rPr>
          <w:lang w:val="en-AU"/>
        </w:rPr>
        <w:t>Have tight logic loops and functionali</w:t>
      </w:r>
      <w:r>
        <w:rPr>
          <w:lang w:val="en-AU"/>
        </w:rPr>
        <w:t>ze what is in them for clarity and easy debugging.</w:t>
      </w:r>
      <w:r>
        <w:rPr>
          <w:lang w:val="en-AU"/>
        </w:rPr>
        <w:br/>
      </w:r>
    </w:p>
    <w:p w14:paraId="57D68497" w14:textId="77777777" w:rsidR="0057693E" w:rsidRPr="00DC14BC" w:rsidRDefault="0057693E" w:rsidP="0057693E">
      <w:pPr>
        <w:rPr>
          <w:lang w:val="en-GB"/>
        </w:rPr>
      </w:pPr>
      <w:r>
        <w:rPr>
          <w:lang w:val="en-GB"/>
        </w:rPr>
        <w:t>The following example reads every word on a line, fuzzy matches it to a database and then builds a score. It is quite complex, but the complexity has been pushed off into another reusable function, and this loop is now very simple.</w:t>
      </w:r>
    </w:p>
    <w:tbl>
      <w:tblPr>
        <w:tblStyle w:val="TableGrid"/>
        <w:tblW w:w="0" w:type="auto"/>
        <w:tblLook w:val="04A0" w:firstRow="1" w:lastRow="0" w:firstColumn="1" w:lastColumn="0" w:noHBand="0" w:noVBand="1"/>
      </w:tblPr>
      <w:tblGrid>
        <w:gridCol w:w="11304"/>
      </w:tblGrid>
      <w:tr w:rsidR="0057693E" w14:paraId="3A331BB4" w14:textId="77777777" w:rsidTr="0026146F">
        <w:tc>
          <w:tcPr>
            <w:tcW w:w="11304" w:type="dxa"/>
          </w:tcPr>
          <w:p w14:paraId="5BA97B95" w14:textId="77777777" w:rsidR="0057693E" w:rsidRPr="00F13FFA"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0000FF"/>
                <w:szCs w:val="20"/>
                <w:lang w:val="en-GB" w:eastAsia="en-GB" w:bidi="ar-SA"/>
              </w:rPr>
              <w:t>For</w:t>
            </w:r>
            <w:r w:rsidRPr="00F13FFA">
              <w:rPr>
                <w:rFonts w:ascii="Courier New" w:hAnsi="Courier New" w:cs="Courier New"/>
                <w:color w:val="333333"/>
                <w:szCs w:val="20"/>
                <w:lang w:val="en-GB" w:eastAsia="en-GB" w:bidi="ar-SA"/>
              </w:rPr>
              <w:t xml:space="preserve"> w = 0 </w:t>
            </w:r>
            <w:r w:rsidRPr="00F13FFA">
              <w:rPr>
                <w:rFonts w:ascii="Courier New" w:hAnsi="Courier New" w:cs="Courier New"/>
                <w:color w:val="0000FF"/>
                <w:szCs w:val="20"/>
                <w:lang w:val="en-GB" w:eastAsia="en-GB" w:bidi="ar-SA"/>
              </w:rPr>
              <w:t>To</w:t>
            </w:r>
            <w:r w:rsidRPr="00F13FFA">
              <w:rPr>
                <w:rFonts w:ascii="Courier New" w:hAnsi="Courier New" w:cs="Courier New"/>
                <w:color w:val="333333"/>
                <w:szCs w:val="20"/>
                <w:lang w:val="en-GB" w:eastAsia="en-GB" w:bidi="ar-SA"/>
              </w:rPr>
              <w:t xml:space="preserve"> textline.Words.Count-1</w:t>
            </w:r>
          </w:p>
          <w:p w14:paraId="0FF6DE18" w14:textId="77777777" w:rsidR="0057693E" w:rsidRPr="00F13FFA"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333333"/>
                <w:szCs w:val="20"/>
                <w:lang w:val="en-GB" w:eastAsia="en-GB" w:bidi="ar-SA"/>
              </w:rPr>
              <w:t xml:space="preserve">      word=LCase(Trim(textline.Words(w).Text))</w:t>
            </w:r>
          </w:p>
          <w:p w14:paraId="0CB305D4" w14:textId="77777777" w:rsidR="0057693E" w:rsidRPr="00F13FFA"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333333"/>
                <w:szCs w:val="20"/>
                <w:lang w:val="en-GB" w:eastAsia="en-GB" w:bidi="ar-SA"/>
              </w:rPr>
              <w:t xml:space="preserve">      match=</w:t>
            </w:r>
            <w:r w:rsidRPr="00F13FFA">
              <w:rPr>
                <w:rFonts w:ascii="Courier New" w:hAnsi="Courier New" w:cs="Courier New"/>
                <w:b/>
                <w:color w:val="333333"/>
                <w:szCs w:val="20"/>
                <w:lang w:val="en-GB" w:eastAsia="en-GB" w:bidi="ar-SA"/>
              </w:rPr>
              <w:t>DataBase_SearchString</w:t>
            </w:r>
            <w:r w:rsidRPr="00F13FFA">
              <w:rPr>
                <w:rFonts w:ascii="Courier New" w:hAnsi="Courier New" w:cs="Courier New"/>
                <w:color w:val="333333"/>
                <w:szCs w:val="20"/>
                <w:lang w:val="en-GB" w:eastAsia="en-GB" w:bidi="ar-SA"/>
              </w:rPr>
              <w:t>(databaseName,</w:t>
            </w:r>
            <w:r w:rsidRPr="00F13FFA">
              <w:rPr>
                <w:rFonts w:ascii="Courier New" w:hAnsi="Courier New" w:cs="Courier New"/>
                <w:color w:val="A31515"/>
                <w:szCs w:val="20"/>
                <w:lang w:val="en-GB" w:eastAsia="en-GB" w:bidi="ar-SA"/>
              </w:rPr>
              <w:t>"headerword"</w:t>
            </w:r>
            <w:r w:rsidRPr="00F13FFA">
              <w:rPr>
                <w:rFonts w:ascii="Courier New" w:hAnsi="Courier New" w:cs="Courier New"/>
                <w:color w:val="333333"/>
                <w:szCs w:val="20"/>
                <w:lang w:val="en-GB" w:eastAsia="en-GB" w:bidi="ar-SA"/>
              </w:rPr>
              <w:t>,word,conf)</w:t>
            </w:r>
          </w:p>
          <w:p w14:paraId="4AF357F4" w14:textId="77777777" w:rsidR="0057693E" w:rsidRPr="00F13FFA"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333333"/>
                <w:szCs w:val="20"/>
                <w:lang w:val="en-GB" w:eastAsia="en-GB" w:bidi="ar-SA"/>
              </w:rPr>
              <w:t xml:space="preserve">      score=score+</w:t>
            </w:r>
            <w:r w:rsidRPr="00CC2964">
              <w:rPr>
                <w:rFonts w:ascii="Courier New" w:hAnsi="Courier New" w:cs="Courier New"/>
                <w:color w:val="333333"/>
                <w:szCs w:val="20"/>
                <w:u w:val="single"/>
                <w:lang w:val="en-GB" w:eastAsia="en-GB" w:bidi="ar-SA"/>
              </w:rPr>
              <w:t>conf</w:t>
            </w:r>
            <w:r>
              <w:rPr>
                <w:rFonts w:ascii="Courier New" w:hAnsi="Courier New" w:cs="Courier New"/>
                <w:color w:val="333333"/>
                <w:szCs w:val="20"/>
                <w:lang w:val="en-GB" w:eastAsia="en-GB" w:bidi="ar-SA"/>
              </w:rPr>
              <w:t>*</w:t>
            </w:r>
            <w:r w:rsidRPr="00F13FFA">
              <w:rPr>
                <w:rFonts w:ascii="Courier New" w:hAnsi="Courier New" w:cs="Courier New"/>
                <w:color w:val="333333"/>
                <w:szCs w:val="20"/>
                <w:lang w:val="en-GB" w:eastAsia="en-GB" w:bidi="ar-SA"/>
              </w:rPr>
              <w:t>Len(word)</w:t>
            </w:r>
          </w:p>
          <w:p w14:paraId="7481FF7C" w14:textId="77777777" w:rsidR="0057693E" w:rsidRPr="00F13FFA"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0000FF"/>
                <w:szCs w:val="20"/>
                <w:lang w:val="en-GB" w:eastAsia="en-GB" w:bidi="ar-SA"/>
              </w:rPr>
              <w:t>Next</w:t>
            </w:r>
          </w:p>
        </w:tc>
      </w:tr>
    </w:tbl>
    <w:p w14:paraId="55BA9258" w14:textId="77777777" w:rsidR="0057693E" w:rsidRDefault="0057693E" w:rsidP="00F10E03">
      <w:pPr>
        <w:pStyle w:val="Heading2"/>
        <w:pageBreakBefore/>
        <w:numPr>
          <w:ilvl w:val="0"/>
          <w:numId w:val="66"/>
        </w:numPr>
        <w:spacing w:before="240"/>
      </w:pPr>
      <w:bookmarkStart w:id="648" w:name="_Toc386812660"/>
      <w:r>
        <w:lastRenderedPageBreak/>
        <w:t>Fuzzy Dat</w:t>
      </w:r>
      <w:r>
        <w:fldChar w:fldCharType="begin"/>
      </w:r>
      <w:r>
        <w:instrText xml:space="preserve"> XE "</w:instrText>
      </w:r>
      <w:r w:rsidRPr="00D94E8F">
        <w:rPr>
          <w:lang w:val="en-GB"/>
        </w:rPr>
        <w:instrText>Databases</w:instrText>
      </w:r>
      <w:r w:rsidRPr="00D94E8F">
        <w:instrText>:</w:instrText>
      </w:r>
      <w:r w:rsidRPr="00D94E8F">
        <w:rPr>
          <w:lang w:val="en-GB"/>
        </w:rPr>
        <w:instrText>Using fuzzy databases in scripts</w:instrText>
      </w:r>
      <w:r>
        <w:instrText xml:space="preserve">" </w:instrText>
      </w:r>
      <w:r>
        <w:fldChar w:fldCharType="end"/>
      </w:r>
      <w:r>
        <w:t>abase Queries from Script</w:t>
      </w:r>
      <w:bookmarkEnd w:id="643"/>
      <w:bookmarkEnd w:id="644"/>
      <w:bookmarkEnd w:id="645"/>
      <w:bookmarkEnd w:id="646"/>
      <w:bookmarkEnd w:id="648"/>
    </w:p>
    <w:p w14:paraId="718D1E85" w14:textId="77777777" w:rsidR="0057693E" w:rsidRDefault="0057693E" w:rsidP="0057693E">
      <w:r>
        <w:t>This is a useful and flexible script for retrieving one or many, fuzzy or precise results from a local or remote fuzzy database.</w:t>
      </w:r>
    </w:p>
    <w:p w14:paraId="4DD8CB60" w14:textId="77777777" w:rsidR="0057693E" w:rsidRPr="00AA62F6" w:rsidRDefault="0057693E" w:rsidP="0057693E">
      <w:r>
        <w:t>Combining an SQL Database with Kofax Search &amp; Match Server and this script you can perform webqueries much faster and even perform fuzzy “webqueries.””.</w:t>
      </w:r>
    </w:p>
    <w:tbl>
      <w:tblPr>
        <w:tblStyle w:val="TableGrid"/>
        <w:tblW w:w="0" w:type="auto"/>
        <w:tblLook w:val="04A0" w:firstRow="1" w:lastRow="0" w:firstColumn="1" w:lastColumn="0" w:noHBand="0" w:noVBand="1"/>
      </w:tblPr>
      <w:tblGrid>
        <w:gridCol w:w="11304"/>
      </w:tblGrid>
      <w:tr w:rsidR="0057693E" w14:paraId="4A996F5E" w14:textId="77777777" w:rsidTr="0026146F">
        <w:tc>
          <w:tcPr>
            <w:tcW w:w="0" w:type="auto"/>
          </w:tcPr>
          <w:p w14:paraId="10FF13D8"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0000FF"/>
                <w:szCs w:val="20"/>
                <w:lang w:val="en-GB" w:eastAsia="en-GB" w:bidi="ar-SA"/>
              </w:rPr>
              <w:t>Public</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Function</w:t>
            </w:r>
            <w:r w:rsidRPr="00DF5659">
              <w:rPr>
                <w:rFonts w:ascii="Courier New" w:hAnsi="Courier New" w:cs="Courier New"/>
                <w:color w:val="333333"/>
                <w:szCs w:val="20"/>
                <w:lang w:val="en-GB" w:eastAsia="en-GB" w:bidi="ar-SA"/>
              </w:rPr>
              <w:t xml:space="preserve"> Database_Search(dbname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r w:rsidRPr="00DF5659">
              <w:rPr>
                <w:rFonts w:ascii="Courier New" w:hAnsi="Courier New" w:cs="Courier New"/>
                <w:color w:val="333333"/>
                <w:szCs w:val="20"/>
                <w:lang w:val="en-GB" w:eastAsia="en-GB" w:bidi="ar-SA"/>
              </w:rPr>
              <w:t xml:space="preserve">, column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r w:rsidRPr="00DF5659">
              <w:rPr>
                <w:rFonts w:ascii="Courier New" w:hAnsi="Courier New" w:cs="Courier New"/>
                <w:color w:val="333333"/>
                <w:szCs w:val="20"/>
                <w:lang w:val="en-GB" w:eastAsia="en-GB" w:bidi="ar-SA"/>
              </w:rPr>
              <w:t xml:space="preserve">, searchString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r w:rsidRPr="00DF5659">
              <w:rPr>
                <w:rFonts w:ascii="Courier New" w:hAnsi="Courier New" w:cs="Courier New"/>
                <w:color w:val="333333"/>
                <w:szCs w:val="20"/>
                <w:lang w:val="en-GB" w:eastAsia="en-GB" w:bidi="ar-SA"/>
              </w:rPr>
              <w:t xml:space="preserve">, numberHits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Integer</w:t>
            </w:r>
            <w:r w:rsidRPr="00DF5659">
              <w:rPr>
                <w:rFonts w:ascii="Courier New" w:hAnsi="Courier New" w:cs="Courier New"/>
                <w:color w:val="333333"/>
                <w:szCs w:val="20"/>
                <w:lang w:val="en-GB" w:eastAsia="en-GB" w:bidi="ar-SA"/>
              </w:rPr>
              <w:t xml:space="preserve">, minimimConfidence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Double</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Optional</w:t>
            </w:r>
            <w:r w:rsidRPr="00DF5659">
              <w:rPr>
                <w:rFonts w:ascii="Courier New" w:hAnsi="Courier New" w:cs="Courier New"/>
                <w:color w:val="333333"/>
                <w:szCs w:val="20"/>
                <w:lang w:val="en-GB" w:eastAsia="en-GB" w:bidi="ar-SA"/>
              </w:rPr>
              <w:t xml:space="preserve"> allColumns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Boolean</w:t>
            </w:r>
            <w:r w:rsidRPr="00DF5659">
              <w:rPr>
                <w:rFonts w:ascii="Courier New" w:hAnsi="Courier New" w:cs="Courier New"/>
                <w:color w:val="333333"/>
                <w:szCs w:val="20"/>
                <w:lang w:val="en-GB" w:eastAsia="en-GB" w:bidi="ar-SA"/>
              </w:rPr>
              <w:t>=</w:t>
            </w:r>
            <w:r w:rsidRPr="00DF5659">
              <w:rPr>
                <w:rFonts w:ascii="Courier New" w:hAnsi="Courier New" w:cs="Courier New"/>
                <w:color w:val="0000FF"/>
                <w:szCs w:val="20"/>
                <w:lang w:val="en-GB" w:eastAsia="en-GB" w:bidi="ar-SA"/>
              </w:rPr>
              <w:t>False</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CscXDocField</w:t>
            </w:r>
          </w:p>
          <w:p w14:paraId="24A90383"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'Searches inside a fuzzy database for the searchstring and returns the results in the alternatives of a new CSCField Object.</w:t>
            </w:r>
          </w:p>
          <w:p w14:paraId="02F87B5B"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'if column="" then all columns are returned as subfields, otherwise returns only the chosen column in the alternatives.</w:t>
            </w:r>
          </w:p>
          <w:p w14:paraId="11A0FF78"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'Set minimimConfidence=1.0 for exact match search.</w:t>
            </w:r>
          </w:p>
          <w:p w14:paraId="687554EB"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Dim</w:t>
            </w:r>
            <w:r w:rsidRPr="00DF5659">
              <w:rPr>
                <w:rFonts w:ascii="Courier New" w:hAnsi="Courier New" w:cs="Courier New"/>
                <w:color w:val="333333"/>
                <w:szCs w:val="20"/>
                <w:lang w:val="en-GB" w:eastAsia="en-GB" w:bidi="ar-SA"/>
              </w:rPr>
              <w:t xml:space="preserve"> DB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CscDatabase, Fields()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r w:rsidRPr="00DF5659">
              <w:rPr>
                <w:rFonts w:ascii="Courier New" w:hAnsi="Courier New" w:cs="Courier New"/>
                <w:color w:val="333333"/>
                <w:szCs w:val="20"/>
                <w:lang w:val="en-GB" w:eastAsia="en-GB" w:bidi="ar-SA"/>
              </w:rPr>
              <w:t xml:space="preserve">,FieldIDs()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Long</w:t>
            </w:r>
          </w:p>
          <w:p w14:paraId="7847A04C"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Dim</w:t>
            </w:r>
            <w:r w:rsidRPr="00DF5659">
              <w:rPr>
                <w:rFonts w:ascii="Courier New" w:hAnsi="Courier New" w:cs="Courier New"/>
                <w:color w:val="333333"/>
                <w:szCs w:val="20"/>
                <w:lang w:val="en-GB" w:eastAsia="en-GB" w:bidi="ar-SA"/>
              </w:rPr>
              <w:t xml:space="preserve"> col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Integer</w:t>
            </w:r>
            <w:r w:rsidRPr="00DF5659">
              <w:rPr>
                <w:rFonts w:ascii="Courier New" w:hAnsi="Courier New" w:cs="Courier New"/>
                <w:color w:val="333333"/>
                <w:szCs w:val="20"/>
                <w:lang w:val="en-GB" w:eastAsia="en-GB" w:bidi="ar-SA"/>
              </w:rPr>
              <w:t xml:space="preserve">,c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Integer</w:t>
            </w:r>
            <w:r w:rsidRPr="00DF5659">
              <w:rPr>
                <w:rFonts w:ascii="Courier New" w:hAnsi="Courier New" w:cs="Courier New"/>
                <w:color w:val="333333"/>
                <w:szCs w:val="20"/>
                <w:lang w:val="en-GB" w:eastAsia="en-GB" w:bidi="ar-SA"/>
              </w:rPr>
              <w:t xml:space="preserve">,i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Integer</w:t>
            </w:r>
          </w:p>
          <w:p w14:paraId="6EDD7725"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Dim</w:t>
            </w:r>
            <w:r w:rsidRPr="00DF5659">
              <w:rPr>
                <w:rFonts w:ascii="Courier New" w:hAnsi="Courier New" w:cs="Courier New"/>
                <w:color w:val="333333"/>
                <w:szCs w:val="20"/>
                <w:lang w:val="en-GB" w:eastAsia="en-GB" w:bidi="ar-SA"/>
              </w:rPr>
              <w:t xml:space="preserve"> hits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CscDatabaseResItems, alt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CscXDocFieldAlternative</w:t>
            </w:r>
          </w:p>
          <w:p w14:paraId="4130CA3E"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Dim</w:t>
            </w:r>
            <w:r w:rsidRPr="00DF5659">
              <w:rPr>
                <w:rFonts w:ascii="Courier New" w:hAnsi="Courier New" w:cs="Courier New"/>
                <w:color w:val="333333"/>
                <w:szCs w:val="20"/>
                <w:lang w:val="en-GB" w:eastAsia="en-GB" w:bidi="ar-SA"/>
              </w:rPr>
              <w:t xml:space="preserve"> results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New</w:t>
            </w:r>
            <w:r w:rsidRPr="00DF5659">
              <w:rPr>
                <w:rFonts w:ascii="Courier New" w:hAnsi="Courier New" w:cs="Courier New"/>
                <w:color w:val="333333"/>
                <w:szCs w:val="20"/>
                <w:lang w:val="en-GB" w:eastAsia="en-GB" w:bidi="ar-SA"/>
              </w:rPr>
              <w:t xml:space="preserve"> CscXDocField  </w:t>
            </w:r>
            <w:r w:rsidRPr="00DF5659">
              <w:rPr>
                <w:rFonts w:ascii="Courier New" w:hAnsi="Courier New" w:cs="Courier New"/>
                <w:color w:val="008000"/>
                <w:szCs w:val="20"/>
                <w:lang w:val="en-GB" w:eastAsia="en-GB" w:bidi="ar-SA"/>
              </w:rPr>
              <w:t>'You are allowed to create a standalone field</w:t>
            </w:r>
          </w:p>
          <w:p w14:paraId="07CB737C"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Dim</w:t>
            </w:r>
            <w:r w:rsidRPr="00DF5659">
              <w:rPr>
                <w:rFonts w:ascii="Courier New" w:hAnsi="Courier New" w:cs="Courier New"/>
                <w:color w:val="333333"/>
                <w:szCs w:val="20"/>
                <w:lang w:val="en-GB" w:eastAsia="en-GB" w:bidi="ar-SA"/>
              </w:rPr>
              <w:t xml:space="preserve"> value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r w:rsidRPr="00DF5659">
              <w:rPr>
                <w:rFonts w:ascii="Courier New" w:hAnsi="Courier New" w:cs="Courier New"/>
                <w:color w:val="333333"/>
                <w:szCs w:val="20"/>
                <w:lang w:val="en-GB" w:eastAsia="en-GB" w:bidi="ar-SA"/>
              </w:rPr>
              <w:t xml:space="preserve">, substitute </w:t>
            </w:r>
            <w:r w:rsidRPr="00DF5659">
              <w:rPr>
                <w:rFonts w:ascii="Courier New" w:hAnsi="Courier New" w:cs="Courier New"/>
                <w:color w:val="0000FF"/>
                <w:szCs w:val="20"/>
                <w:lang w:val="en-GB" w:eastAsia="en-GB" w:bidi="ar-SA"/>
              </w:rPr>
              <w:t>As</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2B91AF"/>
                <w:szCs w:val="20"/>
                <w:lang w:val="en-GB" w:eastAsia="en-GB" w:bidi="ar-SA"/>
              </w:rPr>
              <w:t>String</w:t>
            </w:r>
          </w:p>
          <w:p w14:paraId="231A100D"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Set</w:t>
            </w:r>
            <w:r w:rsidRPr="00DF5659">
              <w:rPr>
                <w:rFonts w:ascii="Courier New" w:hAnsi="Courier New" w:cs="Courier New"/>
                <w:color w:val="333333"/>
                <w:szCs w:val="20"/>
                <w:lang w:val="en-GB" w:eastAsia="en-GB" w:bidi="ar-SA"/>
              </w:rPr>
              <w:t xml:space="preserve"> DB=Project.Databases.ItemByName(dbname)</w:t>
            </w:r>
          </w:p>
          <w:p w14:paraId="39E67872"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 Replace all delimiters by blank</w:t>
            </w:r>
          </w:p>
          <w:p w14:paraId="59A79051"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i = 1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Len(DB.AdditionalDelimiterChars)</w:t>
            </w:r>
          </w:p>
          <w:p w14:paraId="0C586AA4"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searchString = Replace(searchString, Mid(DB.AdditionalDelimiterChars, i, 1), </w:t>
            </w:r>
            <w:r w:rsidRPr="00DF5659">
              <w:rPr>
                <w:rFonts w:ascii="Courier New" w:hAnsi="Courier New" w:cs="Courier New"/>
                <w:color w:val="A31515"/>
                <w:szCs w:val="20"/>
                <w:lang w:val="en-GB" w:eastAsia="en-GB" w:bidi="ar-SA"/>
              </w:rPr>
              <w:t>" "</w:t>
            </w:r>
            <w:r w:rsidRPr="00DF5659">
              <w:rPr>
                <w:rFonts w:ascii="Courier New" w:hAnsi="Courier New" w:cs="Courier New"/>
                <w:color w:val="333333"/>
                <w:szCs w:val="20"/>
                <w:lang w:val="en-GB" w:eastAsia="en-GB" w:bidi="ar-SA"/>
              </w:rPr>
              <w:t>)</w:t>
            </w:r>
          </w:p>
          <w:p w14:paraId="36FFC8AE"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0DC29068"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 Replace all ignore characters by blank</w:t>
            </w:r>
          </w:p>
          <w:p w14:paraId="7C2AAD69"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i = 1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Len(DB.RemoveChars)</w:t>
            </w:r>
          </w:p>
          <w:p w14:paraId="0C4B87DD"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searchString = Replace(searchString, Mid(DB.RemoveChars, i , 1), </w:t>
            </w:r>
            <w:r w:rsidRPr="00DF5659">
              <w:rPr>
                <w:rFonts w:ascii="Courier New" w:hAnsi="Courier New" w:cs="Courier New"/>
                <w:color w:val="A31515"/>
                <w:szCs w:val="20"/>
                <w:lang w:val="en-GB" w:eastAsia="en-GB" w:bidi="ar-SA"/>
              </w:rPr>
              <w:t>" "</w:t>
            </w:r>
            <w:r w:rsidRPr="00DF5659">
              <w:rPr>
                <w:rFonts w:ascii="Courier New" w:hAnsi="Courier New" w:cs="Courier New"/>
                <w:color w:val="333333"/>
                <w:szCs w:val="20"/>
                <w:lang w:val="en-GB" w:eastAsia="en-GB" w:bidi="ar-SA"/>
              </w:rPr>
              <w:t>)</w:t>
            </w:r>
          </w:p>
          <w:p w14:paraId="48A7E05B"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6B56F04D"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 Substitution pairs define which texts to be replaced by what.</w:t>
            </w:r>
          </w:p>
          <w:p w14:paraId="014DB3BC"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i = 0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DB.SubstitutionPairCount - 1</w:t>
            </w:r>
          </w:p>
          <w:p w14:paraId="1CF4ED38"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DB.GetSubstitutionPair(i, value, substitute)</w:t>
            </w:r>
          </w:p>
          <w:p w14:paraId="7B3D407A"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searchString = Replace(searchString, value, substitute)</w:t>
            </w:r>
          </w:p>
          <w:p w14:paraId="77DF8A6E"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55CE9B2A"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Fields = Split(searchString, </w:t>
            </w:r>
            <w:r w:rsidRPr="00DF5659">
              <w:rPr>
                <w:rFonts w:ascii="Courier New" w:hAnsi="Courier New" w:cs="Courier New"/>
                <w:color w:val="A31515"/>
                <w:szCs w:val="20"/>
                <w:lang w:val="en-GB" w:eastAsia="en-GB" w:bidi="ar-SA"/>
              </w:rPr>
              <w:t>" "</w:t>
            </w:r>
            <w:r w:rsidRPr="00DF5659">
              <w:rPr>
                <w:rFonts w:ascii="Courier New" w:hAnsi="Courier New" w:cs="Courier New"/>
                <w:color w:val="333333"/>
                <w:szCs w:val="20"/>
                <w:lang w:val="en-GB" w:eastAsia="en-GB" w:bidi="ar-SA"/>
              </w:rPr>
              <w:t>)</w:t>
            </w:r>
          </w:p>
          <w:p w14:paraId="7223882D"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ReDim</w:t>
            </w:r>
            <w:r w:rsidRPr="00DF5659">
              <w:rPr>
                <w:rFonts w:ascii="Courier New" w:hAnsi="Courier New" w:cs="Courier New"/>
                <w:color w:val="333333"/>
                <w:szCs w:val="20"/>
                <w:lang w:val="en-GB" w:eastAsia="en-GB" w:bidi="ar-SA"/>
              </w:rPr>
              <w:t xml:space="preserve"> FieldIDs(UBound(Fields))</w:t>
            </w:r>
          </w:p>
          <w:p w14:paraId="582C1218"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'Find the column we are looking for</w:t>
            </w:r>
          </w:p>
          <w:p w14:paraId="2DBF045A"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col=-1</w:t>
            </w:r>
          </w:p>
          <w:p w14:paraId="1416BE2D"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i =0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DB.FieldCount-1</w:t>
            </w:r>
          </w:p>
          <w:p w14:paraId="478A70C8"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r w:rsidRPr="00DF5659">
              <w:rPr>
                <w:rFonts w:ascii="Courier New" w:hAnsi="Courier New" w:cs="Courier New"/>
                <w:color w:val="333333"/>
                <w:szCs w:val="20"/>
                <w:lang w:val="en-GB" w:eastAsia="en-GB" w:bidi="ar-SA"/>
              </w:rPr>
              <w:t xml:space="preserve"> DB.FieldName(i)=column </w:t>
            </w:r>
            <w:r w:rsidRPr="00DF5659">
              <w:rPr>
                <w:rFonts w:ascii="Courier New" w:hAnsi="Courier New" w:cs="Courier New"/>
                <w:color w:val="0000FF"/>
                <w:szCs w:val="20"/>
                <w:lang w:val="en-GB" w:eastAsia="en-GB" w:bidi="ar-SA"/>
              </w:rPr>
              <w:t>Then</w:t>
            </w:r>
            <w:r w:rsidRPr="00DF5659">
              <w:rPr>
                <w:rFonts w:ascii="Courier New" w:hAnsi="Courier New" w:cs="Courier New"/>
                <w:color w:val="333333"/>
                <w:szCs w:val="20"/>
                <w:lang w:val="en-GB" w:eastAsia="en-GB" w:bidi="ar-SA"/>
              </w:rPr>
              <w:t xml:space="preserve"> col=i</w:t>
            </w:r>
          </w:p>
          <w:p w14:paraId="2515777C"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439586D2"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r w:rsidRPr="00DF5659">
              <w:rPr>
                <w:rFonts w:ascii="Courier New" w:hAnsi="Courier New" w:cs="Courier New"/>
                <w:color w:val="333333"/>
                <w:szCs w:val="20"/>
                <w:lang w:val="en-GB" w:eastAsia="en-GB" w:bidi="ar-SA"/>
              </w:rPr>
              <w:t xml:space="preserve"> col=-1 </w:t>
            </w:r>
            <w:r w:rsidRPr="00DF5659">
              <w:rPr>
                <w:rFonts w:ascii="Courier New" w:hAnsi="Courier New" w:cs="Courier New"/>
                <w:color w:val="0000FF"/>
                <w:szCs w:val="20"/>
                <w:lang w:val="en-GB" w:eastAsia="en-GB" w:bidi="ar-SA"/>
              </w:rPr>
              <w:t>And</w:t>
            </w:r>
            <w:r w:rsidRPr="00DF5659">
              <w:rPr>
                <w:rFonts w:ascii="Courier New" w:hAnsi="Courier New" w:cs="Courier New"/>
                <w:color w:val="333333"/>
                <w:szCs w:val="20"/>
                <w:lang w:val="en-GB" w:eastAsia="en-GB" w:bidi="ar-SA"/>
              </w:rPr>
              <w:t xml:space="preserve"> column&lt;&gt;</w:t>
            </w:r>
            <w:r w:rsidRPr="00DF5659">
              <w:rPr>
                <w:rFonts w:ascii="Courier New" w:hAnsi="Courier New" w:cs="Courier New"/>
                <w:color w:val="A31515"/>
                <w:szCs w:val="20"/>
                <w:lang w:val="en-GB" w:eastAsia="en-GB" w:bidi="ar-SA"/>
              </w:rPr>
              <w:t>""</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Then</w:t>
            </w:r>
            <w:r w:rsidRPr="00DF5659">
              <w:rPr>
                <w:rFonts w:ascii="Courier New" w:hAnsi="Courier New" w:cs="Courier New"/>
                <w:color w:val="333333"/>
                <w:szCs w:val="20"/>
                <w:lang w:val="en-GB" w:eastAsia="en-GB" w:bidi="ar-SA"/>
              </w:rPr>
              <w:t xml:space="preserve"> Err.Raise 34589,,</w:t>
            </w:r>
            <w:r w:rsidRPr="00DF5659">
              <w:rPr>
                <w:rFonts w:ascii="Courier New" w:hAnsi="Courier New" w:cs="Courier New"/>
                <w:color w:val="A31515"/>
                <w:szCs w:val="20"/>
                <w:lang w:val="en-GB" w:eastAsia="en-GB" w:bidi="ar-SA"/>
              </w:rPr>
              <w:t>"Column '"</w:t>
            </w:r>
            <w:r w:rsidRPr="00DF5659">
              <w:rPr>
                <w:rFonts w:ascii="Courier New" w:hAnsi="Courier New" w:cs="Courier New"/>
                <w:color w:val="333333"/>
                <w:szCs w:val="20"/>
                <w:lang w:val="en-GB" w:eastAsia="en-GB" w:bidi="ar-SA"/>
              </w:rPr>
              <w:t xml:space="preserve"> &amp; column &amp; </w:t>
            </w:r>
            <w:r w:rsidRPr="00DF5659">
              <w:rPr>
                <w:rFonts w:ascii="Courier New" w:hAnsi="Courier New" w:cs="Courier New"/>
                <w:color w:val="A31515"/>
                <w:szCs w:val="20"/>
                <w:lang w:val="en-GB" w:eastAsia="en-GB" w:bidi="ar-SA"/>
              </w:rPr>
              <w:t>"' does not exist in database '"</w:t>
            </w:r>
            <w:r w:rsidRPr="00DF5659">
              <w:rPr>
                <w:rFonts w:ascii="Courier New" w:hAnsi="Courier New" w:cs="Courier New"/>
                <w:color w:val="333333"/>
                <w:szCs w:val="20"/>
                <w:lang w:val="en-GB" w:eastAsia="en-GB" w:bidi="ar-SA"/>
              </w:rPr>
              <w:t xml:space="preserve"> &amp; dbname &amp; </w:t>
            </w:r>
            <w:r w:rsidRPr="00DF5659">
              <w:rPr>
                <w:rFonts w:ascii="Courier New" w:hAnsi="Courier New" w:cs="Courier New"/>
                <w:color w:val="A31515"/>
                <w:szCs w:val="20"/>
                <w:lang w:val="en-GB" w:eastAsia="en-GB" w:bidi="ar-SA"/>
              </w:rPr>
              <w:t>"'."</w:t>
            </w:r>
          </w:p>
          <w:p w14:paraId="5A61F7A9"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r w:rsidRPr="00DF5659">
              <w:rPr>
                <w:rFonts w:ascii="Courier New" w:hAnsi="Courier New" w:cs="Courier New"/>
                <w:color w:val="333333"/>
                <w:szCs w:val="20"/>
                <w:lang w:val="en-GB" w:eastAsia="en-GB" w:bidi="ar-SA"/>
              </w:rPr>
              <w:t xml:space="preserve"> col&lt;&gt;-1 </w:t>
            </w:r>
            <w:r w:rsidRPr="00DF5659">
              <w:rPr>
                <w:rFonts w:ascii="Courier New" w:hAnsi="Courier New" w:cs="Courier New"/>
                <w:color w:val="0000FF"/>
                <w:szCs w:val="20"/>
                <w:lang w:val="en-GB" w:eastAsia="en-GB" w:bidi="ar-SA"/>
              </w:rPr>
              <w:t>Then</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'Force query in this column</w:t>
            </w:r>
          </w:p>
          <w:p w14:paraId="7B66F245"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c=0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UBound(FieldIDs)</w:t>
            </w:r>
          </w:p>
          <w:p w14:paraId="37694624"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FieldIDs(c)=col</w:t>
            </w:r>
          </w:p>
          <w:p w14:paraId="5CB49D55"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18049FF2"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End</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p>
          <w:p w14:paraId="0478C722"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Set</w:t>
            </w:r>
            <w:r w:rsidRPr="00DF5659">
              <w:rPr>
                <w:rFonts w:ascii="Courier New" w:hAnsi="Courier New" w:cs="Courier New"/>
                <w:color w:val="333333"/>
                <w:szCs w:val="20"/>
                <w:lang w:val="en-GB" w:eastAsia="en-GB" w:bidi="ar-SA"/>
              </w:rPr>
              <w:t xml:space="preserve"> hits = DB.Search(Fields, FieldIDs, CscEvalMatchQuery, numberHits)</w:t>
            </w:r>
          </w:p>
          <w:p w14:paraId="287C0A04"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p>
          <w:p w14:paraId="39990ACE"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i = 0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hits.Count-1</w:t>
            </w:r>
          </w:p>
          <w:p w14:paraId="3F404206"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r w:rsidRPr="00DF5659">
              <w:rPr>
                <w:rFonts w:ascii="Courier New" w:hAnsi="Courier New" w:cs="Courier New"/>
                <w:color w:val="333333"/>
                <w:szCs w:val="20"/>
                <w:lang w:val="en-GB" w:eastAsia="en-GB" w:bidi="ar-SA"/>
              </w:rPr>
              <w:t xml:space="preserve"> hits(i).Score&gt;= minimimConfidence </w:t>
            </w:r>
            <w:r w:rsidRPr="00DF5659">
              <w:rPr>
                <w:rFonts w:ascii="Courier New" w:hAnsi="Courier New" w:cs="Courier New"/>
                <w:color w:val="0000FF"/>
                <w:szCs w:val="20"/>
                <w:lang w:val="en-GB" w:eastAsia="en-GB" w:bidi="ar-SA"/>
              </w:rPr>
              <w:t>Then</w:t>
            </w:r>
          </w:p>
          <w:p w14:paraId="1F31BB12"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Set</w:t>
            </w:r>
            <w:r w:rsidRPr="00DF5659">
              <w:rPr>
                <w:rFonts w:ascii="Courier New" w:hAnsi="Courier New" w:cs="Courier New"/>
                <w:color w:val="333333"/>
                <w:szCs w:val="20"/>
                <w:lang w:val="en-GB" w:eastAsia="en-GB" w:bidi="ar-SA"/>
              </w:rPr>
              <w:t xml:space="preserve"> alt= results.Alternatives.Create()</w:t>
            </w:r>
          </w:p>
          <w:p w14:paraId="51E261AD"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alt.Confidence=hits(i).Score</w:t>
            </w:r>
          </w:p>
          <w:p w14:paraId="74CA1644"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lastRenderedPageBreak/>
              <w:t xml:space="preserve">         </w:t>
            </w:r>
            <w:r w:rsidRPr="00DF5659">
              <w:rPr>
                <w:rFonts w:ascii="Courier New" w:hAnsi="Courier New" w:cs="Courier New"/>
                <w:color w:val="0000FF"/>
                <w:szCs w:val="20"/>
                <w:lang w:val="en-GB" w:eastAsia="en-GB" w:bidi="ar-SA"/>
              </w:rPr>
              <w:t>If</w:t>
            </w:r>
            <w:r w:rsidRPr="00DF5659">
              <w:rPr>
                <w:rFonts w:ascii="Courier New" w:hAnsi="Courier New" w:cs="Courier New"/>
                <w:color w:val="333333"/>
                <w:szCs w:val="20"/>
                <w:lang w:val="en-GB" w:eastAsia="en-GB" w:bidi="ar-SA"/>
              </w:rPr>
              <w:t xml:space="preserve"> allColumns </w:t>
            </w:r>
            <w:r w:rsidRPr="00DF5659">
              <w:rPr>
                <w:rFonts w:ascii="Courier New" w:hAnsi="Courier New" w:cs="Courier New"/>
                <w:color w:val="0000FF"/>
                <w:szCs w:val="20"/>
                <w:lang w:val="en-GB" w:eastAsia="en-GB" w:bidi="ar-SA"/>
              </w:rPr>
              <w:t>Then</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8000"/>
                <w:szCs w:val="20"/>
                <w:lang w:val="en-GB" w:eastAsia="en-GB" w:bidi="ar-SA"/>
              </w:rPr>
              <w:t>'the column is "", so we return all fields</w:t>
            </w:r>
          </w:p>
          <w:p w14:paraId="07C5288A"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For</w:t>
            </w:r>
            <w:r w:rsidRPr="00DF5659">
              <w:rPr>
                <w:rFonts w:ascii="Courier New" w:hAnsi="Courier New" w:cs="Courier New"/>
                <w:color w:val="333333"/>
                <w:szCs w:val="20"/>
                <w:lang w:val="en-GB" w:eastAsia="en-GB" w:bidi="ar-SA"/>
              </w:rPr>
              <w:t xml:space="preserve"> c = 0 </w:t>
            </w:r>
            <w:r w:rsidRPr="00DF5659">
              <w:rPr>
                <w:rFonts w:ascii="Courier New" w:hAnsi="Courier New" w:cs="Courier New"/>
                <w:color w:val="0000FF"/>
                <w:szCs w:val="20"/>
                <w:lang w:val="en-GB" w:eastAsia="en-GB" w:bidi="ar-SA"/>
              </w:rPr>
              <w:t>To</w:t>
            </w:r>
            <w:r w:rsidRPr="00DF5659">
              <w:rPr>
                <w:rFonts w:ascii="Courier New" w:hAnsi="Courier New" w:cs="Courier New"/>
                <w:color w:val="333333"/>
                <w:szCs w:val="20"/>
                <w:lang w:val="en-GB" w:eastAsia="en-GB" w:bidi="ar-SA"/>
              </w:rPr>
              <w:t xml:space="preserve"> DB.FieldCount-1</w:t>
            </w:r>
          </w:p>
          <w:p w14:paraId="31B0F719"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alt.SubFields.Create(DB.FieldName(c))</w:t>
            </w:r>
          </w:p>
          <w:p w14:paraId="6D044010"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alt.SubFields(c).Index=c</w:t>
            </w:r>
          </w:p>
          <w:p w14:paraId="571A98AD"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alt.SubFields(c).Text=DB.GetRecordData(hits(i).RecID)(c)</w:t>
            </w:r>
          </w:p>
          <w:p w14:paraId="32601039"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alt.SubFields(c).Confidence=hits(i).Score</w:t>
            </w:r>
          </w:p>
          <w:p w14:paraId="2A5B1959"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03E83F7B"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alt.Text=</w:t>
            </w:r>
            <w:r w:rsidRPr="00DF5659">
              <w:rPr>
                <w:rFonts w:ascii="Courier New" w:hAnsi="Courier New" w:cs="Courier New"/>
                <w:color w:val="A31515"/>
                <w:szCs w:val="20"/>
                <w:lang w:val="en-GB" w:eastAsia="en-GB" w:bidi="ar-SA"/>
              </w:rPr>
              <w:t>""</w:t>
            </w:r>
          </w:p>
          <w:p w14:paraId="7FD8047B"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Else</w:t>
            </w:r>
          </w:p>
          <w:p w14:paraId="1D30E8BC"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alt.Text=DB.GetRecordData(hits(i).RecID)(col)</w:t>
            </w:r>
          </w:p>
          <w:p w14:paraId="785D261F"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End</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p>
          <w:p w14:paraId="288C6B73"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End</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If</w:t>
            </w:r>
          </w:p>
          <w:p w14:paraId="2E02DBBE"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Next</w:t>
            </w:r>
          </w:p>
          <w:p w14:paraId="3EB4CE02"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Return</w:t>
            </w:r>
            <w:r w:rsidRPr="00DF5659">
              <w:rPr>
                <w:rFonts w:ascii="Courier New" w:hAnsi="Courier New" w:cs="Courier New"/>
                <w:color w:val="333333"/>
                <w:szCs w:val="20"/>
                <w:lang w:val="en-GB" w:eastAsia="en-GB" w:bidi="ar-SA"/>
              </w:rPr>
              <w:t xml:space="preserve"> results</w:t>
            </w:r>
          </w:p>
          <w:p w14:paraId="394FEF3B" w14:textId="77777777" w:rsidR="0057693E" w:rsidRPr="00DF5659" w:rsidRDefault="0057693E"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DF5659">
              <w:rPr>
                <w:rFonts w:ascii="Courier New" w:hAnsi="Courier New" w:cs="Courier New"/>
                <w:color w:val="0000FF"/>
                <w:szCs w:val="20"/>
                <w:lang w:val="en-GB" w:eastAsia="en-GB" w:bidi="ar-SA"/>
              </w:rPr>
              <w:t>End</w:t>
            </w:r>
            <w:r w:rsidRPr="00DF5659">
              <w:rPr>
                <w:rFonts w:ascii="Courier New" w:hAnsi="Courier New" w:cs="Courier New"/>
                <w:color w:val="333333"/>
                <w:szCs w:val="20"/>
                <w:lang w:val="en-GB" w:eastAsia="en-GB" w:bidi="ar-SA"/>
              </w:rPr>
              <w:t xml:space="preserve"> </w:t>
            </w:r>
            <w:r w:rsidRPr="00DF5659">
              <w:rPr>
                <w:rFonts w:ascii="Courier New" w:hAnsi="Courier New" w:cs="Courier New"/>
                <w:color w:val="0000FF"/>
                <w:szCs w:val="20"/>
                <w:lang w:val="en-GB" w:eastAsia="en-GB" w:bidi="ar-SA"/>
              </w:rPr>
              <w:t>Function</w:t>
            </w:r>
          </w:p>
        </w:tc>
      </w:tr>
    </w:tbl>
    <w:p w14:paraId="7B52472E" w14:textId="77777777" w:rsidR="006A0838" w:rsidRDefault="006A0838" w:rsidP="00F10E03">
      <w:pPr>
        <w:pStyle w:val="Heading2"/>
        <w:pageBreakBefore/>
        <w:numPr>
          <w:ilvl w:val="0"/>
          <w:numId w:val="66"/>
        </w:numPr>
        <w:spacing w:before="240"/>
        <w:rPr>
          <w:lang w:val="en-AU"/>
        </w:rPr>
      </w:pPr>
      <w:bookmarkStart w:id="649" w:name="_Toc386812661"/>
      <w:r>
        <w:rPr>
          <w:lang w:val="en-AU"/>
        </w:rPr>
        <w:lastRenderedPageBreak/>
        <w:t xml:space="preserve">How to </w:t>
      </w:r>
      <w:r w:rsidR="002665A5">
        <w:rPr>
          <w:lang w:val="en-AU"/>
        </w:rPr>
        <w:t>Classify by</w:t>
      </w:r>
      <w:r>
        <w:rPr>
          <w:lang w:val="en-AU"/>
        </w:rPr>
        <w:t xml:space="preserve"> </w:t>
      </w:r>
      <w:r w:rsidR="003B2879">
        <w:rPr>
          <w:lang w:val="en-AU"/>
        </w:rPr>
        <w:t xml:space="preserve">Barcode in </w:t>
      </w:r>
      <w:r>
        <w:rPr>
          <w:lang w:val="en-AU"/>
        </w:rPr>
        <w:t>Script</w:t>
      </w:r>
      <w:bookmarkEnd w:id="635"/>
      <w:bookmarkEnd w:id="636"/>
      <w:bookmarkEnd w:id="637"/>
      <w:bookmarkEnd w:id="638"/>
      <w:bookmarkEnd w:id="647"/>
      <w:bookmarkEnd w:id="649"/>
      <w:r w:rsidR="005F1213">
        <w:rPr>
          <w:lang w:val="en-AU"/>
        </w:rPr>
        <w:fldChar w:fldCharType="begin"/>
      </w:r>
      <w:r w:rsidR="005F1213">
        <w:instrText xml:space="preserve"> XE "</w:instrText>
      </w:r>
      <w:r w:rsidR="005F1213" w:rsidRPr="00B74A4D">
        <w:rPr>
          <w:lang w:val="en-AU"/>
        </w:rPr>
        <w:instrText>Classification:</w:instrText>
      </w:r>
      <w:r w:rsidR="005F1213" w:rsidRPr="00B74A4D">
        <w:instrText>by Barcode</w:instrText>
      </w:r>
      <w:r w:rsidR="005F1213">
        <w:instrText xml:space="preserve">" </w:instrText>
      </w:r>
      <w:r w:rsidR="005F1213">
        <w:rPr>
          <w:lang w:val="en-AU"/>
        </w:rPr>
        <w:fldChar w:fldCharType="end"/>
      </w:r>
    </w:p>
    <w:p w14:paraId="1E81AE58" w14:textId="77777777" w:rsidR="006A0838" w:rsidRDefault="00EE3B0E" w:rsidP="00DF5659">
      <w:pPr>
        <w:spacing w:after="240"/>
        <w:rPr>
          <w:lang w:val="en-AU"/>
        </w:rPr>
      </w:pPr>
      <w:r>
        <w:rPr>
          <w:lang w:val="en-AU"/>
        </w:rPr>
        <w:t xml:space="preserve">You can use </w:t>
      </w:r>
      <w:r w:rsidR="006A0838">
        <w:rPr>
          <w:lang w:val="en-AU"/>
        </w:rPr>
        <w:t xml:space="preserve">Locators attached to the </w:t>
      </w:r>
      <w:r w:rsidR="006A0838" w:rsidRPr="00DF5659">
        <w:rPr>
          <w:lang w:val="en-AU"/>
        </w:rPr>
        <w:t>Project Class</w:t>
      </w:r>
      <w:r w:rsidR="006A0838">
        <w:rPr>
          <w:lang w:val="en-AU"/>
        </w:rPr>
        <w:t xml:space="preserve"> level are </w:t>
      </w:r>
      <w:r>
        <w:rPr>
          <w:lang w:val="en-AU"/>
        </w:rPr>
        <w:t>classify documents</w:t>
      </w:r>
      <w:r w:rsidR="006A0838">
        <w:rPr>
          <w:lang w:val="en-AU"/>
        </w:rPr>
        <w:t>.  If these locators require OCR, then OCR will be performed at this stage.</w:t>
      </w:r>
      <w:r w:rsidR="006A0838">
        <w:rPr>
          <w:lang w:val="en-AU"/>
        </w:rPr>
        <w:br/>
      </w:r>
      <w:r w:rsidR="006A0838">
        <w:rPr>
          <w:noProof/>
          <w:lang w:bidi="ar-SA"/>
        </w:rPr>
        <w:drawing>
          <wp:inline distT="0" distB="0" distL="0" distR="0" wp14:anchorId="17154321" wp14:editId="25BCFAD1">
            <wp:extent cx="4543425" cy="1657350"/>
            <wp:effectExtent l="0" t="0" r="9525" b="0"/>
            <wp:docPr id="1037" name="Picture 1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6"/>
                    <a:stretch>
                      <a:fillRect/>
                    </a:stretch>
                  </pic:blipFill>
                  <pic:spPr>
                    <a:xfrm>
                      <a:off x="0" y="0"/>
                      <a:ext cx="4543425" cy="1657350"/>
                    </a:xfrm>
                    <a:prstGeom prst="rect">
                      <a:avLst/>
                    </a:prstGeom>
                  </pic:spPr>
                </pic:pic>
              </a:graphicData>
            </a:graphic>
          </wp:inline>
        </w:drawing>
      </w:r>
    </w:p>
    <w:p w14:paraId="700A188B" w14:textId="77777777" w:rsidR="006A0838" w:rsidRDefault="006A0838" w:rsidP="00DF5659">
      <w:pPr>
        <w:spacing w:before="240"/>
        <w:rPr>
          <w:lang w:val="en-AU"/>
        </w:rPr>
      </w:pPr>
      <w:r>
        <w:rPr>
          <w:lang w:val="en-AU"/>
        </w:rPr>
        <w:t>Th</w:t>
      </w:r>
      <w:r w:rsidR="00C70D41">
        <w:rPr>
          <w:lang w:val="en-AU"/>
        </w:rPr>
        <w:t>is</w:t>
      </w:r>
      <w:r>
        <w:rPr>
          <w:lang w:val="en-AU"/>
        </w:rPr>
        <w:t xml:space="preserve"> example below uses</w:t>
      </w:r>
      <w:r w:rsidR="00AC2D50">
        <w:rPr>
          <w:lang w:val="en-AU"/>
        </w:rPr>
        <w:t xml:space="preserve"> </w:t>
      </w:r>
      <w:r>
        <w:rPr>
          <w:lang w:val="en-AU"/>
        </w:rPr>
        <w:t xml:space="preserve">the </w:t>
      </w:r>
      <w:r w:rsidR="00AC2D50">
        <w:rPr>
          <w:lang w:val="en-AU"/>
        </w:rPr>
        <w:t>first two characters of the b</w:t>
      </w:r>
      <w:r>
        <w:rPr>
          <w:lang w:val="en-AU"/>
        </w:rPr>
        <w:t xml:space="preserve">arcode on the document </w:t>
      </w:r>
      <w:r w:rsidR="00AC2D50">
        <w:rPr>
          <w:lang w:val="en-AU"/>
        </w:rPr>
        <w:t>to classify the document as either “B6” or “S5” or “X4”. If no barcode is found</w:t>
      </w:r>
      <w:r w:rsidR="00C70D41">
        <w:rPr>
          <w:lang w:val="en-AU"/>
        </w:rPr>
        <w:t>,</w:t>
      </w:r>
      <w:r w:rsidR="00AC2D50">
        <w:rPr>
          <w:lang w:val="en-AU"/>
        </w:rPr>
        <w:t xml:space="preserve"> then the document </w:t>
      </w:r>
      <w:r w:rsidR="00C70D41">
        <w:rPr>
          <w:lang w:val="en-AU"/>
        </w:rPr>
        <w:t>is</w:t>
      </w:r>
      <w:r w:rsidR="00AC2D50">
        <w:rPr>
          <w:lang w:val="en-AU"/>
        </w:rPr>
        <w:t xml:space="preserve"> classified as “Unknown”.</w:t>
      </w:r>
    </w:p>
    <w:p w14:paraId="4E5C7DA3" w14:textId="77777777" w:rsidR="006A0838" w:rsidRDefault="00AC2D50" w:rsidP="006A0838">
      <w:pPr>
        <w:rPr>
          <w:lang w:val="en-AU"/>
        </w:rPr>
      </w:pPr>
      <w:r>
        <w:rPr>
          <w:noProof/>
          <w:lang w:bidi="ar-SA"/>
        </w:rPr>
        <w:drawing>
          <wp:inline distT="0" distB="0" distL="0" distR="0" wp14:anchorId="5DEEF5BF" wp14:editId="335687B7">
            <wp:extent cx="5972810" cy="3016885"/>
            <wp:effectExtent l="171450" t="171450" r="389890" b="354965"/>
            <wp:docPr id="1041" name="Picture 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7"/>
                    <a:stretch>
                      <a:fillRect/>
                    </a:stretch>
                  </pic:blipFill>
                  <pic:spPr>
                    <a:xfrm>
                      <a:off x="0" y="0"/>
                      <a:ext cx="5972810" cy="30168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D4CBAD8" w14:textId="77777777" w:rsidR="00AC2D50" w:rsidRDefault="00AC2D50" w:rsidP="00DF5659">
      <w:pPr>
        <w:spacing w:after="240"/>
        <w:rPr>
          <w:lang w:val="en-AU"/>
        </w:rPr>
      </w:pPr>
      <w:r>
        <w:rPr>
          <w:lang w:val="en-AU"/>
        </w:rPr>
        <w:t xml:space="preserve">Always use a script locator </w:t>
      </w:r>
      <w:r w:rsidR="00632BA1">
        <w:rPr>
          <w:lang w:val="en-AU"/>
        </w:rPr>
        <w:t>and</w:t>
      </w:r>
      <w:r>
        <w:rPr>
          <w:lang w:val="en-AU"/>
        </w:rPr>
        <w:t xml:space="preserve"> put your script logic into it. This </w:t>
      </w:r>
      <w:r w:rsidR="00632BA1">
        <w:rPr>
          <w:lang w:val="en-AU"/>
        </w:rPr>
        <w:t>makes it</w:t>
      </w:r>
      <w:r>
        <w:rPr>
          <w:lang w:val="en-AU"/>
        </w:rPr>
        <w:t xml:space="preserve"> easy for you to test, and it makes your project easy to understand as in the screenshot above. Make sure that </w:t>
      </w:r>
      <w:r w:rsidRPr="00DF5659">
        <w:rPr>
          <w:lang w:val="en-AU"/>
        </w:rPr>
        <w:t>ClassName</w:t>
      </w:r>
      <w:r>
        <w:rPr>
          <w:lang w:val="en-AU"/>
        </w:rPr>
        <w:t xml:space="preserve"> is a project level field that will contain the </w:t>
      </w:r>
      <w:r>
        <w:rPr>
          <w:lang w:val="en-AU"/>
        </w:rPr>
        <w:lastRenderedPageBreak/>
        <w:t xml:space="preserve">confidence and the class name that you </w:t>
      </w:r>
      <w:r w:rsidR="00632BA1">
        <w:rPr>
          <w:lang w:val="en-AU"/>
        </w:rPr>
        <w:t>want</w:t>
      </w:r>
      <w:r>
        <w:rPr>
          <w:lang w:val="en-AU"/>
        </w:rPr>
        <w:t>.desire.</w:t>
      </w:r>
      <w:r w:rsidR="00EE3B0E">
        <w:rPr>
          <w:lang w:val="en-AU"/>
        </w:rPr>
        <w:br/>
      </w:r>
      <w:r w:rsidR="00EE3B0E" w:rsidRPr="00EE3B0E">
        <w:rPr>
          <w:noProof/>
          <w:lang w:val="en-GB" w:eastAsia="en-GB" w:bidi="ar-SA"/>
        </w:rPr>
        <w:t xml:space="preserve"> </w:t>
      </w:r>
      <w:r w:rsidR="00EE3B0E">
        <w:rPr>
          <w:noProof/>
          <w:lang w:bidi="ar-SA"/>
        </w:rPr>
        <w:drawing>
          <wp:inline distT="0" distB="0" distL="0" distR="0" wp14:anchorId="19A13D77" wp14:editId="59BFCABB">
            <wp:extent cx="5753100" cy="2114550"/>
            <wp:effectExtent l="171450" t="171450" r="381000" b="361950"/>
            <wp:docPr id="1044" name="Picture 10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8"/>
                    <a:stretch>
                      <a:fillRect/>
                    </a:stretch>
                  </pic:blipFill>
                  <pic:spPr>
                    <a:xfrm>
                      <a:off x="0" y="0"/>
                      <a:ext cx="5753100" cy="2114550"/>
                    </a:xfrm>
                    <a:prstGeom prst="rect">
                      <a:avLst/>
                    </a:prstGeom>
                    <a:ln>
                      <a:noFill/>
                    </a:ln>
                    <a:effectLst>
                      <a:outerShdw blurRad="292100" dist="139700" dir="2700000" algn="tl" rotWithShape="0">
                        <a:srgbClr val="333333">
                          <a:alpha val="65000"/>
                        </a:srgbClr>
                      </a:outerShdw>
                    </a:effectLst>
                  </pic:spPr>
                </pic:pic>
              </a:graphicData>
            </a:graphic>
          </wp:inline>
        </w:drawing>
      </w:r>
    </w:p>
    <w:p w14:paraId="13A8C823" w14:textId="77777777" w:rsidR="00AC2D50" w:rsidRDefault="00AC2D50" w:rsidP="006A0838">
      <w:pPr>
        <w:rPr>
          <w:lang w:val="en-AU"/>
        </w:rPr>
      </w:pPr>
      <w:r>
        <w:rPr>
          <w:lang w:val="en-AU"/>
        </w:rPr>
        <w:t>Put th</w:t>
      </w:r>
      <w:r w:rsidR="00632BA1">
        <w:rPr>
          <w:lang w:val="en-AU"/>
        </w:rPr>
        <w:t>is</w:t>
      </w:r>
      <w:r>
        <w:rPr>
          <w:lang w:val="en-AU"/>
        </w:rPr>
        <w:t xml:space="preserve"> script into the project level script.</w:t>
      </w:r>
      <w:r w:rsidR="004807B4">
        <w:rPr>
          <w:lang w:val="en-AU"/>
        </w:rPr>
        <w:t xml:space="preserve"> The event </w:t>
      </w:r>
      <w:r w:rsidR="004807B4" w:rsidRPr="00DF5659">
        <w:rPr>
          <w:lang w:val="en-AU"/>
        </w:rPr>
        <w:t>Document_AfterClassifyXDoc</w:t>
      </w:r>
      <w:r w:rsidR="004807B4">
        <w:rPr>
          <w:lang w:val="en-AU"/>
        </w:rPr>
        <w:t xml:space="preserve"> can reclassify the xdocument.</w:t>
      </w:r>
    </w:p>
    <w:p w14:paraId="4D12AE1F" w14:textId="77777777" w:rsidR="004807B4" w:rsidRPr="004807B4" w:rsidRDefault="004807B4" w:rsidP="00DF5659">
      <w:pPr>
        <w:spacing w:after="240"/>
        <w:rPr>
          <w:b/>
          <w:lang w:val="en-AU"/>
        </w:rPr>
      </w:pPr>
      <w:r w:rsidRPr="004807B4">
        <w:rPr>
          <w:b/>
          <w:lang w:val="en-AU"/>
        </w:rPr>
        <w:t>N</w:t>
      </w:r>
      <w:r w:rsidR="00C22584">
        <w:rPr>
          <w:b/>
          <w:lang w:val="en-AU"/>
        </w:rPr>
        <w:t>ote:</w:t>
      </w:r>
      <w:r>
        <w:rPr>
          <w:b/>
          <w:lang w:val="en-AU"/>
        </w:rPr>
        <w:t xml:space="preserve"> </w:t>
      </w:r>
      <w:r>
        <w:rPr>
          <w:lang w:val="en-AU"/>
        </w:rPr>
        <w:t xml:space="preserve">These locator and field values are </w:t>
      </w:r>
      <w:r w:rsidR="00C22584">
        <w:rPr>
          <w:lang w:val="en-AU"/>
        </w:rPr>
        <w:t>not</w:t>
      </w:r>
      <w:r>
        <w:rPr>
          <w:lang w:val="en-AU"/>
        </w:rPr>
        <w:t xml:space="preserve"> available during extraction. </w:t>
      </w:r>
      <w:r w:rsidR="00412EE4">
        <w:rPr>
          <w:lang w:val="en-AU"/>
        </w:rPr>
        <w:t>T</w:t>
      </w:r>
      <w:r>
        <w:rPr>
          <w:lang w:val="en-AU"/>
        </w:rPr>
        <w:t>o pass values from classification scripts to extraction scripts</w:t>
      </w:r>
      <w:r w:rsidR="00C22584">
        <w:rPr>
          <w:lang w:val="en-AU"/>
        </w:rPr>
        <w:t>,</w:t>
      </w:r>
      <w:r>
        <w:rPr>
          <w:lang w:val="en-AU"/>
        </w:rPr>
        <w:t xml:space="preserve"> then you will need to use </w:t>
      </w:r>
      <w:r w:rsidRPr="00DF5659">
        <w:rPr>
          <w:lang w:val="en-AU"/>
        </w:rPr>
        <w:t>CSCXDocument.XValues</w:t>
      </w:r>
      <w:r>
        <w:rPr>
          <w:lang w:val="en-AU"/>
        </w:rPr>
        <w:t xml:space="preserve"> to store them. Remember</w:t>
      </w:r>
      <w:r w:rsidR="00412EE4">
        <w:rPr>
          <w:lang w:val="en-AU"/>
        </w:rPr>
        <w:t>:</w:t>
      </w:r>
      <w:r>
        <w:rPr>
          <w:lang w:val="en-AU"/>
        </w:rPr>
        <w:t xml:space="preserve"> that Extraction runs after Document Review in KTM.</w:t>
      </w:r>
    </w:p>
    <w:tbl>
      <w:tblPr>
        <w:tblStyle w:val="TableGrid"/>
        <w:tblW w:w="0" w:type="auto"/>
        <w:tblLook w:val="04A0" w:firstRow="1" w:lastRow="0" w:firstColumn="1" w:lastColumn="0" w:noHBand="0" w:noVBand="1"/>
      </w:tblPr>
      <w:tblGrid>
        <w:gridCol w:w="11304"/>
      </w:tblGrid>
      <w:tr w:rsidR="00AC2D50" w:rsidRPr="00EE3B0E" w14:paraId="3D809109" w14:textId="77777777" w:rsidTr="00DF5659">
        <w:tc>
          <w:tcPr>
            <w:tcW w:w="0" w:type="auto"/>
          </w:tcPr>
          <w:p w14:paraId="60AEB912" w14:textId="77777777" w:rsidR="00EE3B0E" w:rsidRPr="00EE3B0E" w:rsidRDefault="00EE3B0E" w:rsidP="00535D57">
            <w:pPr>
              <w:pStyle w:val="Code"/>
              <w:rPr>
                <w:lang w:eastAsia="en-GB"/>
              </w:rPr>
            </w:pPr>
            <w:r w:rsidRPr="00EE3B0E">
              <w:rPr>
                <w:color w:val="0000FF"/>
                <w:lang w:eastAsia="en-GB"/>
              </w:rPr>
              <w:t>Private</w:t>
            </w:r>
            <w:r w:rsidRPr="00EE3B0E">
              <w:rPr>
                <w:lang w:eastAsia="en-GB"/>
              </w:rPr>
              <w:t xml:space="preserve"> </w:t>
            </w:r>
            <w:r w:rsidRPr="00EE3B0E">
              <w:rPr>
                <w:color w:val="0000FF"/>
                <w:lang w:eastAsia="en-GB"/>
              </w:rPr>
              <w:t>Sub</w:t>
            </w:r>
            <w:r w:rsidRPr="00EE3B0E">
              <w:rPr>
                <w:lang w:eastAsia="en-GB"/>
              </w:rPr>
              <w:t xml:space="preserve"> SL_First2CharactersOfBarcode_LocateAlternatives(</w:t>
            </w:r>
            <w:r w:rsidRPr="00EE3B0E">
              <w:rPr>
                <w:color w:val="0000FF"/>
                <w:lang w:eastAsia="en-GB"/>
              </w:rPr>
              <w:t>ByVal</w:t>
            </w:r>
            <w:r w:rsidRPr="00EE3B0E">
              <w:rPr>
                <w:lang w:eastAsia="en-GB"/>
              </w:rPr>
              <w:t xml:space="preserve"> pXDoc </w:t>
            </w:r>
            <w:r w:rsidRPr="00EE3B0E">
              <w:rPr>
                <w:color w:val="0000FF"/>
                <w:lang w:eastAsia="en-GB"/>
              </w:rPr>
              <w:t>As</w:t>
            </w:r>
            <w:r w:rsidRPr="00EE3B0E">
              <w:rPr>
                <w:lang w:eastAsia="en-GB"/>
              </w:rPr>
              <w:t xml:space="preserve"> CASCADELib.CscXDocument, </w:t>
            </w:r>
            <w:r w:rsidRPr="00EE3B0E">
              <w:rPr>
                <w:color w:val="0000FF"/>
                <w:lang w:eastAsia="en-GB"/>
              </w:rPr>
              <w:t>ByVal</w:t>
            </w:r>
            <w:r w:rsidRPr="00EE3B0E">
              <w:rPr>
                <w:lang w:eastAsia="en-GB"/>
              </w:rPr>
              <w:t xml:space="preserve"> pLocator </w:t>
            </w:r>
            <w:r w:rsidRPr="00EE3B0E">
              <w:rPr>
                <w:color w:val="0000FF"/>
                <w:lang w:eastAsia="en-GB"/>
              </w:rPr>
              <w:t>As</w:t>
            </w:r>
            <w:r w:rsidRPr="00EE3B0E">
              <w:rPr>
                <w:lang w:eastAsia="en-GB"/>
              </w:rPr>
              <w:t xml:space="preserve"> CASCADELib.CscXDocField)</w:t>
            </w:r>
          </w:p>
          <w:p w14:paraId="29FED144" w14:textId="77777777" w:rsidR="00EE3B0E" w:rsidRPr="00EE3B0E" w:rsidRDefault="00EE3B0E" w:rsidP="00535D57">
            <w:pPr>
              <w:pStyle w:val="Code"/>
              <w:rPr>
                <w:lang w:eastAsia="en-GB"/>
              </w:rPr>
            </w:pPr>
            <w:r w:rsidRPr="00EE3B0E">
              <w:rPr>
                <w:lang w:eastAsia="en-GB"/>
              </w:rPr>
              <w:t xml:space="preserve">   </w:t>
            </w:r>
            <w:r w:rsidRPr="00EE3B0E">
              <w:rPr>
                <w:color w:val="0000FF"/>
                <w:lang w:eastAsia="en-GB"/>
              </w:rPr>
              <w:t>Dim</w:t>
            </w:r>
            <w:r w:rsidRPr="00EE3B0E">
              <w:rPr>
                <w:lang w:eastAsia="en-GB"/>
              </w:rPr>
              <w:t xml:space="preserve"> Barcodes </w:t>
            </w:r>
            <w:r w:rsidRPr="00EE3B0E">
              <w:rPr>
                <w:color w:val="0000FF"/>
                <w:lang w:eastAsia="en-GB"/>
              </w:rPr>
              <w:t>As</w:t>
            </w:r>
            <w:r w:rsidRPr="00EE3B0E">
              <w:rPr>
                <w:lang w:eastAsia="en-GB"/>
              </w:rPr>
              <w:t xml:space="preserve"> CscXDocFieldAlternatives</w:t>
            </w:r>
          </w:p>
          <w:p w14:paraId="2FAEDC7F" w14:textId="77777777" w:rsidR="00EE3B0E" w:rsidRPr="00EE3B0E" w:rsidRDefault="00EE3B0E" w:rsidP="00535D57">
            <w:pPr>
              <w:pStyle w:val="Code"/>
              <w:rPr>
                <w:lang w:eastAsia="en-GB"/>
              </w:rPr>
            </w:pPr>
            <w:r w:rsidRPr="00EE3B0E">
              <w:rPr>
                <w:lang w:eastAsia="en-GB"/>
              </w:rPr>
              <w:t xml:space="preserve">   </w:t>
            </w:r>
            <w:r w:rsidRPr="00EE3B0E">
              <w:rPr>
                <w:color w:val="0000FF"/>
                <w:lang w:eastAsia="en-GB"/>
              </w:rPr>
              <w:t>Set</w:t>
            </w:r>
            <w:r w:rsidRPr="00EE3B0E">
              <w:rPr>
                <w:lang w:eastAsia="en-GB"/>
              </w:rPr>
              <w:t xml:space="preserve"> Barcodes=pXDoc.Locators.ItemByName(</w:t>
            </w:r>
            <w:r w:rsidRPr="00EE3B0E">
              <w:rPr>
                <w:color w:val="A31515"/>
                <w:lang w:eastAsia="en-GB"/>
              </w:rPr>
              <w:t>"BL"</w:t>
            </w:r>
            <w:r w:rsidRPr="00EE3B0E">
              <w:rPr>
                <w:lang w:eastAsia="en-GB"/>
              </w:rPr>
              <w:t>).Alternatives</w:t>
            </w:r>
          </w:p>
          <w:p w14:paraId="624DAFDA" w14:textId="77777777" w:rsidR="00EE3B0E" w:rsidRPr="00EE3B0E" w:rsidRDefault="00EE3B0E" w:rsidP="00535D57">
            <w:pPr>
              <w:pStyle w:val="Code"/>
              <w:rPr>
                <w:lang w:eastAsia="en-GB"/>
              </w:rPr>
            </w:pPr>
            <w:r w:rsidRPr="00EE3B0E">
              <w:rPr>
                <w:lang w:eastAsia="en-GB"/>
              </w:rPr>
              <w:t xml:space="preserve">   </w:t>
            </w:r>
            <w:r w:rsidRPr="00EE3B0E">
              <w:rPr>
                <w:color w:val="008000"/>
                <w:lang w:eastAsia="en-GB"/>
              </w:rPr>
              <w:t>'If Barcodes.Count=0 Then Exit Sub ' No barcode was found, so we cannot classify</w:t>
            </w:r>
          </w:p>
          <w:p w14:paraId="5960357B" w14:textId="77777777" w:rsidR="00EE3B0E" w:rsidRPr="00EE3B0E" w:rsidRDefault="00EE3B0E" w:rsidP="00535D57">
            <w:pPr>
              <w:pStyle w:val="Code"/>
              <w:rPr>
                <w:lang w:eastAsia="en-GB"/>
              </w:rPr>
            </w:pPr>
            <w:r w:rsidRPr="00EE3B0E">
              <w:rPr>
                <w:lang w:eastAsia="en-GB"/>
              </w:rPr>
              <w:t xml:space="preserve">   </w:t>
            </w:r>
            <w:r w:rsidRPr="00EE3B0E">
              <w:rPr>
                <w:color w:val="008000"/>
                <w:lang w:eastAsia="en-GB"/>
              </w:rPr>
              <w:t>'If Len(Barcodes(0).Text)&lt;2 Then Exit Sub 'This is not a valid barcode for classification</w:t>
            </w:r>
          </w:p>
          <w:p w14:paraId="5AF0901D" w14:textId="77777777" w:rsidR="00EE3B0E" w:rsidRPr="00EE3B0E" w:rsidRDefault="00EE3B0E" w:rsidP="00535D57">
            <w:pPr>
              <w:pStyle w:val="Code"/>
              <w:rPr>
                <w:lang w:eastAsia="en-GB"/>
              </w:rPr>
            </w:pPr>
            <w:r w:rsidRPr="00EE3B0E">
              <w:rPr>
                <w:lang w:eastAsia="en-GB"/>
              </w:rPr>
              <w:t xml:space="preserve">   </w:t>
            </w:r>
            <w:r w:rsidRPr="00EE3B0E">
              <w:rPr>
                <w:color w:val="008000"/>
                <w:lang w:eastAsia="en-GB"/>
              </w:rPr>
              <w:t>'Create an output alternative for this script locator</w:t>
            </w:r>
          </w:p>
          <w:p w14:paraId="59D59FF8" w14:textId="77777777" w:rsidR="00EE3B0E" w:rsidRPr="00EE3B0E" w:rsidRDefault="00EE3B0E" w:rsidP="00535D57">
            <w:pPr>
              <w:pStyle w:val="Code"/>
              <w:rPr>
                <w:lang w:eastAsia="en-GB"/>
              </w:rPr>
            </w:pPr>
            <w:r w:rsidRPr="00EE3B0E">
              <w:rPr>
                <w:lang w:eastAsia="en-GB"/>
              </w:rPr>
              <w:t xml:space="preserve">   </w:t>
            </w:r>
            <w:r w:rsidRPr="00EE3B0E">
              <w:rPr>
                <w:color w:val="0000FF"/>
                <w:lang w:eastAsia="en-GB"/>
              </w:rPr>
              <w:t>With</w:t>
            </w:r>
            <w:r w:rsidRPr="00EE3B0E">
              <w:rPr>
                <w:lang w:eastAsia="en-GB"/>
              </w:rPr>
              <w:t xml:space="preserve"> pLocator.Alternatives.Create</w:t>
            </w:r>
          </w:p>
          <w:p w14:paraId="7366DB76" w14:textId="77777777" w:rsidR="00EE3B0E" w:rsidRPr="00EE3B0E" w:rsidRDefault="00EE3B0E" w:rsidP="00535D57">
            <w:pPr>
              <w:pStyle w:val="Code"/>
              <w:rPr>
                <w:lang w:eastAsia="en-GB"/>
              </w:rPr>
            </w:pPr>
            <w:r w:rsidRPr="00EE3B0E">
              <w:rPr>
                <w:lang w:eastAsia="en-GB"/>
              </w:rPr>
              <w:t xml:space="preserve">      .Text=Left(Barcodes(0).Text,2)</w:t>
            </w:r>
          </w:p>
          <w:p w14:paraId="4BFE2D0F" w14:textId="77777777" w:rsidR="00EE3B0E" w:rsidRPr="00EE3B0E" w:rsidRDefault="00EE3B0E" w:rsidP="00535D57">
            <w:pPr>
              <w:pStyle w:val="Code"/>
              <w:rPr>
                <w:lang w:eastAsia="en-GB"/>
              </w:rPr>
            </w:pPr>
            <w:r w:rsidRPr="00EE3B0E">
              <w:rPr>
                <w:lang w:eastAsia="en-GB"/>
              </w:rPr>
              <w:t xml:space="preserve">      .Confidence=Barcodes(0).Confidence </w:t>
            </w:r>
            <w:r w:rsidRPr="00EE3B0E">
              <w:rPr>
                <w:color w:val="008000"/>
                <w:lang w:eastAsia="en-GB"/>
              </w:rPr>
              <w:t>'Copy the confidence from the barcode locator (it will always be 100%)</w:t>
            </w:r>
          </w:p>
          <w:p w14:paraId="71138791" w14:textId="77777777" w:rsidR="00EE3B0E" w:rsidRPr="00EE3B0E" w:rsidRDefault="00EE3B0E" w:rsidP="00535D57">
            <w:pPr>
              <w:pStyle w:val="Code"/>
              <w:rPr>
                <w:lang w:eastAsia="en-GB"/>
              </w:rPr>
            </w:pPr>
            <w:r w:rsidRPr="00EE3B0E">
              <w:rPr>
                <w:lang w:eastAsia="en-GB"/>
              </w:rPr>
              <w:t xml:space="preserve">   </w:t>
            </w:r>
            <w:r w:rsidRPr="00EE3B0E">
              <w:rPr>
                <w:color w:val="0000FF"/>
                <w:lang w:eastAsia="en-GB"/>
              </w:rPr>
              <w:t>End</w:t>
            </w:r>
            <w:r w:rsidRPr="00EE3B0E">
              <w:rPr>
                <w:lang w:eastAsia="en-GB"/>
              </w:rPr>
              <w:t xml:space="preserve"> </w:t>
            </w:r>
            <w:r w:rsidRPr="00EE3B0E">
              <w:rPr>
                <w:color w:val="0000FF"/>
                <w:lang w:eastAsia="en-GB"/>
              </w:rPr>
              <w:t>With</w:t>
            </w:r>
          </w:p>
          <w:p w14:paraId="1544ADD4" w14:textId="77777777" w:rsidR="00EE3B0E" w:rsidRPr="00EE3B0E" w:rsidRDefault="00EE3B0E" w:rsidP="00535D57">
            <w:pPr>
              <w:pStyle w:val="Code"/>
              <w:rPr>
                <w:lang w:eastAsia="en-GB"/>
              </w:rPr>
            </w:pPr>
            <w:r w:rsidRPr="00EE3B0E">
              <w:rPr>
                <w:color w:val="0000FF"/>
                <w:lang w:eastAsia="en-GB"/>
              </w:rPr>
              <w:t>End</w:t>
            </w:r>
            <w:r w:rsidRPr="00EE3B0E">
              <w:rPr>
                <w:lang w:eastAsia="en-GB"/>
              </w:rPr>
              <w:t xml:space="preserve"> </w:t>
            </w:r>
            <w:r w:rsidRPr="00EE3B0E">
              <w:rPr>
                <w:color w:val="0000FF"/>
                <w:lang w:eastAsia="en-GB"/>
              </w:rPr>
              <w:t>Sub</w:t>
            </w:r>
          </w:p>
          <w:p w14:paraId="06CD6414" w14:textId="77777777" w:rsidR="00EE3B0E" w:rsidRPr="00EE3B0E" w:rsidRDefault="00EE3B0E" w:rsidP="00535D57">
            <w:pPr>
              <w:pStyle w:val="Code"/>
              <w:rPr>
                <w:lang w:eastAsia="en-GB"/>
              </w:rPr>
            </w:pPr>
          </w:p>
          <w:p w14:paraId="10850060" w14:textId="77777777" w:rsidR="00EE3B0E" w:rsidRPr="00EE3B0E" w:rsidRDefault="00EE3B0E" w:rsidP="00535D57">
            <w:pPr>
              <w:pStyle w:val="Code"/>
              <w:rPr>
                <w:lang w:eastAsia="en-GB"/>
              </w:rPr>
            </w:pPr>
            <w:r w:rsidRPr="00EE3B0E">
              <w:rPr>
                <w:color w:val="0000FF"/>
                <w:lang w:eastAsia="en-GB"/>
              </w:rPr>
              <w:t>Private</w:t>
            </w:r>
            <w:r w:rsidRPr="00EE3B0E">
              <w:rPr>
                <w:lang w:eastAsia="en-GB"/>
              </w:rPr>
              <w:t xml:space="preserve"> </w:t>
            </w:r>
            <w:r w:rsidRPr="00EE3B0E">
              <w:rPr>
                <w:color w:val="0000FF"/>
                <w:lang w:eastAsia="en-GB"/>
              </w:rPr>
              <w:t>Sub</w:t>
            </w:r>
            <w:r w:rsidRPr="00EE3B0E">
              <w:rPr>
                <w:lang w:eastAsia="en-GB"/>
              </w:rPr>
              <w:t xml:space="preserve"> Document_AfterClassifyXDoc(</w:t>
            </w:r>
            <w:r w:rsidRPr="00EE3B0E">
              <w:rPr>
                <w:color w:val="0000FF"/>
                <w:lang w:eastAsia="en-GB"/>
              </w:rPr>
              <w:t>ByVal</w:t>
            </w:r>
            <w:r w:rsidRPr="00EE3B0E">
              <w:rPr>
                <w:lang w:eastAsia="en-GB"/>
              </w:rPr>
              <w:t xml:space="preserve"> pXDoc </w:t>
            </w:r>
            <w:r w:rsidRPr="00EE3B0E">
              <w:rPr>
                <w:color w:val="0000FF"/>
                <w:lang w:eastAsia="en-GB"/>
              </w:rPr>
              <w:t>As</w:t>
            </w:r>
            <w:r w:rsidRPr="00EE3B0E">
              <w:rPr>
                <w:lang w:eastAsia="en-GB"/>
              </w:rPr>
              <w:t xml:space="preserve"> CASCADELib.CscXDocument)</w:t>
            </w:r>
          </w:p>
          <w:p w14:paraId="596C23B0" w14:textId="77777777" w:rsidR="00EE3B0E" w:rsidRPr="00EE3B0E" w:rsidRDefault="00EE3B0E" w:rsidP="00535D57">
            <w:pPr>
              <w:pStyle w:val="Code"/>
              <w:rPr>
                <w:lang w:eastAsia="en-GB"/>
              </w:rPr>
            </w:pPr>
            <w:r w:rsidRPr="00EE3B0E">
              <w:rPr>
                <w:lang w:eastAsia="en-GB"/>
              </w:rPr>
              <w:t xml:space="preserve">   </w:t>
            </w:r>
            <w:r w:rsidRPr="00EE3B0E">
              <w:rPr>
                <w:color w:val="0000FF"/>
                <w:lang w:eastAsia="en-GB"/>
              </w:rPr>
              <w:t>Dim</w:t>
            </w:r>
            <w:r w:rsidRPr="00EE3B0E">
              <w:rPr>
                <w:lang w:eastAsia="en-GB"/>
              </w:rPr>
              <w:t xml:space="preserve"> c </w:t>
            </w:r>
            <w:r w:rsidRPr="00EE3B0E">
              <w:rPr>
                <w:color w:val="0000FF"/>
                <w:lang w:eastAsia="en-GB"/>
              </w:rPr>
              <w:t>As</w:t>
            </w:r>
            <w:r w:rsidRPr="00EE3B0E">
              <w:rPr>
                <w:lang w:eastAsia="en-GB"/>
              </w:rPr>
              <w:t xml:space="preserve"> </w:t>
            </w:r>
            <w:r w:rsidRPr="00EE3B0E">
              <w:rPr>
                <w:color w:val="2B91AF"/>
                <w:lang w:eastAsia="en-GB"/>
              </w:rPr>
              <w:t>Long</w:t>
            </w:r>
            <w:r w:rsidRPr="00EE3B0E">
              <w:rPr>
                <w:lang w:eastAsia="en-GB"/>
              </w:rPr>
              <w:t xml:space="preserve">, ClassName </w:t>
            </w:r>
            <w:r w:rsidRPr="00EE3B0E">
              <w:rPr>
                <w:color w:val="0000FF"/>
                <w:lang w:eastAsia="en-GB"/>
              </w:rPr>
              <w:t>As</w:t>
            </w:r>
            <w:r w:rsidRPr="00EE3B0E">
              <w:rPr>
                <w:lang w:eastAsia="en-GB"/>
              </w:rPr>
              <w:t xml:space="preserve"> CscXDocField</w:t>
            </w:r>
          </w:p>
          <w:p w14:paraId="24A1F559" w14:textId="77777777" w:rsidR="00EE3B0E" w:rsidRPr="00EE3B0E" w:rsidRDefault="00EE3B0E" w:rsidP="00535D57">
            <w:pPr>
              <w:pStyle w:val="Code"/>
              <w:rPr>
                <w:lang w:eastAsia="en-GB"/>
              </w:rPr>
            </w:pPr>
            <w:r w:rsidRPr="00EE3B0E">
              <w:rPr>
                <w:lang w:eastAsia="en-GB"/>
              </w:rPr>
              <w:t xml:space="preserve">   </w:t>
            </w:r>
            <w:r w:rsidRPr="00EE3B0E">
              <w:rPr>
                <w:color w:val="0000FF"/>
                <w:lang w:eastAsia="en-GB"/>
              </w:rPr>
              <w:t>Set</w:t>
            </w:r>
            <w:r w:rsidRPr="00EE3B0E">
              <w:rPr>
                <w:lang w:eastAsia="en-GB"/>
              </w:rPr>
              <w:t xml:space="preserve"> ClassName =pXDoc.Fields.ItemByName(</w:t>
            </w:r>
            <w:r w:rsidRPr="00EE3B0E">
              <w:rPr>
                <w:color w:val="A31515"/>
                <w:lang w:eastAsia="en-GB"/>
              </w:rPr>
              <w:t>"ClassName"</w:t>
            </w:r>
            <w:r w:rsidRPr="00EE3B0E">
              <w:rPr>
                <w:lang w:eastAsia="en-GB"/>
              </w:rPr>
              <w:t>)</w:t>
            </w:r>
          </w:p>
          <w:p w14:paraId="744E2C13" w14:textId="77777777" w:rsidR="00EE3B0E" w:rsidRPr="00EE3B0E" w:rsidRDefault="00EE3B0E" w:rsidP="00535D57">
            <w:pPr>
              <w:pStyle w:val="Code"/>
              <w:rPr>
                <w:lang w:eastAsia="en-GB"/>
              </w:rPr>
            </w:pPr>
            <w:r w:rsidRPr="00EE3B0E">
              <w:rPr>
                <w:lang w:eastAsia="en-GB"/>
              </w:rPr>
              <w:t xml:space="preserve">   </w:t>
            </w:r>
            <w:r w:rsidRPr="00EE3B0E">
              <w:rPr>
                <w:color w:val="008000"/>
                <w:lang w:eastAsia="en-GB"/>
              </w:rPr>
              <w:t>'See if the field ClassName contains the name of a class. if so reclassify the document to it</w:t>
            </w:r>
          </w:p>
          <w:p w14:paraId="75FDBF73" w14:textId="77777777" w:rsidR="00EE3B0E" w:rsidRPr="00EE3B0E" w:rsidRDefault="00EE3B0E" w:rsidP="00535D57">
            <w:pPr>
              <w:pStyle w:val="Code"/>
              <w:rPr>
                <w:lang w:eastAsia="en-GB"/>
              </w:rPr>
            </w:pPr>
            <w:r w:rsidRPr="00EE3B0E">
              <w:rPr>
                <w:lang w:eastAsia="en-GB"/>
              </w:rPr>
              <w:t xml:space="preserve">   </w:t>
            </w:r>
            <w:r w:rsidRPr="00EE3B0E">
              <w:rPr>
                <w:color w:val="0000FF"/>
                <w:lang w:eastAsia="en-GB"/>
              </w:rPr>
              <w:t>For</w:t>
            </w:r>
            <w:r w:rsidRPr="00EE3B0E">
              <w:rPr>
                <w:lang w:eastAsia="en-GB"/>
              </w:rPr>
              <w:t xml:space="preserve"> c =1 </w:t>
            </w:r>
            <w:r w:rsidRPr="00EE3B0E">
              <w:rPr>
                <w:color w:val="0000FF"/>
                <w:lang w:eastAsia="en-GB"/>
              </w:rPr>
              <w:t>To</w:t>
            </w:r>
            <w:r w:rsidRPr="00EE3B0E">
              <w:rPr>
                <w:lang w:eastAsia="en-GB"/>
              </w:rPr>
              <w:t xml:space="preserve"> Project.ClassCount </w:t>
            </w:r>
            <w:r w:rsidRPr="00EE3B0E">
              <w:rPr>
                <w:color w:val="008000"/>
                <w:lang w:eastAsia="en-GB"/>
              </w:rPr>
              <w:t>' ClassID is NOT zero-based.</w:t>
            </w:r>
          </w:p>
          <w:p w14:paraId="22A68402" w14:textId="77777777" w:rsidR="00EE3B0E" w:rsidRPr="00EE3B0E" w:rsidRDefault="00EE3B0E" w:rsidP="00535D57">
            <w:pPr>
              <w:pStyle w:val="Code"/>
              <w:rPr>
                <w:lang w:eastAsia="en-GB"/>
              </w:rPr>
            </w:pPr>
            <w:r w:rsidRPr="00EE3B0E">
              <w:rPr>
                <w:lang w:eastAsia="en-GB"/>
              </w:rPr>
              <w:t xml:space="preserve">      </w:t>
            </w:r>
            <w:r w:rsidRPr="00EE3B0E">
              <w:rPr>
                <w:color w:val="0000FF"/>
                <w:lang w:eastAsia="en-GB"/>
              </w:rPr>
              <w:t>If</w:t>
            </w:r>
            <w:r w:rsidRPr="00EE3B0E">
              <w:rPr>
                <w:lang w:eastAsia="en-GB"/>
              </w:rPr>
              <w:t xml:space="preserve"> Project.ClassByID(c).Name=ClassName.Text </w:t>
            </w:r>
            <w:r w:rsidRPr="00EE3B0E">
              <w:rPr>
                <w:color w:val="0000FF"/>
                <w:lang w:eastAsia="en-GB"/>
              </w:rPr>
              <w:t>Then</w:t>
            </w:r>
          </w:p>
          <w:p w14:paraId="6923037C" w14:textId="77777777" w:rsidR="00EE3B0E" w:rsidRPr="00EE3B0E" w:rsidRDefault="00EE3B0E" w:rsidP="00535D57">
            <w:pPr>
              <w:pStyle w:val="Code"/>
              <w:rPr>
                <w:lang w:eastAsia="en-GB"/>
              </w:rPr>
            </w:pPr>
            <w:r w:rsidRPr="00EE3B0E">
              <w:rPr>
                <w:lang w:eastAsia="en-GB"/>
              </w:rPr>
              <w:t xml:space="preserve">         pXDoc.Reclassify(ClassName.Text,ClassName.Confidence)</w:t>
            </w:r>
          </w:p>
          <w:p w14:paraId="7F49A62D" w14:textId="77777777" w:rsidR="00EE3B0E" w:rsidRPr="00EE3B0E" w:rsidRDefault="00EE3B0E" w:rsidP="00535D57">
            <w:pPr>
              <w:pStyle w:val="Code"/>
              <w:rPr>
                <w:lang w:eastAsia="en-GB"/>
              </w:rPr>
            </w:pPr>
            <w:r w:rsidRPr="00EE3B0E">
              <w:rPr>
                <w:lang w:eastAsia="en-GB"/>
              </w:rPr>
              <w:t xml:space="preserve">         </w:t>
            </w:r>
            <w:r w:rsidRPr="00EE3B0E">
              <w:rPr>
                <w:color w:val="0000FF"/>
                <w:lang w:eastAsia="en-GB"/>
              </w:rPr>
              <w:t>Exit</w:t>
            </w:r>
            <w:r w:rsidRPr="00EE3B0E">
              <w:rPr>
                <w:lang w:eastAsia="en-GB"/>
              </w:rPr>
              <w:t xml:space="preserve"> </w:t>
            </w:r>
            <w:r w:rsidRPr="00EE3B0E">
              <w:rPr>
                <w:color w:val="0000FF"/>
                <w:lang w:eastAsia="en-GB"/>
              </w:rPr>
              <w:t>Sub</w:t>
            </w:r>
          </w:p>
          <w:p w14:paraId="47790F66" w14:textId="77777777" w:rsidR="00EE3B0E" w:rsidRPr="00EE3B0E" w:rsidRDefault="00EE3B0E" w:rsidP="00535D57">
            <w:pPr>
              <w:pStyle w:val="Code"/>
              <w:rPr>
                <w:lang w:eastAsia="en-GB"/>
              </w:rPr>
            </w:pPr>
            <w:r w:rsidRPr="00EE3B0E">
              <w:rPr>
                <w:lang w:eastAsia="en-GB"/>
              </w:rPr>
              <w:t xml:space="preserve">      End </w:t>
            </w:r>
            <w:r w:rsidRPr="00EE3B0E">
              <w:rPr>
                <w:color w:val="0000FF"/>
                <w:lang w:eastAsia="en-GB"/>
              </w:rPr>
              <w:t>If</w:t>
            </w:r>
          </w:p>
          <w:p w14:paraId="0A508A0F" w14:textId="77777777" w:rsidR="00EE3B0E" w:rsidRPr="00EE3B0E" w:rsidRDefault="00EE3B0E" w:rsidP="00535D57">
            <w:pPr>
              <w:pStyle w:val="Code"/>
              <w:rPr>
                <w:lang w:eastAsia="en-GB"/>
              </w:rPr>
            </w:pPr>
            <w:r w:rsidRPr="00EE3B0E">
              <w:rPr>
                <w:lang w:eastAsia="en-GB"/>
              </w:rPr>
              <w:t xml:space="preserve">   </w:t>
            </w:r>
            <w:r w:rsidRPr="00EE3B0E">
              <w:rPr>
                <w:color w:val="0000FF"/>
                <w:lang w:eastAsia="en-GB"/>
              </w:rPr>
              <w:t>Next</w:t>
            </w:r>
          </w:p>
          <w:p w14:paraId="4ECD184C" w14:textId="77777777" w:rsidR="00EE3B0E" w:rsidRPr="00EE3B0E" w:rsidRDefault="00EE3B0E" w:rsidP="00535D57">
            <w:pPr>
              <w:pStyle w:val="Code"/>
              <w:rPr>
                <w:lang w:eastAsia="en-GB"/>
              </w:rPr>
            </w:pPr>
            <w:r w:rsidRPr="00EE3B0E">
              <w:rPr>
                <w:lang w:eastAsia="en-GB"/>
              </w:rPr>
              <w:t xml:space="preserve">   </w:t>
            </w:r>
            <w:r w:rsidRPr="00EE3B0E">
              <w:rPr>
                <w:color w:val="008000"/>
                <w:lang w:eastAsia="en-GB"/>
              </w:rPr>
              <w:t>'leave the classification result alone</w:t>
            </w:r>
          </w:p>
          <w:p w14:paraId="2D29F3F4" w14:textId="77777777" w:rsidR="00AC2D50" w:rsidRPr="00EE3B0E" w:rsidRDefault="00EE3B0E" w:rsidP="00535D57">
            <w:pPr>
              <w:pStyle w:val="Code"/>
              <w:rPr>
                <w:lang w:eastAsia="en-GB"/>
              </w:rPr>
            </w:pPr>
            <w:r w:rsidRPr="00EE3B0E">
              <w:rPr>
                <w:color w:val="0000FF"/>
                <w:lang w:eastAsia="en-GB"/>
              </w:rPr>
              <w:t>End</w:t>
            </w:r>
            <w:r w:rsidRPr="00EE3B0E">
              <w:rPr>
                <w:lang w:eastAsia="en-GB"/>
              </w:rPr>
              <w:t xml:space="preserve"> </w:t>
            </w:r>
            <w:r w:rsidRPr="00EE3B0E">
              <w:rPr>
                <w:color w:val="0000FF"/>
                <w:lang w:eastAsia="en-GB"/>
              </w:rPr>
              <w:t>Sub</w:t>
            </w:r>
          </w:p>
        </w:tc>
      </w:tr>
    </w:tbl>
    <w:p w14:paraId="0848E55B" w14:textId="77777777" w:rsidR="003B2879" w:rsidRDefault="003B2879" w:rsidP="00F10E03">
      <w:pPr>
        <w:pStyle w:val="Heading2"/>
        <w:pageBreakBefore/>
        <w:numPr>
          <w:ilvl w:val="0"/>
          <w:numId w:val="66"/>
        </w:numPr>
        <w:spacing w:before="240"/>
        <w:rPr>
          <w:lang w:val="en-AU"/>
        </w:rPr>
      </w:pPr>
      <w:bookmarkStart w:id="650" w:name="_Ref381961101"/>
      <w:bookmarkStart w:id="651" w:name="_Toc382990356"/>
      <w:bookmarkStart w:id="652" w:name="_Toc386812662"/>
      <w:r>
        <w:rPr>
          <w:lang w:val="en-AU"/>
        </w:rPr>
        <w:lastRenderedPageBreak/>
        <w:t>How to Classi</w:t>
      </w:r>
      <w:r w:rsidR="00CC2964">
        <w:rPr>
          <w:lang w:val="en-AU"/>
        </w:rPr>
        <w:fldChar w:fldCharType="begin"/>
      </w:r>
      <w:r w:rsidR="00CC2964">
        <w:instrText xml:space="preserve"> XE "</w:instrText>
      </w:r>
      <w:r w:rsidR="00CC2964" w:rsidRPr="005A669D">
        <w:rPr>
          <w:lang w:val="en-GB"/>
        </w:rPr>
        <w:instrText>Classification</w:instrText>
      </w:r>
      <w:r w:rsidR="00CC2964" w:rsidRPr="005A669D">
        <w:instrText>:</w:instrText>
      </w:r>
      <w:r w:rsidR="00CC2964" w:rsidRPr="005A669D">
        <w:rPr>
          <w:lang w:val="en-GB"/>
        </w:rPr>
        <w:instrText>by region of a page</w:instrText>
      </w:r>
      <w:r w:rsidR="00CC2964">
        <w:instrText xml:space="preserve">" </w:instrText>
      </w:r>
      <w:r w:rsidR="00CC2964">
        <w:rPr>
          <w:lang w:val="en-AU"/>
        </w:rPr>
        <w:fldChar w:fldCharType="end"/>
      </w:r>
      <w:r>
        <w:rPr>
          <w:lang w:val="en-AU"/>
        </w:rPr>
        <w:t>fy by Phrase in a Region on a Document</w:t>
      </w:r>
      <w:bookmarkEnd w:id="650"/>
      <w:bookmarkEnd w:id="651"/>
      <w:bookmarkEnd w:id="652"/>
    </w:p>
    <w:p w14:paraId="6F939ACA" w14:textId="77777777" w:rsidR="003B2879" w:rsidRDefault="003B2879" w:rsidP="003B2879">
      <w:pPr>
        <w:rPr>
          <w:lang w:val="en-GB"/>
        </w:rPr>
      </w:pPr>
      <w:bookmarkStart w:id="653" w:name="_Ref381625144"/>
      <w:r>
        <w:rPr>
          <w:lang w:val="en-GB"/>
        </w:rPr>
        <w:t>Instructional Classification looks everywhere on the document. Maybe you have a phrase at the bottom of the first page which clearly identifies the class.</w:t>
      </w:r>
    </w:p>
    <w:p w14:paraId="0CA62335" w14:textId="77777777" w:rsidR="003B2879" w:rsidRDefault="003B2879" w:rsidP="003B2879">
      <w:pPr>
        <w:rPr>
          <w:lang w:val="en-GB"/>
        </w:rPr>
      </w:pPr>
      <w:r>
        <w:rPr>
          <w:lang w:val="en-GB"/>
        </w:rPr>
        <w:t>This method uses an auto-replace dictionary in a format locator to fuzzy match</w:t>
      </w:r>
      <w:r w:rsidR="00F93EFE">
        <w:rPr>
          <w:lang w:val="en-GB"/>
        </w:rPr>
        <w:t xml:space="preserve"> </w:t>
      </w:r>
      <w:r w:rsidR="00F93EFE">
        <w:rPr>
          <w:b/>
          <w:lang w:val="en-GB"/>
        </w:rPr>
        <w:t>long phrases</w:t>
      </w:r>
      <w:r>
        <w:rPr>
          <w:lang w:val="en-GB"/>
        </w:rPr>
        <w:t xml:space="preserve"> in a region. A great advantage of using such a dictionary over instructional classification is that the dictionary is outside of the project and can be managed by the customer directly.</w:t>
      </w:r>
    </w:p>
    <w:p w14:paraId="5CA16A6A" w14:textId="77777777" w:rsidR="003B2879" w:rsidRDefault="003B2879" w:rsidP="003B2879">
      <w:pPr>
        <w:rPr>
          <w:lang w:val="en-GB"/>
        </w:rPr>
      </w:pPr>
      <w:r>
        <w:rPr>
          <w:lang w:val="en-GB"/>
        </w:rPr>
        <w:t xml:space="preserve">Create a dictionary of all of these phrases with </w:t>
      </w:r>
      <w:r w:rsidRPr="003B2879">
        <w:rPr>
          <w:b/>
          <w:lang w:val="en-GB"/>
        </w:rPr>
        <w:t>Auto Replace Values</w:t>
      </w:r>
      <w:r>
        <w:rPr>
          <w:lang w:val="en-GB"/>
        </w:rPr>
        <w:t xml:space="preserve"> of the class name.</w:t>
      </w:r>
    </w:p>
    <w:tbl>
      <w:tblPr>
        <w:tblStyle w:val="TableGrid"/>
        <w:tblW w:w="0" w:type="auto"/>
        <w:tblLook w:val="04A0" w:firstRow="1" w:lastRow="0" w:firstColumn="1" w:lastColumn="0" w:noHBand="0" w:noVBand="1"/>
      </w:tblPr>
      <w:tblGrid>
        <w:gridCol w:w="11016"/>
      </w:tblGrid>
      <w:tr w:rsidR="003B2879" w14:paraId="1A8C85FF" w14:textId="77777777" w:rsidTr="003B2879">
        <w:tc>
          <w:tcPr>
            <w:tcW w:w="11016" w:type="dxa"/>
          </w:tcPr>
          <w:p w14:paraId="377C4D42" w14:textId="77777777" w:rsidR="003B2879" w:rsidRDefault="003B2879" w:rsidP="003B2879">
            <w:pPr>
              <w:rPr>
                <w:lang w:val="en-GB"/>
              </w:rPr>
            </w:pPr>
            <w:r>
              <w:rPr>
                <w:lang w:val="en-GB"/>
              </w:rPr>
              <w:t>We appreciate your prompt payment a</w:t>
            </w:r>
            <w:r w:rsidR="00F93EFE">
              <w:rPr>
                <w:lang w:val="en-GB"/>
              </w:rPr>
              <w:t>nd value you as our customer ; telephone b</w:t>
            </w:r>
            <w:r>
              <w:rPr>
                <w:lang w:val="en-GB"/>
              </w:rPr>
              <w:t>ill</w:t>
            </w:r>
          </w:p>
          <w:p w14:paraId="36ACB445" w14:textId="77777777" w:rsidR="003B2879" w:rsidRDefault="003B2879" w:rsidP="003B2879">
            <w:pPr>
              <w:rPr>
                <w:lang w:val="en-GB"/>
              </w:rPr>
            </w:pPr>
            <w:r>
              <w:rPr>
                <w:lang w:val="en-GB"/>
              </w:rPr>
              <w:t xml:space="preserve">Frequent Flyer </w:t>
            </w:r>
            <w:r w:rsidR="00F93EFE">
              <w:rPr>
                <w:lang w:val="en-GB"/>
              </w:rPr>
              <w:t>Miles will be credited to your;hotel b</w:t>
            </w:r>
            <w:r>
              <w:rPr>
                <w:lang w:val="en-GB"/>
              </w:rPr>
              <w:t>ill</w:t>
            </w:r>
          </w:p>
        </w:tc>
      </w:tr>
    </w:tbl>
    <w:p w14:paraId="1BFD53B1" w14:textId="77777777" w:rsidR="00F93EFE" w:rsidRDefault="00F93EFE" w:rsidP="003B2879">
      <w:pPr>
        <w:rPr>
          <w:lang w:val="en-GB"/>
        </w:rPr>
      </w:pPr>
      <w:r>
        <w:rPr>
          <w:lang w:val="en-GB"/>
        </w:rPr>
        <w:t>Here you can see that the Format Locator has fuzzy matched the phrase, as well as other words with lower confidence, and returned the ClassName of “hotel bill” each time.</w:t>
      </w:r>
    </w:p>
    <w:p w14:paraId="60806EC9" w14:textId="77777777" w:rsidR="00F93EFE" w:rsidRDefault="00F93EFE" w:rsidP="003B2879">
      <w:pPr>
        <w:rPr>
          <w:lang w:val="en-GB"/>
        </w:rPr>
      </w:pPr>
      <w:r>
        <w:rPr>
          <w:lang w:val="en-GB"/>
        </w:rPr>
        <w:t>Dictionaries are case-insensitive and you need to ignore alternatives with scores below about 80%</w:t>
      </w:r>
    </w:p>
    <w:p w14:paraId="3A270BC8" w14:textId="77777777" w:rsidR="003B2879" w:rsidRPr="003B2879" w:rsidRDefault="003B2879" w:rsidP="003B2879">
      <w:pPr>
        <w:rPr>
          <w:lang w:val="en-GB"/>
        </w:rPr>
      </w:pPr>
      <w:r>
        <w:rPr>
          <w:noProof/>
          <w:lang w:bidi="ar-SA"/>
        </w:rPr>
        <w:drawing>
          <wp:inline distT="0" distB="0" distL="0" distR="0" wp14:anchorId="2DD1533B" wp14:editId="5272DC78">
            <wp:extent cx="3829050" cy="2524125"/>
            <wp:effectExtent l="171450" t="171450" r="381000" b="371475"/>
            <wp:docPr id="702" name="Picture 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9"/>
                    <a:stretch>
                      <a:fillRect/>
                    </a:stretch>
                  </pic:blipFill>
                  <pic:spPr>
                    <a:xfrm>
                      <a:off x="0" y="0"/>
                      <a:ext cx="3829050" cy="2524125"/>
                    </a:xfrm>
                    <a:prstGeom prst="rect">
                      <a:avLst/>
                    </a:prstGeom>
                    <a:ln>
                      <a:noFill/>
                    </a:ln>
                    <a:effectLst>
                      <a:outerShdw blurRad="292100" dist="139700" dir="2700000" algn="tl" rotWithShape="0">
                        <a:srgbClr val="333333">
                          <a:alpha val="65000"/>
                        </a:srgbClr>
                      </a:outerShdw>
                    </a:effectLst>
                  </pic:spPr>
                </pic:pic>
              </a:graphicData>
            </a:graphic>
          </wp:inline>
        </w:drawing>
      </w:r>
    </w:p>
    <w:p w14:paraId="06FBCDAE" w14:textId="77777777" w:rsidR="003B2879" w:rsidRDefault="003B2879" w:rsidP="003B2879">
      <w:pPr>
        <w:rPr>
          <w:lang w:val="en-GB"/>
        </w:rPr>
      </w:pPr>
      <w:r>
        <w:rPr>
          <w:lang w:val="en-GB"/>
        </w:rPr>
        <w:t xml:space="preserve">Follow the same method </w:t>
      </w:r>
      <w:r w:rsidR="00DF5659">
        <w:rPr>
          <w:lang w:val="en-GB"/>
        </w:rPr>
        <w:t xml:space="preserve">as </w:t>
      </w:r>
      <w:r>
        <w:rPr>
          <w:lang w:val="en-GB"/>
        </w:rPr>
        <w:t>in the previous example with barcodes.</w:t>
      </w:r>
    </w:p>
    <w:p w14:paraId="050E2D68" w14:textId="77777777" w:rsidR="00971627" w:rsidRPr="00DF5659" w:rsidRDefault="00414227" w:rsidP="00F10E03">
      <w:pPr>
        <w:pStyle w:val="Heading2"/>
        <w:pageBreakBefore/>
        <w:numPr>
          <w:ilvl w:val="0"/>
          <w:numId w:val="66"/>
        </w:numPr>
        <w:spacing w:before="240"/>
      </w:pPr>
      <w:bookmarkStart w:id="654" w:name="_Toc382141894"/>
      <w:bookmarkStart w:id="655" w:name="_Toc382142212"/>
      <w:bookmarkStart w:id="656" w:name="_Toc382990358"/>
      <w:bookmarkStart w:id="657" w:name="_Toc386812663"/>
      <w:bookmarkEnd w:id="653"/>
      <w:r>
        <w:lastRenderedPageBreak/>
        <w:t>SQL</w:t>
      </w:r>
      <w:r w:rsidR="006E005F">
        <w:fldChar w:fldCharType="begin"/>
      </w:r>
      <w:r w:rsidR="006E005F">
        <w:instrText xml:space="preserve"> XE "</w:instrText>
      </w:r>
      <w:r w:rsidR="006E005F" w:rsidRPr="00242ED4">
        <w:instrText>SQL:</w:instrText>
      </w:r>
      <w:r w:rsidR="006E005F" w:rsidRPr="00242ED4">
        <w:rPr>
          <w:lang w:val="en-GB"/>
        </w:rPr>
        <w:instrText>Comparison with Fuzzy</w:instrText>
      </w:r>
      <w:r w:rsidR="006E005F">
        <w:instrText xml:space="preserve">" </w:instrText>
      </w:r>
      <w:r w:rsidR="006E005F">
        <w:fldChar w:fldCharType="end"/>
      </w:r>
      <w:r>
        <w:t xml:space="preserve"> Queries from Script</w:t>
      </w:r>
      <w:bookmarkStart w:id="658" w:name="_Ref342063649"/>
      <w:bookmarkEnd w:id="654"/>
      <w:bookmarkEnd w:id="655"/>
      <w:bookmarkEnd w:id="656"/>
      <w:bookmarkEnd w:id="657"/>
      <w:r w:rsidR="006E005F">
        <w:fldChar w:fldCharType="begin"/>
      </w:r>
      <w:r w:rsidR="006E005F">
        <w:instrText xml:space="preserve"> XE "</w:instrText>
      </w:r>
      <w:r w:rsidR="006E005F" w:rsidRPr="004E3579">
        <w:rPr>
          <w:lang w:val="en-GB"/>
        </w:rPr>
        <w:instrText>SQL</w:instrText>
      </w:r>
      <w:r w:rsidR="006E005F" w:rsidRPr="004E3579">
        <w:instrText>:</w:instrText>
      </w:r>
      <w:r w:rsidR="006E005F" w:rsidRPr="004E3579">
        <w:rPr>
          <w:lang w:val="en-GB"/>
        </w:rPr>
        <w:instrText>Scripting</w:instrText>
      </w:r>
      <w:r w:rsidR="006E005F">
        <w:instrText xml:space="preserve">" </w:instrText>
      </w:r>
      <w:r w:rsidR="006E005F">
        <w:fldChar w:fldCharType="end"/>
      </w:r>
      <w:r w:rsidR="00CC2964">
        <w:fldChar w:fldCharType="begin"/>
      </w:r>
      <w:r w:rsidR="00CC2964">
        <w:instrText xml:space="preserve"> XE "</w:instrText>
      </w:r>
      <w:r w:rsidR="00CC2964" w:rsidRPr="001A22F2">
        <w:instrText>SQL:</w:instrText>
      </w:r>
      <w:r w:rsidR="00CC2964" w:rsidRPr="001A22F2">
        <w:rPr>
          <w:lang w:val="en-GB"/>
        </w:rPr>
        <w:instrText>Queries from Script</w:instrText>
      </w:r>
      <w:r w:rsidR="00CC2964">
        <w:instrText xml:space="preserve">" </w:instrText>
      </w:r>
      <w:r w:rsidR="00CC2964">
        <w:fldChar w:fldCharType="end"/>
      </w:r>
    </w:p>
    <w:p w14:paraId="0BF0B42B" w14:textId="77777777" w:rsidR="00DA5E3B" w:rsidRDefault="009E546F" w:rsidP="001F5906">
      <w:pPr>
        <w:rPr>
          <w:lang w:val="en-GB"/>
        </w:rPr>
      </w:pPr>
      <w:bookmarkStart w:id="659" w:name="_Ref381613295"/>
      <w:r w:rsidRPr="009E546F">
        <w:rPr>
          <w:lang w:val="en-GB"/>
        </w:rPr>
        <w:t>KTM</w:t>
      </w:r>
      <w:r>
        <w:rPr>
          <w:lang w:val="en-GB"/>
        </w:rPr>
        <w:t xml:space="preserve"> natively uses fuzzy databases. These are generally faster and simpler to use and configure than SQL.</w:t>
      </w:r>
    </w:p>
    <w:p w14:paraId="2C3C90BE" w14:textId="77777777" w:rsidR="009E546F" w:rsidRDefault="009E546F" w:rsidP="001F5906">
      <w:pPr>
        <w:rPr>
          <w:lang w:val="en-GB"/>
        </w:rPr>
      </w:pPr>
      <w:r>
        <w:rPr>
          <w:lang w:val="en-GB"/>
        </w:rPr>
        <w:t>In almost all cases, a fuzzy database is better than an SQL database.</w:t>
      </w:r>
    </w:p>
    <w:p w14:paraId="2A898890" w14:textId="77777777" w:rsidR="009E546F" w:rsidRDefault="009E546F" w:rsidP="00E20F1D">
      <w:pPr>
        <w:pStyle w:val="ListParagraph"/>
        <w:numPr>
          <w:ilvl w:val="0"/>
          <w:numId w:val="62"/>
        </w:numPr>
        <w:rPr>
          <w:lang w:val="en-GB"/>
        </w:rPr>
      </w:pPr>
      <w:r w:rsidRPr="009E546F">
        <w:rPr>
          <w:lang w:val="en-GB"/>
        </w:rPr>
        <w:t xml:space="preserve">Is it </w:t>
      </w:r>
      <w:r>
        <w:rPr>
          <w:lang w:val="en-GB"/>
        </w:rPr>
        <w:t>possible that your query contains OCR or other errors? Use Fuzzy Database.</w:t>
      </w:r>
    </w:p>
    <w:p w14:paraId="7948D759" w14:textId="77777777" w:rsidR="009E546F" w:rsidRDefault="009E546F" w:rsidP="00E20F1D">
      <w:pPr>
        <w:pStyle w:val="ListParagraph"/>
        <w:numPr>
          <w:ilvl w:val="0"/>
          <w:numId w:val="62"/>
        </w:numPr>
        <w:rPr>
          <w:lang w:val="en-GB"/>
        </w:rPr>
      </w:pPr>
      <w:r>
        <w:rPr>
          <w:lang w:val="en-GB"/>
        </w:rPr>
        <w:t>Do you want to be able to search in any column in the database? Use Fuzzy Database.</w:t>
      </w:r>
    </w:p>
    <w:p w14:paraId="7A7A65C4" w14:textId="77777777" w:rsidR="009E546F" w:rsidRDefault="009E546F" w:rsidP="00E20F1D">
      <w:pPr>
        <w:pStyle w:val="ListParagraph"/>
        <w:numPr>
          <w:ilvl w:val="0"/>
          <w:numId w:val="62"/>
        </w:numPr>
        <w:rPr>
          <w:lang w:val="en-GB"/>
        </w:rPr>
      </w:pPr>
      <w:r>
        <w:rPr>
          <w:lang w:val="en-GB"/>
        </w:rPr>
        <w:t>Do you want to keep SQL user password and connection string safe from client side scripts? Use Fuzzy Databases.</w:t>
      </w:r>
    </w:p>
    <w:p w14:paraId="449F1AE5" w14:textId="77777777" w:rsidR="009E546F" w:rsidRDefault="009E546F" w:rsidP="00E20F1D">
      <w:pPr>
        <w:pStyle w:val="ListParagraph"/>
        <w:numPr>
          <w:ilvl w:val="0"/>
          <w:numId w:val="62"/>
        </w:numPr>
        <w:rPr>
          <w:lang w:val="en-GB"/>
        </w:rPr>
      </w:pPr>
      <w:r>
        <w:rPr>
          <w:lang w:val="en-GB"/>
        </w:rPr>
        <w:t>Do you want to do an exact query and not a fuzzy query? Use Fuzzy Query with confidence set to 100%.</w:t>
      </w:r>
    </w:p>
    <w:p w14:paraId="26D7A56D" w14:textId="77777777" w:rsidR="009E546F" w:rsidRDefault="009E546F" w:rsidP="00E20F1D">
      <w:pPr>
        <w:pStyle w:val="ListParagraph"/>
        <w:numPr>
          <w:ilvl w:val="0"/>
          <w:numId w:val="62"/>
        </w:numPr>
        <w:rPr>
          <w:lang w:val="en-GB"/>
        </w:rPr>
      </w:pPr>
      <w:r>
        <w:rPr>
          <w:lang w:val="en-GB"/>
        </w:rPr>
        <w:t>Do you need to do an INSERT? Use SQL. But first ask yourself is this INSERT must happen during KTM Server or KTM Validation, and whether it would not be bett</w:t>
      </w:r>
      <w:r w:rsidR="0084301D">
        <w:rPr>
          <w:lang w:val="en-GB"/>
        </w:rPr>
        <w:t>er to delay it until after KTM, in a BPM engine.</w:t>
      </w:r>
    </w:p>
    <w:p w14:paraId="39F1FF18" w14:textId="77777777" w:rsidR="00C05D09" w:rsidRDefault="00C05D09" w:rsidP="00E20F1D">
      <w:pPr>
        <w:pStyle w:val="ListParagraph"/>
        <w:numPr>
          <w:ilvl w:val="0"/>
          <w:numId w:val="62"/>
        </w:numPr>
        <w:rPr>
          <w:lang w:val="en-GB"/>
        </w:rPr>
      </w:pPr>
      <w:r>
        <w:rPr>
          <w:lang w:val="en-GB"/>
        </w:rPr>
        <w:t>Do you need to do interactive purchase order queries for the Line Item Matching Locator? Use SQL</w:t>
      </w:r>
    </w:p>
    <w:p w14:paraId="13D413EA" w14:textId="77777777" w:rsidR="00C05D09" w:rsidRPr="009E546F" w:rsidRDefault="00C05D09" w:rsidP="00E20F1D">
      <w:pPr>
        <w:pStyle w:val="ListParagraph"/>
        <w:numPr>
          <w:ilvl w:val="0"/>
          <w:numId w:val="62"/>
        </w:numPr>
        <w:rPr>
          <w:lang w:val="en-GB"/>
        </w:rPr>
      </w:pPr>
      <w:r>
        <w:rPr>
          <w:lang w:val="en-GB"/>
        </w:rPr>
        <w:t xml:space="preserve">Do you need to look up long numeric values </w:t>
      </w:r>
      <w:r w:rsidR="0024264F">
        <w:rPr>
          <w:lang w:val="en-GB"/>
        </w:rPr>
        <w:t xml:space="preserve">like customer IDS </w:t>
      </w:r>
      <w:r>
        <w:rPr>
          <w:lang w:val="en-GB"/>
        </w:rPr>
        <w:t>in databases with millions of records? Use SQL.</w:t>
      </w:r>
      <w:r w:rsidR="002D2773">
        <w:rPr>
          <w:lang w:val="en-GB"/>
        </w:rPr>
        <w:t xml:space="preserve">. A fuzzy database query may be slower or even possibly miss records if there are many hundreds of entries in the database which differ by only 1 or 2 </w:t>
      </w:r>
      <w:r w:rsidR="006E005F">
        <w:rPr>
          <w:lang w:val="en-GB"/>
        </w:rPr>
        <w:t>characters</w:t>
      </w:r>
      <w:r w:rsidR="002D2773">
        <w:rPr>
          <w:lang w:val="en-GB"/>
        </w:rPr>
        <w:t>.</w:t>
      </w:r>
    </w:p>
    <w:p w14:paraId="4A0CA377" w14:textId="77777777" w:rsidR="00DA5E3B" w:rsidRPr="00DA5E3B" w:rsidRDefault="00DA5E3B" w:rsidP="00DA5E3B">
      <w:pPr>
        <w:pStyle w:val="Heading3"/>
        <w:rPr>
          <w:lang w:val="en-GB"/>
        </w:rPr>
      </w:pPr>
      <w:bookmarkStart w:id="660" w:name="_Toc386812664"/>
      <w:r w:rsidRPr="00DA5E3B">
        <w:rPr>
          <w:lang w:val="en-GB"/>
        </w:rPr>
        <w:t>64 bit ODBC</w:t>
      </w:r>
      <w:r w:rsidR="006E005F">
        <w:rPr>
          <w:lang w:val="en-GB"/>
        </w:rPr>
        <w:fldChar w:fldCharType="begin"/>
      </w:r>
      <w:r w:rsidR="006E005F">
        <w:instrText xml:space="preserve"> XE "</w:instrText>
      </w:r>
      <w:r w:rsidR="006E005F" w:rsidRPr="00CD7D5C">
        <w:rPr>
          <w:lang w:val="en-GB"/>
        </w:rPr>
        <w:instrText>ODBC</w:instrText>
      </w:r>
      <w:r w:rsidR="006E005F" w:rsidRPr="00CD7D5C">
        <w:instrText>:</w:instrText>
      </w:r>
      <w:r w:rsidR="006E005F" w:rsidRPr="00CD7D5C">
        <w:rPr>
          <w:lang w:val="en-GB"/>
        </w:rPr>
        <w:instrText>Creating Entries on 64 bit machines</w:instrText>
      </w:r>
      <w:r w:rsidR="006E005F">
        <w:instrText xml:space="preserve">" </w:instrText>
      </w:r>
      <w:r w:rsidR="006E005F">
        <w:rPr>
          <w:lang w:val="en-GB"/>
        </w:rPr>
        <w:fldChar w:fldCharType="end"/>
      </w:r>
      <w:r w:rsidRPr="00DA5E3B">
        <w:rPr>
          <w:lang w:val="en-GB"/>
        </w:rPr>
        <w:t xml:space="preserve"> Connection</w:t>
      </w:r>
      <w:bookmarkEnd w:id="660"/>
    </w:p>
    <w:p w14:paraId="61E7F38E" w14:textId="77777777" w:rsidR="00DA5E3B" w:rsidRDefault="0006084C" w:rsidP="001F5906">
      <w:pPr>
        <w:rPr>
          <w:lang w:val="en-GB"/>
        </w:rPr>
      </w:pPr>
      <w:r>
        <w:rPr>
          <w:b/>
          <w:lang w:val="en-GB"/>
        </w:rPr>
        <w:t xml:space="preserve">Use </w:t>
      </w:r>
      <w:r w:rsidRPr="0006084C">
        <w:rPr>
          <w:b/>
          <w:lang w:val="en-GB"/>
        </w:rPr>
        <w:t>%systemroot%\SysWOW64\odbcad32.exe</w:t>
      </w:r>
      <w:r>
        <w:rPr>
          <w:b/>
          <w:lang w:val="en-GB"/>
        </w:rPr>
        <w:t xml:space="preserve"> to create ODBC connections on 64 bit Windows 7.</w:t>
      </w:r>
      <w:r w:rsidR="00504714">
        <w:rPr>
          <w:b/>
          <w:lang w:val="en-GB"/>
        </w:rPr>
        <w:br/>
      </w:r>
    </w:p>
    <w:p w14:paraId="1A777AEF" w14:textId="77777777" w:rsidR="00DA5E3B" w:rsidRDefault="00DA5E3B" w:rsidP="00DA5E3B">
      <w:pPr>
        <w:pStyle w:val="Heading3"/>
        <w:rPr>
          <w:b w:val="0"/>
          <w:lang w:val="en-GB"/>
        </w:rPr>
      </w:pPr>
      <w:bookmarkStart w:id="661" w:name="_Toc386812665"/>
      <w:r>
        <w:rPr>
          <w:lang w:val="en-GB"/>
        </w:rPr>
        <w:t xml:space="preserve">Using </w:t>
      </w:r>
      <w:r w:rsidRPr="00DA5E3B">
        <w:rPr>
          <w:lang w:val="en-GB"/>
        </w:rPr>
        <w:t>CscSQLDataTable</w:t>
      </w:r>
      <w:r w:rsidR="006E005F">
        <w:rPr>
          <w:lang w:val="en-GB"/>
        </w:rPr>
        <w:fldChar w:fldCharType="begin"/>
      </w:r>
      <w:r w:rsidR="006E005F">
        <w:instrText xml:space="preserve"> XE "</w:instrText>
      </w:r>
      <w:r w:rsidR="006E005F" w:rsidRPr="00847FB5">
        <w:rPr>
          <w:lang w:val="en-GB"/>
        </w:rPr>
        <w:instrText>SQL</w:instrText>
      </w:r>
      <w:r w:rsidR="006E005F" w:rsidRPr="00847FB5">
        <w:instrText>:Using CscSQLDataTable</w:instrText>
      </w:r>
      <w:r w:rsidR="006E005F">
        <w:instrText xml:space="preserve">" </w:instrText>
      </w:r>
      <w:r w:rsidR="006E005F">
        <w:rPr>
          <w:lang w:val="en-GB"/>
        </w:rPr>
        <w:fldChar w:fldCharType="end"/>
      </w:r>
      <w:r>
        <w:rPr>
          <w:lang w:val="en-GB"/>
        </w:rPr>
        <w:t xml:space="preserve"> for SQL “SELECT”</w:t>
      </w:r>
      <w:bookmarkEnd w:id="661"/>
    </w:p>
    <w:p w14:paraId="74B3EF53" w14:textId="77777777" w:rsidR="00DA5E3B" w:rsidRDefault="00DA5E3B" w:rsidP="00DA5E3B">
      <w:pPr>
        <w:rPr>
          <w:lang w:val="en-GB"/>
        </w:rPr>
      </w:pPr>
      <w:r w:rsidRPr="00DA5E3B">
        <w:rPr>
          <w:lang w:val="en-GB"/>
        </w:rPr>
        <w:t>KTM</w:t>
      </w:r>
      <w:r>
        <w:rPr>
          <w:lang w:val="en-GB"/>
        </w:rPr>
        <w:t xml:space="preserve"> has scripting objects </w:t>
      </w:r>
      <w:r w:rsidRPr="00DA5E3B">
        <w:rPr>
          <w:lang w:val="en-GB"/>
        </w:rPr>
        <w:t>CscSQLDataTable</w:t>
      </w:r>
      <w:r>
        <w:rPr>
          <w:lang w:val="en-GB"/>
        </w:rPr>
        <w:t xml:space="preserve">, CscSQLQuery and CscSQLRecordSet that you can use for performing “SELECT” queries. </w:t>
      </w:r>
      <w:r w:rsidR="002F3D50">
        <w:rPr>
          <w:lang w:val="en-GB"/>
        </w:rPr>
        <w:t>This object has the advantage that you do not need to create, hold and destroy the connection to the database.</w:t>
      </w:r>
    </w:p>
    <w:p w14:paraId="35F12E73" w14:textId="77777777" w:rsidR="002F3D50" w:rsidRDefault="002F3D50" w:rsidP="00DA5E3B">
      <w:pPr>
        <w:rPr>
          <w:lang w:val="en-GB"/>
        </w:rPr>
      </w:pPr>
      <w:r>
        <w:rPr>
          <w:lang w:val="en-GB"/>
        </w:rPr>
        <w:t>“INSERT” is not supported. You cannot connected to a database on Search &amp; Matching Server.</w:t>
      </w:r>
    </w:p>
    <w:p w14:paraId="008FCFD1" w14:textId="77777777" w:rsidR="00DA5E3B" w:rsidRDefault="00DA5E3B" w:rsidP="00504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008000"/>
          <w:sz w:val="20"/>
          <w:szCs w:val="20"/>
          <w:lang w:val="en-GB" w:eastAsia="en-GB" w:bidi="ar-SA"/>
        </w:rPr>
      </w:pPr>
    </w:p>
    <w:tbl>
      <w:tblPr>
        <w:tblStyle w:val="TableGrid"/>
        <w:tblW w:w="0" w:type="auto"/>
        <w:tblLook w:val="04A0" w:firstRow="1" w:lastRow="0" w:firstColumn="1" w:lastColumn="0" w:noHBand="0" w:noVBand="1"/>
      </w:tblPr>
      <w:tblGrid>
        <w:gridCol w:w="11304"/>
      </w:tblGrid>
      <w:tr w:rsidR="00451F97" w14:paraId="2EEB75C3" w14:textId="77777777" w:rsidTr="00451F97">
        <w:tc>
          <w:tcPr>
            <w:tcW w:w="11304" w:type="dxa"/>
          </w:tcPr>
          <w:p w14:paraId="282436D4"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008000"/>
                <w:sz w:val="20"/>
                <w:szCs w:val="20"/>
                <w:lang w:val="en-GB" w:eastAsia="en-GB" w:bidi="ar-SA"/>
              </w:rPr>
              <w:t>'KTM supports SQL SELECT queries natively</w:t>
            </w:r>
          </w:p>
          <w:p w14:paraId="10583BCF"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00FF"/>
                <w:sz w:val="20"/>
                <w:szCs w:val="20"/>
                <w:lang w:val="en-GB" w:eastAsia="en-GB" w:bidi="ar-SA"/>
              </w:rPr>
              <w:t>Dim</w:t>
            </w:r>
            <w:r w:rsidRPr="00504714">
              <w:rPr>
                <w:rFonts w:ascii="Courier New" w:hAnsi="Courier New" w:cs="Courier New"/>
                <w:color w:val="333333"/>
                <w:sz w:val="20"/>
                <w:szCs w:val="20"/>
                <w:lang w:val="en-GB" w:eastAsia="en-GB" w:bidi="ar-SA"/>
              </w:rPr>
              <w:t xml:space="preserve"> SQLDataTable </w:t>
            </w:r>
            <w:r w:rsidRPr="00504714">
              <w:rPr>
                <w:rFonts w:ascii="Courier New" w:hAnsi="Courier New" w:cs="Courier New"/>
                <w:color w:val="0000FF"/>
                <w:sz w:val="20"/>
                <w:szCs w:val="20"/>
                <w:lang w:val="en-GB" w:eastAsia="en-GB" w:bidi="ar-SA"/>
              </w:rPr>
              <w:t>As</w:t>
            </w:r>
            <w:r w:rsidRPr="00504714">
              <w:rPr>
                <w:rFonts w:ascii="Courier New" w:hAnsi="Courier New" w:cs="Courier New"/>
                <w:color w:val="333333"/>
                <w:sz w:val="20"/>
                <w:szCs w:val="20"/>
                <w:lang w:val="en-GB" w:eastAsia="en-GB" w:bidi="ar-SA"/>
              </w:rPr>
              <w:t xml:space="preserve"> CscSQLDataTable, SQLQuery </w:t>
            </w:r>
            <w:r w:rsidRPr="00504714">
              <w:rPr>
                <w:rFonts w:ascii="Courier New" w:hAnsi="Courier New" w:cs="Courier New"/>
                <w:color w:val="0000FF"/>
                <w:sz w:val="20"/>
                <w:szCs w:val="20"/>
                <w:lang w:val="en-GB" w:eastAsia="en-GB" w:bidi="ar-SA"/>
              </w:rPr>
              <w:t>As</w:t>
            </w:r>
            <w:r w:rsidRPr="00504714">
              <w:rPr>
                <w:rFonts w:ascii="Courier New" w:hAnsi="Courier New" w:cs="Courier New"/>
                <w:color w:val="333333"/>
                <w:sz w:val="20"/>
                <w:szCs w:val="20"/>
                <w:lang w:val="en-GB" w:eastAsia="en-GB" w:bidi="ar-SA"/>
              </w:rPr>
              <w:t xml:space="preserve"> CscSQLQuery</w:t>
            </w:r>
          </w:p>
          <w:p w14:paraId="23FB3C8B"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00FF"/>
                <w:sz w:val="20"/>
                <w:szCs w:val="20"/>
                <w:lang w:val="en-GB" w:eastAsia="en-GB" w:bidi="ar-SA"/>
              </w:rPr>
              <w:t>Dim</w:t>
            </w:r>
            <w:r w:rsidRPr="00504714">
              <w:rPr>
                <w:rFonts w:ascii="Courier New" w:hAnsi="Courier New" w:cs="Courier New"/>
                <w:color w:val="333333"/>
                <w:sz w:val="20"/>
                <w:szCs w:val="20"/>
                <w:lang w:val="en-GB" w:eastAsia="en-GB" w:bidi="ar-SA"/>
              </w:rPr>
              <w:t xml:space="preserve"> r </w:t>
            </w:r>
            <w:r w:rsidRPr="00504714">
              <w:rPr>
                <w:rFonts w:ascii="Courier New" w:hAnsi="Courier New" w:cs="Courier New"/>
                <w:color w:val="0000FF"/>
                <w:sz w:val="20"/>
                <w:szCs w:val="20"/>
                <w:lang w:val="en-GB" w:eastAsia="en-GB" w:bidi="ar-SA"/>
              </w:rPr>
              <w:t>As</w:t>
            </w: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2B91AF"/>
                <w:sz w:val="20"/>
                <w:szCs w:val="20"/>
                <w:lang w:val="en-GB" w:eastAsia="en-GB" w:bidi="ar-SA"/>
              </w:rPr>
              <w:t>Long</w:t>
            </w:r>
            <w:r w:rsidRPr="00504714">
              <w:rPr>
                <w:rFonts w:ascii="Courier New" w:hAnsi="Courier New" w:cs="Courier New"/>
                <w:color w:val="333333"/>
                <w:sz w:val="20"/>
                <w:szCs w:val="20"/>
                <w:lang w:val="en-GB" w:eastAsia="en-GB" w:bidi="ar-SA"/>
              </w:rPr>
              <w:t xml:space="preserve">, Recordset </w:t>
            </w:r>
            <w:r w:rsidRPr="00504714">
              <w:rPr>
                <w:rFonts w:ascii="Courier New" w:hAnsi="Courier New" w:cs="Courier New"/>
                <w:color w:val="0000FF"/>
                <w:sz w:val="20"/>
                <w:szCs w:val="20"/>
                <w:lang w:val="en-GB" w:eastAsia="en-GB" w:bidi="ar-SA"/>
              </w:rPr>
              <w:t>As</w:t>
            </w:r>
            <w:r w:rsidRPr="00504714">
              <w:rPr>
                <w:rFonts w:ascii="Courier New" w:hAnsi="Courier New" w:cs="Courier New"/>
                <w:color w:val="333333"/>
                <w:sz w:val="20"/>
                <w:szCs w:val="20"/>
                <w:lang w:val="en-GB" w:eastAsia="en-GB" w:bidi="ar-SA"/>
              </w:rPr>
              <w:t xml:space="preserve"> CscSQLRecordset</w:t>
            </w:r>
          </w:p>
          <w:p w14:paraId="784E7580"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00FF"/>
                <w:sz w:val="20"/>
                <w:szCs w:val="20"/>
                <w:lang w:val="en-GB" w:eastAsia="en-GB" w:bidi="ar-SA"/>
              </w:rPr>
              <w:t>Set</w:t>
            </w:r>
            <w:r w:rsidRPr="00504714">
              <w:rPr>
                <w:rFonts w:ascii="Courier New" w:hAnsi="Courier New" w:cs="Courier New"/>
                <w:color w:val="333333"/>
                <w:sz w:val="20"/>
                <w:szCs w:val="20"/>
                <w:lang w:val="en-GB" w:eastAsia="en-GB" w:bidi="ar-SA"/>
              </w:rPr>
              <w:t xml:space="preserve"> SQLDataTable = Project.Databases.ItemByName(</w:t>
            </w:r>
            <w:r w:rsidRPr="00504714">
              <w:rPr>
                <w:rFonts w:ascii="Courier New" w:hAnsi="Courier New" w:cs="Courier New"/>
                <w:color w:val="A31515"/>
                <w:sz w:val="20"/>
                <w:szCs w:val="20"/>
                <w:lang w:val="en-GB" w:eastAsia="en-GB" w:bidi="ar-SA"/>
              </w:rPr>
              <w:t>"VendorsSQL"</w:t>
            </w:r>
            <w:r w:rsidRPr="00504714">
              <w:rPr>
                <w:rFonts w:ascii="Courier New" w:hAnsi="Courier New" w:cs="Courier New"/>
                <w:color w:val="333333"/>
                <w:sz w:val="20"/>
                <w:szCs w:val="20"/>
                <w:lang w:val="en-GB" w:eastAsia="en-GB" w:bidi="ar-SA"/>
              </w:rPr>
              <w:t>).SQLTable</w:t>
            </w:r>
          </w:p>
          <w:p w14:paraId="74FE9F41"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00FF"/>
                <w:sz w:val="20"/>
                <w:szCs w:val="20"/>
                <w:lang w:val="en-GB" w:eastAsia="en-GB" w:bidi="ar-SA"/>
              </w:rPr>
              <w:t>Set</w:t>
            </w:r>
            <w:r w:rsidRPr="00504714">
              <w:rPr>
                <w:rFonts w:ascii="Courier New" w:hAnsi="Courier New" w:cs="Courier New"/>
                <w:color w:val="333333"/>
                <w:sz w:val="20"/>
                <w:szCs w:val="20"/>
                <w:lang w:val="en-GB" w:eastAsia="en-GB" w:bidi="ar-SA"/>
              </w:rPr>
              <w:t xml:space="preserve"> SQLQuery = SQLDataTable.CreateQuery()</w:t>
            </w:r>
          </w:p>
          <w:p w14:paraId="67306A7C"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SQLQuery.AddSelectField(SQLDataTable.FieldByName(</w:t>
            </w:r>
            <w:r w:rsidRPr="00504714">
              <w:rPr>
                <w:rFonts w:ascii="Courier New" w:hAnsi="Courier New" w:cs="Courier New"/>
                <w:color w:val="A31515"/>
                <w:sz w:val="20"/>
                <w:szCs w:val="20"/>
                <w:lang w:val="en-GB" w:eastAsia="en-GB" w:bidi="ar-SA"/>
              </w:rPr>
              <w:t>"VendorID"</w:t>
            </w:r>
            <w:r w:rsidRPr="00504714">
              <w:rPr>
                <w:rFonts w:ascii="Courier New" w:hAnsi="Courier New" w:cs="Courier New"/>
                <w:color w:val="333333"/>
                <w:sz w:val="20"/>
                <w:szCs w:val="20"/>
                <w:lang w:val="en-GB" w:eastAsia="en-GB" w:bidi="ar-SA"/>
              </w:rPr>
              <w:t>))</w:t>
            </w:r>
          </w:p>
          <w:p w14:paraId="47720A36"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SQLQuery.AddSelectField(SQLDataTable.FieldByName(</w:t>
            </w:r>
            <w:r w:rsidRPr="00504714">
              <w:rPr>
                <w:rFonts w:ascii="Courier New" w:hAnsi="Courier New" w:cs="Courier New"/>
                <w:color w:val="A31515"/>
                <w:sz w:val="20"/>
                <w:szCs w:val="20"/>
                <w:lang w:val="en-GB" w:eastAsia="en-GB" w:bidi="ar-SA"/>
              </w:rPr>
              <w:t>"VendorName"</w:t>
            </w:r>
            <w:r w:rsidRPr="00504714">
              <w:rPr>
                <w:rFonts w:ascii="Courier New" w:hAnsi="Courier New" w:cs="Courier New"/>
                <w:color w:val="333333"/>
                <w:sz w:val="20"/>
                <w:szCs w:val="20"/>
                <w:lang w:val="en-GB" w:eastAsia="en-GB" w:bidi="ar-SA"/>
              </w:rPr>
              <w:t>))</w:t>
            </w:r>
          </w:p>
          <w:p w14:paraId="7CFE9A6C"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SQLQuery.AddWhereField(SQLDataTable.FieldByName(</w:t>
            </w:r>
            <w:r w:rsidRPr="00504714">
              <w:rPr>
                <w:rFonts w:ascii="Courier New" w:hAnsi="Courier New" w:cs="Courier New"/>
                <w:color w:val="A31515"/>
                <w:sz w:val="20"/>
                <w:szCs w:val="20"/>
                <w:lang w:val="en-GB" w:eastAsia="en-GB" w:bidi="ar-SA"/>
              </w:rPr>
              <w:t>"VendorID"</w:t>
            </w:r>
            <w:r w:rsidRPr="00504714">
              <w:rPr>
                <w:rFonts w:ascii="Courier New" w:hAnsi="Courier New" w:cs="Courier New"/>
                <w:color w:val="333333"/>
                <w:sz w:val="20"/>
                <w:szCs w:val="20"/>
                <w:lang w:val="en-GB" w:eastAsia="en-GB" w:bidi="ar-SA"/>
              </w:rPr>
              <w:t xml:space="preserve">), CscEqual, </w:t>
            </w:r>
            <w:r w:rsidRPr="00504714">
              <w:rPr>
                <w:rFonts w:ascii="Courier New" w:hAnsi="Courier New" w:cs="Courier New"/>
                <w:color w:val="A31515"/>
                <w:sz w:val="20"/>
                <w:szCs w:val="20"/>
                <w:lang w:val="en-GB" w:eastAsia="en-GB" w:bidi="ar-SA"/>
              </w:rPr>
              <w:t>"123"</w:t>
            </w:r>
            <w:r w:rsidRPr="00504714">
              <w:rPr>
                <w:rFonts w:ascii="Courier New" w:hAnsi="Courier New" w:cs="Courier New"/>
                <w:color w:val="333333"/>
                <w:sz w:val="20"/>
                <w:szCs w:val="20"/>
                <w:lang w:val="en-GB" w:eastAsia="en-GB" w:bidi="ar-SA"/>
              </w:rPr>
              <w:t>)</w:t>
            </w:r>
          </w:p>
          <w:p w14:paraId="4E771526"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00FF"/>
                <w:sz w:val="20"/>
                <w:szCs w:val="20"/>
                <w:lang w:val="en-GB" w:eastAsia="en-GB" w:bidi="ar-SA"/>
              </w:rPr>
              <w:t>Set</w:t>
            </w:r>
            <w:r w:rsidRPr="00504714">
              <w:rPr>
                <w:rFonts w:ascii="Courier New" w:hAnsi="Courier New" w:cs="Courier New"/>
                <w:color w:val="333333"/>
                <w:sz w:val="20"/>
                <w:szCs w:val="20"/>
                <w:lang w:val="en-GB" w:eastAsia="en-GB" w:bidi="ar-SA"/>
              </w:rPr>
              <w:t xml:space="preserve"> Recordset = SQLQuery.ExecuteQuery()</w:t>
            </w:r>
          </w:p>
          <w:p w14:paraId="49732CA5"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00FF"/>
                <w:sz w:val="20"/>
                <w:szCs w:val="20"/>
                <w:lang w:val="en-GB" w:eastAsia="en-GB" w:bidi="ar-SA"/>
              </w:rPr>
              <w:t>For</w:t>
            </w:r>
            <w:r w:rsidRPr="00504714">
              <w:rPr>
                <w:rFonts w:ascii="Courier New" w:hAnsi="Courier New" w:cs="Courier New"/>
                <w:color w:val="333333"/>
                <w:sz w:val="20"/>
                <w:szCs w:val="20"/>
                <w:lang w:val="en-GB" w:eastAsia="en-GB" w:bidi="ar-SA"/>
              </w:rPr>
              <w:t xml:space="preserve"> r = 0 </w:t>
            </w:r>
            <w:r w:rsidRPr="00504714">
              <w:rPr>
                <w:rFonts w:ascii="Courier New" w:hAnsi="Courier New" w:cs="Courier New"/>
                <w:color w:val="0000FF"/>
                <w:sz w:val="20"/>
                <w:szCs w:val="20"/>
                <w:lang w:val="en-GB" w:eastAsia="en-GB" w:bidi="ar-SA"/>
              </w:rPr>
              <w:t>To</w:t>
            </w:r>
            <w:r w:rsidRPr="00504714">
              <w:rPr>
                <w:rFonts w:ascii="Courier New" w:hAnsi="Courier New" w:cs="Courier New"/>
                <w:color w:val="333333"/>
                <w:sz w:val="20"/>
                <w:szCs w:val="20"/>
                <w:lang w:val="en-GB" w:eastAsia="en-GB" w:bidi="ar-SA"/>
              </w:rPr>
              <w:t xml:space="preserve"> Recordset.RecordCount-1</w:t>
            </w:r>
          </w:p>
          <w:p w14:paraId="6284879D"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00FF"/>
                <w:sz w:val="20"/>
                <w:szCs w:val="20"/>
                <w:lang w:val="en-GB" w:eastAsia="en-GB" w:bidi="ar-SA"/>
              </w:rPr>
              <w:t>With</w:t>
            </w:r>
            <w:r w:rsidRPr="00504714">
              <w:rPr>
                <w:rFonts w:ascii="Courier New" w:hAnsi="Courier New" w:cs="Courier New"/>
                <w:color w:val="333333"/>
                <w:sz w:val="20"/>
                <w:szCs w:val="20"/>
                <w:lang w:val="en-GB" w:eastAsia="en-GB" w:bidi="ar-SA"/>
              </w:rPr>
              <w:t xml:space="preserve"> Recordset.RowByIndex(r).Cells</w:t>
            </w:r>
          </w:p>
          <w:p w14:paraId="11536B6E"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8000"/>
                <w:sz w:val="20"/>
                <w:szCs w:val="20"/>
                <w:lang w:val="en-GB" w:eastAsia="en-GB" w:bidi="ar-SA"/>
              </w:rPr>
              <w:t>'Do something with results</w:t>
            </w:r>
          </w:p>
          <w:p w14:paraId="484D02D3" w14:textId="77777777" w:rsidR="00451F97" w:rsidRPr="00504714"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00FF"/>
                <w:sz w:val="20"/>
                <w:szCs w:val="20"/>
                <w:lang w:val="en-GB" w:eastAsia="en-GB" w:bidi="ar-SA"/>
              </w:rPr>
              <w:t>End</w:t>
            </w: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00FF"/>
                <w:sz w:val="20"/>
                <w:szCs w:val="20"/>
                <w:lang w:val="en-GB" w:eastAsia="en-GB" w:bidi="ar-SA"/>
              </w:rPr>
              <w:t>With</w:t>
            </w:r>
          </w:p>
          <w:p w14:paraId="4D722468" w14:textId="77777777" w:rsid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504714">
              <w:rPr>
                <w:rFonts w:ascii="Courier New" w:hAnsi="Courier New" w:cs="Courier New"/>
                <w:color w:val="333333"/>
                <w:sz w:val="20"/>
                <w:szCs w:val="20"/>
                <w:lang w:val="en-GB" w:eastAsia="en-GB" w:bidi="ar-SA"/>
              </w:rPr>
              <w:t xml:space="preserve">   </w:t>
            </w:r>
            <w:r w:rsidRPr="00504714">
              <w:rPr>
                <w:rFonts w:ascii="Courier New" w:hAnsi="Courier New" w:cs="Courier New"/>
                <w:color w:val="0000FF"/>
                <w:sz w:val="20"/>
                <w:szCs w:val="20"/>
                <w:lang w:val="en-GB" w:eastAsia="en-GB" w:bidi="ar-SA"/>
              </w:rPr>
              <w:t>Next</w:t>
            </w:r>
          </w:p>
        </w:tc>
      </w:tr>
    </w:tbl>
    <w:p w14:paraId="1A11745D" w14:textId="77777777" w:rsidR="00504714" w:rsidRPr="00504714" w:rsidRDefault="00504714" w:rsidP="005047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p>
    <w:p w14:paraId="2AA9C1F1" w14:textId="77777777" w:rsidR="00DA5E3B" w:rsidRDefault="00DA5E3B" w:rsidP="00DA5E3B">
      <w:pPr>
        <w:pStyle w:val="Heading3"/>
        <w:rPr>
          <w:lang w:val="en-GB"/>
        </w:rPr>
      </w:pPr>
      <w:bookmarkStart w:id="662" w:name="_Toc386812666"/>
      <w:r w:rsidRPr="00DA5E3B">
        <w:rPr>
          <w:lang w:val="en-GB"/>
        </w:rPr>
        <w:t>Using ActiveX Data Objects</w:t>
      </w:r>
      <w:r w:rsidR="006E005F">
        <w:rPr>
          <w:lang w:val="en-GB"/>
        </w:rPr>
        <w:fldChar w:fldCharType="begin"/>
      </w:r>
      <w:r w:rsidR="006E005F">
        <w:instrText xml:space="preserve"> XE "</w:instrText>
      </w:r>
      <w:r w:rsidR="006E005F" w:rsidRPr="001B3070">
        <w:rPr>
          <w:lang w:val="en-GB"/>
        </w:rPr>
        <w:instrText>ADO</w:instrText>
      </w:r>
      <w:r w:rsidR="006E005F" w:rsidRPr="001B3070">
        <w:instrText>:</w:instrText>
      </w:r>
      <w:r w:rsidR="006E005F" w:rsidRPr="001B3070">
        <w:rPr>
          <w:lang w:val="en-GB"/>
        </w:rPr>
        <w:instrText>ActiveX Data Objects</w:instrText>
      </w:r>
      <w:r w:rsidR="006E005F">
        <w:instrText xml:space="preserve">" </w:instrText>
      </w:r>
      <w:r w:rsidR="006E005F">
        <w:rPr>
          <w:lang w:val="en-GB"/>
        </w:rPr>
        <w:fldChar w:fldCharType="end"/>
      </w:r>
      <w:r>
        <w:rPr>
          <w:lang w:val="en-GB"/>
        </w:rPr>
        <w:t xml:space="preserve"> for SQL “INSERT”</w:t>
      </w:r>
      <w:r w:rsidR="002F3D50">
        <w:rPr>
          <w:lang w:val="en-GB"/>
        </w:rPr>
        <w:t xml:space="preserve"> and others</w:t>
      </w:r>
      <w:bookmarkEnd w:id="662"/>
    </w:p>
    <w:p w14:paraId="4D821031" w14:textId="77777777" w:rsidR="00DA5E3B" w:rsidRDefault="00DA5E3B" w:rsidP="00DA5E3B">
      <w:pPr>
        <w:rPr>
          <w:lang w:val="en-GB"/>
        </w:rPr>
      </w:pPr>
      <w:r>
        <w:rPr>
          <w:lang w:val="en-GB"/>
        </w:rPr>
        <w:t>Add a reference to “Microsoft ActiveX Data Objects 6.1</w:t>
      </w:r>
      <w:r w:rsidR="002F3D50">
        <w:rPr>
          <w:lang w:val="en-GB"/>
        </w:rPr>
        <w:t xml:space="preserve"> Library</w:t>
      </w:r>
      <w:r>
        <w:rPr>
          <w:lang w:val="en-GB"/>
        </w:rPr>
        <w:t>”</w:t>
      </w:r>
      <w:r w:rsidR="002F3D50">
        <w:rPr>
          <w:lang w:val="en-GB"/>
        </w:rPr>
        <w:t xml:space="preserve"> to your script.</w:t>
      </w:r>
    </w:p>
    <w:p w14:paraId="11B4193F" w14:textId="77777777" w:rsidR="002F3D50" w:rsidRPr="009E546F" w:rsidRDefault="002F3D50" w:rsidP="00DA5E3B">
      <w:pPr>
        <w:rPr>
          <w:lang w:val="en-GB"/>
        </w:rPr>
      </w:pPr>
      <w:r>
        <w:rPr>
          <w:lang w:val="en-GB"/>
        </w:rPr>
        <w:t>You will need to manage opening and closing connections yourself.</w:t>
      </w:r>
      <w:r w:rsidR="009E546F">
        <w:rPr>
          <w:lang w:val="en-GB"/>
        </w:rPr>
        <w:t xml:space="preserve"> </w:t>
      </w:r>
      <w:r>
        <w:rPr>
          <w:lang w:val="en-GB"/>
        </w:rPr>
        <w:t xml:space="preserve">You can use the project level script event </w:t>
      </w:r>
      <w:r w:rsidRPr="002F3D50">
        <w:rPr>
          <w:b/>
          <w:lang w:val="en-GB"/>
        </w:rPr>
        <w:t>Application_InitializeScript</w:t>
      </w:r>
      <w:r w:rsidR="006E005F">
        <w:rPr>
          <w:b/>
          <w:lang w:val="en-GB"/>
        </w:rPr>
        <w:fldChar w:fldCharType="begin"/>
      </w:r>
      <w:r w:rsidR="006E005F">
        <w:instrText xml:space="preserve"> XE "</w:instrText>
      </w:r>
      <w:r w:rsidR="006E005F" w:rsidRPr="00FB31E6">
        <w:rPr>
          <w:b/>
          <w:lang w:val="en-GB"/>
        </w:rPr>
        <w:instrText>Application_InitializeScript</w:instrText>
      </w:r>
      <w:r w:rsidR="006E005F">
        <w:instrText xml:space="preserve">" </w:instrText>
      </w:r>
      <w:r w:rsidR="006E005F">
        <w:rPr>
          <w:b/>
          <w:lang w:val="en-GB"/>
        </w:rPr>
        <w:fldChar w:fldCharType="end"/>
      </w:r>
      <w:r>
        <w:rPr>
          <w:lang w:val="en-GB"/>
        </w:rPr>
        <w:t xml:space="preserve"> and </w:t>
      </w:r>
      <w:r w:rsidRPr="002F3D50">
        <w:rPr>
          <w:b/>
          <w:lang w:val="en-GB"/>
        </w:rPr>
        <w:t>Application_DeinitializeScript</w:t>
      </w:r>
      <w:r w:rsidR="009E546F">
        <w:rPr>
          <w:lang w:val="en-GB"/>
        </w:rPr>
        <w:t xml:space="preserve"> to open and close these once per session. Be aware that in KTM Server all Document Worker Threads will be using this same object in parallel.</w:t>
      </w:r>
    </w:p>
    <w:p w14:paraId="45393983" w14:textId="77777777" w:rsidR="002F3D50" w:rsidRDefault="002F3D50" w:rsidP="00DA5E3B">
      <w:pPr>
        <w:rPr>
          <w:lang w:val="en-GB"/>
        </w:rPr>
      </w:pPr>
      <w:r>
        <w:rPr>
          <w:lang w:val="en-GB"/>
        </w:rPr>
        <w:lastRenderedPageBreak/>
        <w:t>See MSDN for code examples.</w:t>
      </w:r>
      <w:r w:rsidR="009E546F">
        <w:rPr>
          <w:lang w:val="en-GB"/>
        </w:rPr>
        <w:t xml:space="preserve"> </w:t>
      </w:r>
      <w:hyperlink r:id="rId140" w:history="1">
        <w:r w:rsidRPr="00BB4D07">
          <w:rPr>
            <w:rStyle w:val="Hyperlink"/>
            <w:lang w:val="en-GB"/>
          </w:rPr>
          <w:t>http://msdn.microsoft.com/en-us/library/windows/desktop/ms675947(v=vs.85).aspx</w:t>
        </w:r>
      </w:hyperlink>
    </w:p>
    <w:p w14:paraId="3F603633" w14:textId="77777777" w:rsidR="002F3D50" w:rsidRPr="00DA5E3B" w:rsidRDefault="002F3D50" w:rsidP="00DA5E3B">
      <w:pPr>
        <w:rPr>
          <w:lang w:val="en-GB"/>
        </w:rPr>
      </w:pPr>
    </w:p>
    <w:p w14:paraId="690C13AC" w14:textId="77777777" w:rsidR="00DA5E3B" w:rsidRDefault="00DA5E3B" w:rsidP="001F5906">
      <w:pPr>
        <w:rPr>
          <w:b/>
          <w:lang w:val="en-GB"/>
        </w:rPr>
      </w:pPr>
    </w:p>
    <w:p w14:paraId="0F5BA2D3" w14:textId="77777777" w:rsidR="00DA5E3B" w:rsidRPr="00F634ED" w:rsidRDefault="00DA5E3B" w:rsidP="001F5906">
      <w:pPr>
        <w:rPr>
          <w:b/>
          <w:lang w:val="en-GB"/>
        </w:rPr>
      </w:pPr>
    </w:p>
    <w:p w14:paraId="49823D5D" w14:textId="77777777" w:rsidR="007B28EB" w:rsidRDefault="007B28EB" w:rsidP="00F10E03">
      <w:pPr>
        <w:pStyle w:val="Heading2"/>
        <w:pageBreakBefore/>
        <w:numPr>
          <w:ilvl w:val="0"/>
          <w:numId w:val="66"/>
        </w:numPr>
        <w:spacing w:before="240"/>
        <w:rPr>
          <w:lang w:val="en-GB"/>
        </w:rPr>
      </w:pPr>
      <w:bookmarkStart w:id="663" w:name="_Ref382061886"/>
      <w:bookmarkStart w:id="664" w:name="_Toc382990359"/>
      <w:bookmarkStart w:id="665" w:name="_Toc386812667"/>
      <w:r>
        <w:rPr>
          <w:lang w:val="en-GB"/>
        </w:rPr>
        <w:lastRenderedPageBreak/>
        <w:t>Calling a Fuzzy Database in a Field Formatter</w:t>
      </w:r>
      <w:r w:rsidR="00CC2964">
        <w:rPr>
          <w:lang w:val="en-GB"/>
        </w:rPr>
        <w:fldChar w:fldCharType="begin"/>
      </w:r>
      <w:r w:rsidR="00CC2964">
        <w:instrText xml:space="preserve"> XE "</w:instrText>
      </w:r>
      <w:r w:rsidR="00CC2964" w:rsidRPr="00083239">
        <w:rPr>
          <w:lang w:val="en-GB"/>
        </w:rPr>
        <w:instrText>Formatter</w:instrText>
      </w:r>
      <w:r w:rsidR="00CC2964" w:rsidRPr="00083239">
        <w:instrText>:</w:instrText>
      </w:r>
      <w:r w:rsidR="00CC2964" w:rsidRPr="00083239">
        <w:rPr>
          <w:lang w:val="en-GB"/>
        </w:rPr>
        <w:instrText>using Fuzzy Databases</w:instrText>
      </w:r>
      <w:r w:rsidR="00CC2964">
        <w:instrText xml:space="preserve">" </w:instrText>
      </w:r>
      <w:r w:rsidR="00CC2964">
        <w:rPr>
          <w:lang w:val="en-GB"/>
        </w:rPr>
        <w:fldChar w:fldCharType="end"/>
      </w:r>
      <w:r>
        <w:rPr>
          <w:lang w:val="en-GB"/>
        </w:rPr>
        <w:t xml:space="preserve"> for </w:t>
      </w:r>
      <w:r w:rsidR="00FA63B0">
        <w:rPr>
          <w:lang w:val="en-GB"/>
        </w:rPr>
        <w:t>S</w:t>
      </w:r>
      <w:r>
        <w:rPr>
          <w:lang w:val="en-GB"/>
        </w:rPr>
        <w:t xml:space="preserve">pell </w:t>
      </w:r>
      <w:r w:rsidR="00FA63B0">
        <w:rPr>
          <w:lang w:val="en-GB"/>
        </w:rPr>
        <w:t>C</w:t>
      </w:r>
      <w:r>
        <w:rPr>
          <w:lang w:val="en-GB"/>
        </w:rPr>
        <w:t>hecking</w:t>
      </w:r>
      <w:bookmarkEnd w:id="663"/>
      <w:bookmarkEnd w:id="664"/>
      <w:bookmarkEnd w:id="665"/>
      <w:r w:rsidR="00CC2964">
        <w:rPr>
          <w:lang w:val="en-GB"/>
        </w:rPr>
        <w:fldChar w:fldCharType="begin"/>
      </w:r>
      <w:r w:rsidR="00CC2964">
        <w:instrText xml:space="preserve"> XE "</w:instrText>
      </w:r>
      <w:r w:rsidR="00CC2964" w:rsidRPr="00A64640">
        <w:rPr>
          <w:lang w:val="en-GB"/>
        </w:rPr>
        <w:instrText>Spell Checking</w:instrText>
      </w:r>
      <w:r w:rsidR="00CC2964">
        <w:instrText xml:space="preserve">" </w:instrText>
      </w:r>
      <w:r w:rsidR="00CC2964">
        <w:rPr>
          <w:lang w:val="en-GB"/>
        </w:rPr>
        <w:fldChar w:fldCharType="end"/>
      </w:r>
    </w:p>
    <w:p w14:paraId="2478E1EB" w14:textId="77777777" w:rsidR="007B28EB" w:rsidRDefault="007B28EB" w:rsidP="009D2293">
      <w:pPr>
        <w:rPr>
          <w:lang w:val="en-GB"/>
        </w:rPr>
      </w:pPr>
      <w:r>
        <w:rPr>
          <w:lang w:val="en-GB"/>
        </w:rPr>
        <w:t>This script</w:t>
      </w:r>
      <w:r w:rsidR="009D2293">
        <w:rPr>
          <w:lang w:val="en-GB"/>
        </w:rPr>
        <w:t xml:space="preserve"> calls a fuzzy database and checks if there are 0, 1 or more results and decides if the results are “good enough” for a match</w:t>
      </w:r>
    </w:p>
    <w:p w14:paraId="4C7FB2A3" w14:textId="77777777" w:rsidR="005F780A" w:rsidRPr="005F780A" w:rsidRDefault="009D2293" w:rsidP="005F780A">
      <w:r>
        <w:rPr>
          <w:lang w:val="en-GB"/>
        </w:rPr>
        <w:t xml:space="preserve">It uses the </w:t>
      </w:r>
      <w:r w:rsidRPr="009D2293">
        <w:rPr>
          <w:b/>
          <w:lang w:val="en-GB"/>
        </w:rPr>
        <w:t>Database_Search</w:t>
      </w:r>
      <w:r>
        <w:rPr>
          <w:lang w:val="en-GB"/>
        </w:rPr>
        <w:t xml:space="preserve"> function </w:t>
      </w:r>
      <w:r w:rsidRPr="009D2293">
        <w:rPr>
          <w:rStyle w:val="SubtleReference"/>
        </w:rPr>
        <w:t xml:space="preserve">from </w:t>
      </w:r>
      <w:r w:rsidRPr="009D2293">
        <w:rPr>
          <w:rStyle w:val="SubtleReference"/>
        </w:rPr>
        <w:fldChar w:fldCharType="begin"/>
      </w:r>
      <w:r w:rsidRPr="009D2293">
        <w:rPr>
          <w:rStyle w:val="SubtleReference"/>
        </w:rPr>
        <w:instrText xml:space="preserve"> REF _Ref382060368 \h </w:instrText>
      </w:r>
      <w:r>
        <w:rPr>
          <w:rStyle w:val="SubtleReference"/>
        </w:rPr>
        <w:instrText xml:space="preserve"> \* MERGEFORMAT </w:instrText>
      </w:r>
      <w:r w:rsidRPr="009D2293">
        <w:rPr>
          <w:rStyle w:val="SubtleReference"/>
        </w:rPr>
      </w:r>
      <w:r w:rsidRPr="009D2293">
        <w:rPr>
          <w:rStyle w:val="SubtleReference"/>
        </w:rPr>
        <w:fldChar w:fldCharType="separate"/>
      </w:r>
      <w:r w:rsidR="005F780A" w:rsidRPr="005F780A">
        <w:rPr>
          <w:rStyle w:val="SubtleReference"/>
        </w:rPr>
        <w:t>Visual Basic</w:t>
      </w:r>
      <w:r w:rsidR="005F780A" w:rsidRPr="005F780A">
        <w:rPr>
          <w:rStyle w:val="SubtleReference"/>
        </w:rPr>
        <w:fldChar w:fldCharType="begin"/>
      </w:r>
      <w:r w:rsidR="005F780A" w:rsidRPr="005F780A">
        <w:rPr>
          <w:rStyle w:val="SubtleReference"/>
        </w:rPr>
        <w:instrText xml:space="preserve"> XE "Visual</w:instrText>
      </w:r>
      <w:r w:rsidR="005F780A" w:rsidRPr="005F780A">
        <w:instrText xml:space="preserve"> </w:instrText>
      </w:r>
      <w:r w:rsidR="005F780A" w:rsidRPr="005F780A">
        <w:rPr>
          <w:lang w:val="en-GB"/>
        </w:rPr>
        <w:instrText>Basic:</w:instrText>
      </w:r>
      <w:r w:rsidR="005F780A" w:rsidRPr="00C12514">
        <w:rPr>
          <w:lang w:val="en-GB"/>
        </w:rPr>
        <w:instrText>Tips</w:instrText>
      </w:r>
      <w:r w:rsidR="005F780A" w:rsidRPr="005F780A">
        <w:rPr>
          <w:lang w:val="en-GB"/>
        </w:rPr>
        <w:instrText xml:space="preserve">" </w:instrText>
      </w:r>
      <w:r w:rsidR="005F780A" w:rsidRPr="005F780A">
        <w:rPr>
          <w:lang w:val="en-GB"/>
        </w:rPr>
        <w:fldChar w:fldCharType="end"/>
      </w:r>
      <w:r w:rsidR="005F780A" w:rsidRPr="005F780A">
        <w:rPr>
          <w:lang w:val="en-GB"/>
        </w:rPr>
        <w:t xml:space="preserve"> 6 </w:t>
      </w:r>
      <w:r w:rsidR="005F780A" w:rsidRPr="005F780A">
        <w:t>tips</w:t>
      </w:r>
    </w:p>
    <w:p w14:paraId="59F4EEE1" w14:textId="77777777" w:rsidR="005F780A" w:rsidRPr="00DC14BC" w:rsidRDefault="005F780A" w:rsidP="0057693E">
      <w:pPr>
        <w:rPr>
          <w:lang w:val="en-GB"/>
        </w:rPr>
      </w:pPr>
      <w:r w:rsidRPr="005F780A">
        <w:t xml:space="preserve">Use With … end </w:t>
      </w:r>
      <w:r w:rsidRPr="00F13FFA">
        <w:rPr>
          <w:rStyle w:val="ScriptingCodeChar"/>
        </w:rPr>
        <w:t>With</w:t>
      </w:r>
      <w:r w:rsidRPr="00DC14BC">
        <w:rPr>
          <w:lang w:val="en-AU"/>
        </w:rPr>
        <w:t xml:space="preserve"> to make your code readable</w:t>
      </w:r>
      <w:r>
        <w:rPr>
          <w:lang w:val="en-AU"/>
        </w:rPr>
        <w:t>.</w:t>
      </w:r>
    </w:p>
    <w:p w14:paraId="247D1B83" w14:textId="77777777" w:rsidR="005F780A" w:rsidRDefault="005F780A" w:rsidP="0057693E">
      <w:pPr>
        <w:rPr>
          <w:lang w:val="en-AU"/>
        </w:rPr>
      </w:pPr>
      <w:r w:rsidRPr="00DC14BC">
        <w:rPr>
          <w:lang w:val="en-AU"/>
        </w:rPr>
        <w:t xml:space="preserve">Use </w:t>
      </w:r>
      <w:r>
        <w:rPr>
          <w:rStyle w:val="ScriptingCodeChar"/>
        </w:rPr>
        <w:t>F</w:t>
      </w:r>
      <w:r w:rsidRPr="00F13FFA">
        <w:rPr>
          <w:rStyle w:val="ScriptingCodeChar"/>
        </w:rPr>
        <w:t>or…</w:t>
      </w:r>
      <w:r>
        <w:rPr>
          <w:rStyle w:val="ScriptingCodeChar"/>
        </w:rPr>
        <w:t>N</w:t>
      </w:r>
      <w:r w:rsidRPr="00F13FFA">
        <w:rPr>
          <w:rStyle w:val="ScriptingCodeChar"/>
        </w:rPr>
        <w:t>ext</w:t>
      </w:r>
      <w:r w:rsidRPr="00DC14BC">
        <w:rPr>
          <w:lang w:val="en-AU"/>
        </w:rPr>
        <w:t xml:space="preserve"> instead of copy/pasting code.</w:t>
      </w:r>
    </w:p>
    <w:p w14:paraId="6E952809" w14:textId="77777777" w:rsidR="005F780A" w:rsidRPr="00DC14BC" w:rsidRDefault="005F780A" w:rsidP="0057693E">
      <w:pPr>
        <w:rPr>
          <w:lang w:val="en-GB"/>
        </w:rPr>
      </w:pPr>
      <w:r>
        <w:rPr>
          <w:lang w:val="en-AU"/>
        </w:rPr>
        <w:t>Use the following to loop through “Total”, “SubTotal”, etc…</w:t>
      </w:r>
    </w:p>
    <w:p w14:paraId="6B2DCAFE" w14:textId="77777777" w:rsidR="005F780A" w:rsidRPr="00F13FFA" w:rsidRDefault="005F780A" w:rsidP="0057693E">
      <w:pPr>
        <w:rPr>
          <w:rStyle w:val="ScriptingCodeChar"/>
        </w:rPr>
      </w:pPr>
      <w:r w:rsidRPr="00F13FFA">
        <w:rPr>
          <w:rStyle w:val="ScriptingCodeChar"/>
        </w:rPr>
        <w:t>For each fieldname in split("Total SubTotal TaxRate1 TaxAmount1")</w:t>
      </w:r>
    </w:p>
    <w:p w14:paraId="56D15780" w14:textId="77777777" w:rsidR="005F780A" w:rsidRPr="00DC14BC" w:rsidRDefault="005F780A" w:rsidP="0057693E">
      <w:pPr>
        <w:rPr>
          <w:lang w:val="en-GB"/>
        </w:rPr>
      </w:pPr>
      <w:r w:rsidRPr="00DC14BC">
        <w:rPr>
          <w:lang w:val="en-AU"/>
        </w:rPr>
        <w:t>Do error checking at beginning of functions</w:t>
      </w:r>
      <w:r>
        <w:rPr>
          <w:lang w:val="en-AU"/>
        </w:rPr>
        <w:t>.</w:t>
      </w:r>
    </w:p>
    <w:p w14:paraId="3816B2A0" w14:textId="77777777" w:rsidR="005F780A" w:rsidRPr="000C2328" w:rsidRDefault="005F780A" w:rsidP="0057693E">
      <w:pPr>
        <w:pStyle w:val="ScriptingCode"/>
      </w:pPr>
      <w:r w:rsidRPr="00466F90">
        <w:t>If condition then exit sub.</w:t>
      </w:r>
    </w:p>
    <w:p w14:paraId="59CF77E5" w14:textId="77777777" w:rsidR="005F780A" w:rsidRPr="00DC14BC" w:rsidRDefault="005F780A" w:rsidP="0057693E">
      <w:pPr>
        <w:rPr>
          <w:lang w:val="en-GB"/>
        </w:rPr>
      </w:pPr>
      <w:r w:rsidRPr="00DC14BC">
        <w:rPr>
          <w:lang w:val="en-AU"/>
        </w:rPr>
        <w:t xml:space="preserve">Use  the setting </w:t>
      </w:r>
      <w:r w:rsidRPr="00F13FFA">
        <w:rPr>
          <w:rStyle w:val="ScriptingCodeChar"/>
        </w:rPr>
        <w:t>'#Language "WWB-COM"</w:t>
      </w:r>
      <w:r w:rsidRPr="00DC14BC">
        <w:rPr>
          <w:lang w:val="en-GB"/>
        </w:rPr>
        <w:t xml:space="preserve">  to get keywords </w:t>
      </w:r>
      <w:r w:rsidRPr="00F13FFA">
        <w:rPr>
          <w:rStyle w:val="ScriptingCodeChar"/>
        </w:rPr>
        <w:t>return, andalso, orelse, isnot</w:t>
      </w:r>
      <w:r w:rsidRPr="00DC14BC">
        <w:rPr>
          <w:lang w:val="en-GB"/>
        </w:rPr>
        <w:t>.</w:t>
      </w:r>
    </w:p>
    <w:p w14:paraId="073768E2" w14:textId="77777777" w:rsidR="005F780A" w:rsidRPr="00DC14BC" w:rsidRDefault="005F780A" w:rsidP="0057693E">
      <w:pPr>
        <w:ind w:firstLine="720"/>
        <w:rPr>
          <w:lang w:val="en-GB"/>
        </w:rPr>
      </w:pPr>
      <w:r w:rsidRPr="00DC14BC">
        <w:rPr>
          <w:lang w:val="en-AU"/>
        </w:rPr>
        <w:t xml:space="preserve">All </w:t>
      </w:r>
      <w:r>
        <w:rPr>
          <w:lang w:val="en-AU"/>
        </w:rPr>
        <w:t>four</w:t>
      </w:r>
      <w:r w:rsidRPr="00DC14BC">
        <w:rPr>
          <w:lang w:val="en-AU"/>
        </w:rPr>
        <w:t xml:space="preserve"> keywords will reduce nesting and increase readability.</w:t>
      </w:r>
    </w:p>
    <w:p w14:paraId="73BF4DA9" w14:textId="77777777" w:rsidR="005F780A" w:rsidRDefault="005F780A" w:rsidP="0057693E">
      <w:pPr>
        <w:rPr>
          <w:lang w:val="en-GB"/>
        </w:rPr>
      </w:pPr>
      <w:r w:rsidRPr="00DC14BC">
        <w:rPr>
          <w:lang w:val="en-AU"/>
        </w:rPr>
        <w:t>Have tight logic loops and functionali</w:t>
      </w:r>
      <w:r>
        <w:rPr>
          <w:lang w:val="en-AU"/>
        </w:rPr>
        <w:t>ze what is in them for clarity and easy debugging.</w:t>
      </w:r>
      <w:r>
        <w:rPr>
          <w:lang w:val="en-AU"/>
        </w:rPr>
        <w:br/>
      </w:r>
    </w:p>
    <w:p w14:paraId="0D134901" w14:textId="77777777" w:rsidR="005F780A" w:rsidRPr="00DC14BC" w:rsidRDefault="005F780A" w:rsidP="0057693E">
      <w:pPr>
        <w:rPr>
          <w:lang w:val="en-GB"/>
        </w:rPr>
      </w:pPr>
      <w:r>
        <w:rPr>
          <w:lang w:val="en-GB"/>
        </w:rPr>
        <w:t>The following example reads every word on a line, fuzzy matches it to a database and then builds a score. It is quite complex, but the complexity has been pushed off into another reusable function, and this loop is now very simple.</w:t>
      </w:r>
    </w:p>
    <w:tbl>
      <w:tblPr>
        <w:tblStyle w:val="TableGrid"/>
        <w:tblW w:w="0" w:type="auto"/>
        <w:tblLook w:val="04A0" w:firstRow="1" w:lastRow="0" w:firstColumn="1" w:lastColumn="0" w:noHBand="0" w:noVBand="1"/>
      </w:tblPr>
      <w:tblGrid>
        <w:gridCol w:w="11304"/>
      </w:tblGrid>
      <w:tr w:rsidR="005F780A" w14:paraId="0CF10EAF" w14:textId="77777777" w:rsidTr="0026146F">
        <w:tc>
          <w:tcPr>
            <w:tcW w:w="11304" w:type="dxa"/>
          </w:tcPr>
          <w:p w14:paraId="37E4618A" w14:textId="77777777" w:rsidR="005F780A" w:rsidRPr="00F13FFA"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0000FF"/>
                <w:szCs w:val="20"/>
                <w:lang w:val="en-GB" w:eastAsia="en-GB" w:bidi="ar-SA"/>
              </w:rPr>
              <w:t>For</w:t>
            </w:r>
            <w:r w:rsidRPr="00F13FFA">
              <w:rPr>
                <w:rFonts w:ascii="Courier New" w:hAnsi="Courier New" w:cs="Courier New"/>
                <w:color w:val="333333"/>
                <w:szCs w:val="20"/>
                <w:lang w:val="en-GB" w:eastAsia="en-GB" w:bidi="ar-SA"/>
              </w:rPr>
              <w:t xml:space="preserve"> w = 0 </w:t>
            </w:r>
            <w:r w:rsidRPr="00F13FFA">
              <w:rPr>
                <w:rFonts w:ascii="Courier New" w:hAnsi="Courier New" w:cs="Courier New"/>
                <w:color w:val="0000FF"/>
                <w:szCs w:val="20"/>
                <w:lang w:val="en-GB" w:eastAsia="en-GB" w:bidi="ar-SA"/>
              </w:rPr>
              <w:t>To</w:t>
            </w:r>
            <w:r w:rsidRPr="00F13FFA">
              <w:rPr>
                <w:rFonts w:ascii="Courier New" w:hAnsi="Courier New" w:cs="Courier New"/>
                <w:color w:val="333333"/>
                <w:szCs w:val="20"/>
                <w:lang w:val="en-GB" w:eastAsia="en-GB" w:bidi="ar-SA"/>
              </w:rPr>
              <w:t xml:space="preserve"> textline.Words.Count-1</w:t>
            </w:r>
          </w:p>
          <w:p w14:paraId="4F7EAB1F" w14:textId="77777777" w:rsidR="005F780A" w:rsidRPr="00F13FFA"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333333"/>
                <w:szCs w:val="20"/>
                <w:lang w:val="en-GB" w:eastAsia="en-GB" w:bidi="ar-SA"/>
              </w:rPr>
              <w:t xml:space="preserve">      word=LCase(Trim(textline.Words(w).Text))</w:t>
            </w:r>
          </w:p>
          <w:p w14:paraId="4977A2BF" w14:textId="77777777" w:rsidR="005F780A" w:rsidRPr="00F13FFA"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333333"/>
                <w:szCs w:val="20"/>
                <w:lang w:val="en-GB" w:eastAsia="en-GB" w:bidi="ar-SA"/>
              </w:rPr>
              <w:t xml:space="preserve">      match=</w:t>
            </w:r>
            <w:r w:rsidRPr="00F13FFA">
              <w:rPr>
                <w:rFonts w:ascii="Courier New" w:hAnsi="Courier New" w:cs="Courier New"/>
                <w:b/>
                <w:color w:val="333333"/>
                <w:szCs w:val="20"/>
                <w:lang w:val="en-GB" w:eastAsia="en-GB" w:bidi="ar-SA"/>
              </w:rPr>
              <w:t>DataBase_SearchString</w:t>
            </w:r>
            <w:r w:rsidRPr="00F13FFA">
              <w:rPr>
                <w:rFonts w:ascii="Courier New" w:hAnsi="Courier New" w:cs="Courier New"/>
                <w:color w:val="333333"/>
                <w:szCs w:val="20"/>
                <w:lang w:val="en-GB" w:eastAsia="en-GB" w:bidi="ar-SA"/>
              </w:rPr>
              <w:t>(databaseName,</w:t>
            </w:r>
            <w:r w:rsidRPr="00F13FFA">
              <w:rPr>
                <w:rFonts w:ascii="Courier New" w:hAnsi="Courier New" w:cs="Courier New"/>
                <w:color w:val="A31515"/>
                <w:szCs w:val="20"/>
                <w:lang w:val="en-GB" w:eastAsia="en-GB" w:bidi="ar-SA"/>
              </w:rPr>
              <w:t>"headerword"</w:t>
            </w:r>
            <w:r w:rsidRPr="00F13FFA">
              <w:rPr>
                <w:rFonts w:ascii="Courier New" w:hAnsi="Courier New" w:cs="Courier New"/>
                <w:color w:val="333333"/>
                <w:szCs w:val="20"/>
                <w:lang w:val="en-GB" w:eastAsia="en-GB" w:bidi="ar-SA"/>
              </w:rPr>
              <w:t>,word,conf)</w:t>
            </w:r>
          </w:p>
          <w:p w14:paraId="0DAB551A" w14:textId="77777777" w:rsidR="005F780A" w:rsidRPr="00F13FFA"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333333"/>
                <w:szCs w:val="20"/>
                <w:lang w:val="en-GB" w:eastAsia="en-GB" w:bidi="ar-SA"/>
              </w:rPr>
              <w:t xml:space="preserve">      score=score+</w:t>
            </w:r>
            <w:r w:rsidRPr="005F780A">
              <w:rPr>
                <w:rFonts w:ascii="Courier New" w:hAnsi="Courier New" w:cs="Courier New"/>
                <w:color w:val="333333"/>
                <w:szCs w:val="20"/>
                <w:lang w:val="en-GB" w:eastAsia="en-GB" w:bidi="ar-SA"/>
              </w:rPr>
              <w:t>conf</w:t>
            </w:r>
            <w:r>
              <w:rPr>
                <w:rFonts w:ascii="Courier New" w:hAnsi="Courier New" w:cs="Courier New"/>
                <w:color w:val="333333"/>
                <w:szCs w:val="20"/>
                <w:lang w:val="en-GB" w:eastAsia="en-GB" w:bidi="ar-SA"/>
              </w:rPr>
              <w:t>*</w:t>
            </w:r>
            <w:r w:rsidRPr="00F13FFA">
              <w:rPr>
                <w:rFonts w:ascii="Courier New" w:hAnsi="Courier New" w:cs="Courier New"/>
                <w:color w:val="333333"/>
                <w:szCs w:val="20"/>
                <w:lang w:val="en-GB" w:eastAsia="en-GB" w:bidi="ar-SA"/>
              </w:rPr>
              <w:t>Len(word)</w:t>
            </w:r>
          </w:p>
          <w:p w14:paraId="00EC8683" w14:textId="77777777" w:rsidR="005F780A" w:rsidRPr="00F13FFA" w:rsidRDefault="005F780A" w:rsidP="002614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13FFA">
              <w:rPr>
                <w:rFonts w:ascii="Courier New" w:hAnsi="Courier New" w:cs="Courier New"/>
                <w:color w:val="0000FF"/>
                <w:szCs w:val="20"/>
                <w:lang w:val="en-GB" w:eastAsia="en-GB" w:bidi="ar-SA"/>
              </w:rPr>
              <w:t>Next</w:t>
            </w:r>
          </w:p>
        </w:tc>
      </w:tr>
    </w:tbl>
    <w:p w14:paraId="16CD00CE" w14:textId="77777777" w:rsidR="009D2293" w:rsidRPr="007B28EB" w:rsidRDefault="005F780A" w:rsidP="009D2293">
      <w:pPr>
        <w:rPr>
          <w:lang w:val="en-GB"/>
        </w:rPr>
      </w:pPr>
      <w:r>
        <w:t>Fuzzy Dat</w:t>
      </w:r>
      <w:r>
        <w:fldChar w:fldCharType="begin"/>
      </w:r>
      <w:r>
        <w:instrText xml:space="preserve"> XE "</w:instrText>
      </w:r>
      <w:r w:rsidRPr="00D94E8F">
        <w:rPr>
          <w:lang w:val="en-GB"/>
        </w:rPr>
        <w:instrText>Databases</w:instrText>
      </w:r>
      <w:r w:rsidRPr="00D94E8F">
        <w:instrText>:</w:instrText>
      </w:r>
      <w:r w:rsidRPr="00D94E8F">
        <w:rPr>
          <w:lang w:val="en-GB"/>
        </w:rPr>
        <w:instrText>Using fuzzy databases in scripts</w:instrText>
      </w:r>
      <w:r>
        <w:instrText xml:space="preserve">" </w:instrText>
      </w:r>
      <w:r>
        <w:fldChar w:fldCharType="end"/>
      </w:r>
      <w:r>
        <w:t>abase Queries from Script</w:t>
      </w:r>
      <w:r w:rsidR="009D2293" w:rsidRPr="009D2293">
        <w:rPr>
          <w:rStyle w:val="SubtleReference"/>
        </w:rPr>
        <w:fldChar w:fldCharType="end"/>
      </w:r>
      <w:r w:rsidR="009D2293" w:rsidRPr="009D2293">
        <w:t>.</w:t>
      </w:r>
    </w:p>
    <w:tbl>
      <w:tblPr>
        <w:tblStyle w:val="TableGrid"/>
        <w:tblW w:w="0" w:type="auto"/>
        <w:tblLook w:val="04A0" w:firstRow="1" w:lastRow="0" w:firstColumn="1" w:lastColumn="0" w:noHBand="0" w:noVBand="1"/>
      </w:tblPr>
      <w:tblGrid>
        <w:gridCol w:w="11016"/>
      </w:tblGrid>
      <w:tr w:rsidR="007B28EB" w14:paraId="144055E5" w14:textId="77777777" w:rsidTr="007B28EB">
        <w:tc>
          <w:tcPr>
            <w:tcW w:w="11016" w:type="dxa"/>
          </w:tcPr>
          <w:p w14:paraId="51A4AAC6"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0000FF"/>
                <w:szCs w:val="20"/>
                <w:lang w:val="en-GB" w:eastAsia="en-GB" w:bidi="ar-SA"/>
              </w:rPr>
              <w:t>Private</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Sub</w:t>
            </w:r>
            <w:r w:rsidRPr="007B28EB">
              <w:rPr>
                <w:rFonts w:ascii="Courier New" w:hAnsi="Courier New" w:cs="Courier New"/>
                <w:color w:val="333333"/>
                <w:szCs w:val="20"/>
                <w:lang w:val="en-GB" w:eastAsia="en-GB" w:bidi="ar-SA"/>
              </w:rPr>
              <w:t xml:space="preserve"> USState_FormatField(</w:t>
            </w:r>
            <w:r w:rsidRPr="007B28EB">
              <w:rPr>
                <w:rFonts w:ascii="Courier New" w:hAnsi="Courier New" w:cs="Courier New"/>
                <w:color w:val="0000FF"/>
                <w:szCs w:val="20"/>
                <w:lang w:val="en-GB" w:eastAsia="en-GB" w:bidi="ar-SA"/>
              </w:rPr>
              <w:t>ByVal</w:t>
            </w:r>
            <w:r w:rsidRPr="007B28EB">
              <w:rPr>
                <w:rFonts w:ascii="Courier New" w:hAnsi="Courier New" w:cs="Courier New"/>
                <w:color w:val="333333"/>
                <w:szCs w:val="20"/>
                <w:lang w:val="en-GB" w:eastAsia="en-GB" w:bidi="ar-SA"/>
              </w:rPr>
              <w:t xml:space="preserve"> FieldText </w:t>
            </w:r>
            <w:r w:rsidRPr="007B28EB">
              <w:rPr>
                <w:rFonts w:ascii="Courier New" w:hAnsi="Courier New" w:cs="Courier New"/>
                <w:color w:val="0000FF"/>
                <w:szCs w:val="20"/>
                <w:lang w:val="en-GB" w:eastAsia="en-GB" w:bidi="ar-SA"/>
              </w:rPr>
              <w:t>As</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2B91AF"/>
                <w:szCs w:val="20"/>
                <w:lang w:val="en-GB" w:eastAsia="en-GB" w:bidi="ar-SA"/>
              </w:rPr>
              <w:t>String</w:t>
            </w:r>
            <w:r w:rsidRPr="007B28EB">
              <w:rPr>
                <w:rFonts w:ascii="Courier New" w:hAnsi="Courier New" w:cs="Courier New"/>
                <w:color w:val="333333"/>
                <w:szCs w:val="20"/>
                <w:lang w:val="en-GB" w:eastAsia="en-GB" w:bidi="ar-SA"/>
              </w:rPr>
              <w:t xml:space="preserve">, FormattedText </w:t>
            </w:r>
            <w:r w:rsidRPr="007B28EB">
              <w:rPr>
                <w:rFonts w:ascii="Courier New" w:hAnsi="Courier New" w:cs="Courier New"/>
                <w:color w:val="0000FF"/>
                <w:szCs w:val="20"/>
                <w:lang w:val="en-GB" w:eastAsia="en-GB" w:bidi="ar-SA"/>
              </w:rPr>
              <w:t>As</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2B91AF"/>
                <w:szCs w:val="20"/>
                <w:lang w:val="en-GB" w:eastAsia="en-GB" w:bidi="ar-SA"/>
              </w:rPr>
              <w:t>String</w:t>
            </w:r>
            <w:r w:rsidRPr="007B28EB">
              <w:rPr>
                <w:rFonts w:ascii="Courier New" w:hAnsi="Courier New" w:cs="Courier New"/>
                <w:color w:val="333333"/>
                <w:szCs w:val="20"/>
                <w:lang w:val="en-GB" w:eastAsia="en-GB" w:bidi="ar-SA"/>
              </w:rPr>
              <w:t xml:space="preserve">, ErrDescription </w:t>
            </w:r>
            <w:r w:rsidRPr="007B28EB">
              <w:rPr>
                <w:rFonts w:ascii="Courier New" w:hAnsi="Courier New" w:cs="Courier New"/>
                <w:color w:val="0000FF"/>
                <w:szCs w:val="20"/>
                <w:lang w:val="en-GB" w:eastAsia="en-GB" w:bidi="ar-SA"/>
              </w:rPr>
              <w:t>As</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2B91AF"/>
                <w:szCs w:val="20"/>
                <w:lang w:val="en-GB" w:eastAsia="en-GB" w:bidi="ar-SA"/>
              </w:rPr>
              <w:t>String</w:t>
            </w:r>
            <w:r w:rsidRPr="007B28EB">
              <w:rPr>
                <w:rFonts w:ascii="Courier New" w:hAnsi="Courier New" w:cs="Courier New"/>
                <w:color w:val="333333"/>
                <w:szCs w:val="20"/>
                <w:lang w:val="en-GB" w:eastAsia="en-GB" w:bidi="ar-SA"/>
              </w:rPr>
              <w:t xml:space="preserve">, ValidFormat </w:t>
            </w:r>
            <w:r w:rsidRPr="007B28EB">
              <w:rPr>
                <w:rFonts w:ascii="Courier New" w:hAnsi="Courier New" w:cs="Courier New"/>
                <w:color w:val="0000FF"/>
                <w:szCs w:val="20"/>
                <w:lang w:val="en-GB" w:eastAsia="en-GB" w:bidi="ar-SA"/>
              </w:rPr>
              <w:t>As</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2B91AF"/>
                <w:szCs w:val="20"/>
                <w:lang w:val="en-GB" w:eastAsia="en-GB" w:bidi="ar-SA"/>
              </w:rPr>
              <w:t>Boolean</w:t>
            </w:r>
            <w:r w:rsidRPr="007B28EB">
              <w:rPr>
                <w:rFonts w:ascii="Courier New" w:hAnsi="Courier New" w:cs="Courier New"/>
                <w:color w:val="333333"/>
                <w:szCs w:val="20"/>
                <w:lang w:val="en-GB" w:eastAsia="en-GB" w:bidi="ar-SA"/>
              </w:rPr>
              <w:t>)</w:t>
            </w:r>
          </w:p>
          <w:p w14:paraId="35385E83"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Dim</w:t>
            </w:r>
            <w:r w:rsidRPr="007B28EB">
              <w:rPr>
                <w:rFonts w:ascii="Courier New" w:hAnsi="Courier New" w:cs="Courier New"/>
                <w:color w:val="333333"/>
                <w:szCs w:val="20"/>
                <w:lang w:val="en-GB" w:eastAsia="en-GB" w:bidi="ar-SA"/>
              </w:rPr>
              <w:t xml:space="preserve"> results </w:t>
            </w:r>
            <w:r w:rsidRPr="007B28EB">
              <w:rPr>
                <w:rFonts w:ascii="Courier New" w:hAnsi="Courier New" w:cs="Courier New"/>
                <w:color w:val="0000FF"/>
                <w:szCs w:val="20"/>
                <w:lang w:val="en-GB" w:eastAsia="en-GB" w:bidi="ar-SA"/>
              </w:rPr>
              <w:t>As</w:t>
            </w:r>
            <w:r w:rsidRPr="007B28EB">
              <w:rPr>
                <w:rFonts w:ascii="Courier New" w:hAnsi="Courier New" w:cs="Courier New"/>
                <w:color w:val="333333"/>
                <w:szCs w:val="20"/>
                <w:lang w:val="en-GB" w:eastAsia="en-GB" w:bidi="ar-SA"/>
              </w:rPr>
              <w:t xml:space="preserve"> CscXDocField</w:t>
            </w:r>
          </w:p>
          <w:p w14:paraId="4E8E8B06"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If</w:t>
            </w:r>
            <w:r w:rsidRPr="007B28EB">
              <w:rPr>
                <w:rFonts w:ascii="Courier New" w:hAnsi="Courier New" w:cs="Courier New"/>
                <w:color w:val="333333"/>
                <w:szCs w:val="20"/>
                <w:lang w:val="en-GB" w:eastAsia="en-GB" w:bidi="ar-SA"/>
              </w:rPr>
              <w:t xml:space="preserve"> Len(FieldText) = 0 </w:t>
            </w:r>
            <w:r w:rsidRPr="007B28EB">
              <w:rPr>
                <w:rFonts w:ascii="Courier New" w:hAnsi="Courier New" w:cs="Courier New"/>
                <w:color w:val="0000FF"/>
                <w:szCs w:val="20"/>
                <w:lang w:val="en-GB" w:eastAsia="en-GB" w:bidi="ar-SA"/>
              </w:rPr>
              <w:t>Then</w:t>
            </w:r>
          </w:p>
          <w:p w14:paraId="4D78514D"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ValidFormat = </w:t>
            </w:r>
            <w:r w:rsidRPr="007B28EB">
              <w:rPr>
                <w:rFonts w:ascii="Courier New" w:hAnsi="Courier New" w:cs="Courier New"/>
                <w:color w:val="0000FF"/>
                <w:szCs w:val="20"/>
                <w:lang w:val="en-GB" w:eastAsia="en-GB" w:bidi="ar-SA"/>
              </w:rPr>
              <w:t>False</w:t>
            </w:r>
          </w:p>
          <w:p w14:paraId="1BD3D4EF"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ErrDescription = </w:t>
            </w:r>
            <w:r w:rsidRPr="007B28EB">
              <w:rPr>
                <w:rFonts w:ascii="Courier New" w:hAnsi="Courier New" w:cs="Courier New"/>
                <w:color w:val="A31515"/>
                <w:szCs w:val="20"/>
                <w:lang w:val="en-GB" w:eastAsia="en-GB" w:bidi="ar-SA"/>
              </w:rPr>
              <w:t>"Field must not be empty"</w:t>
            </w:r>
          </w:p>
          <w:p w14:paraId="289CA620"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Exit</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Sub</w:t>
            </w:r>
          </w:p>
          <w:p w14:paraId="1C9DD02D"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End </w:t>
            </w:r>
            <w:r w:rsidRPr="007B28EB">
              <w:rPr>
                <w:rFonts w:ascii="Courier New" w:hAnsi="Courier New" w:cs="Courier New"/>
                <w:color w:val="0000FF"/>
                <w:szCs w:val="20"/>
                <w:lang w:val="en-GB" w:eastAsia="en-GB" w:bidi="ar-SA"/>
              </w:rPr>
              <w:t>If</w:t>
            </w:r>
          </w:p>
          <w:p w14:paraId="6D480AD0"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8000"/>
                <w:szCs w:val="20"/>
                <w:lang w:val="en-GB" w:eastAsia="en-GB" w:bidi="ar-SA"/>
              </w:rPr>
              <w:t>'Look for up to 5 fuzzy database matches with scores better than 80%</w:t>
            </w:r>
          </w:p>
          <w:p w14:paraId="7FD3BDCD"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results =Database_Search(</w:t>
            </w:r>
            <w:r w:rsidRPr="007B28EB">
              <w:rPr>
                <w:rFonts w:ascii="Courier New" w:hAnsi="Courier New" w:cs="Courier New"/>
                <w:color w:val="A31515"/>
                <w:szCs w:val="20"/>
                <w:lang w:val="en-GB" w:eastAsia="en-GB" w:bidi="ar-SA"/>
              </w:rPr>
              <w:t>"USStates"</w:t>
            </w:r>
            <w:r w:rsidRPr="007B28EB">
              <w:rPr>
                <w:rFonts w:ascii="Courier New" w:hAnsi="Courier New" w:cs="Courier New"/>
                <w:color w:val="333333"/>
                <w:szCs w:val="20"/>
                <w:lang w:val="en-GB" w:eastAsia="en-GB" w:bidi="ar-SA"/>
              </w:rPr>
              <w:t>,FieldText,</w:t>
            </w:r>
            <w:r w:rsidRPr="007B28EB">
              <w:rPr>
                <w:rFonts w:ascii="Courier New" w:hAnsi="Courier New" w:cs="Courier New"/>
                <w:color w:val="A31515"/>
                <w:szCs w:val="20"/>
                <w:lang w:val="en-GB" w:eastAsia="en-GB" w:bidi="ar-SA"/>
              </w:rPr>
              <w:t>""</w:t>
            </w:r>
            <w:r w:rsidRPr="007B28EB">
              <w:rPr>
                <w:rFonts w:ascii="Courier New" w:hAnsi="Courier New" w:cs="Courier New"/>
                <w:color w:val="333333"/>
                <w:szCs w:val="20"/>
                <w:lang w:val="en-GB" w:eastAsia="en-GB" w:bidi="ar-SA"/>
              </w:rPr>
              <w:t>,5,0.8)</w:t>
            </w:r>
          </w:p>
          <w:p w14:paraId="79256591"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Select</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Case</w:t>
            </w:r>
            <w:r w:rsidRPr="007B28EB">
              <w:rPr>
                <w:rFonts w:ascii="Courier New" w:hAnsi="Courier New" w:cs="Courier New"/>
                <w:color w:val="333333"/>
                <w:szCs w:val="20"/>
                <w:lang w:val="en-GB" w:eastAsia="en-GB" w:bidi="ar-SA"/>
              </w:rPr>
              <w:t xml:space="preserve"> results.Alternatives.Count</w:t>
            </w:r>
          </w:p>
          <w:p w14:paraId="2AB674DF"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Case</w:t>
            </w:r>
            <w:r w:rsidRPr="007B28EB">
              <w:rPr>
                <w:rFonts w:ascii="Courier New" w:hAnsi="Courier New" w:cs="Courier New"/>
                <w:color w:val="333333"/>
                <w:szCs w:val="20"/>
                <w:lang w:val="en-GB" w:eastAsia="en-GB" w:bidi="ar-SA"/>
              </w:rPr>
              <w:t xml:space="preserve"> 0</w:t>
            </w:r>
          </w:p>
          <w:p w14:paraId="34AE58F8"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ErrDescription= FieldText  &amp; </w:t>
            </w:r>
            <w:r w:rsidRPr="007B28EB">
              <w:rPr>
                <w:rFonts w:ascii="Courier New" w:hAnsi="Courier New" w:cs="Courier New"/>
                <w:color w:val="A31515"/>
                <w:szCs w:val="20"/>
                <w:lang w:val="en-GB" w:eastAsia="en-GB" w:bidi="ar-SA"/>
              </w:rPr>
              <w:t>" is an unknown US State"</w:t>
            </w:r>
          </w:p>
          <w:p w14:paraId="1F97E049"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ValidFormat=</w:t>
            </w:r>
            <w:r w:rsidRPr="007B28EB">
              <w:rPr>
                <w:rFonts w:ascii="Courier New" w:hAnsi="Courier New" w:cs="Courier New"/>
                <w:color w:val="0000FF"/>
                <w:szCs w:val="20"/>
                <w:lang w:val="en-GB" w:eastAsia="en-GB" w:bidi="ar-SA"/>
              </w:rPr>
              <w:t>False</w:t>
            </w:r>
          </w:p>
          <w:p w14:paraId="20842138"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Case</w:t>
            </w:r>
            <w:r w:rsidRPr="007B28EB">
              <w:rPr>
                <w:rFonts w:ascii="Courier New" w:hAnsi="Courier New" w:cs="Courier New"/>
                <w:color w:val="333333"/>
                <w:szCs w:val="20"/>
                <w:lang w:val="en-GB" w:eastAsia="en-GB" w:bidi="ar-SA"/>
              </w:rPr>
              <w:t xml:space="preserve"> 1</w:t>
            </w:r>
          </w:p>
          <w:p w14:paraId="07FB2CE0"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FormattedText=results.Alternatives(0).Text</w:t>
            </w:r>
          </w:p>
          <w:p w14:paraId="49F54472"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ValidFormat=</w:t>
            </w:r>
            <w:r w:rsidRPr="007B28EB">
              <w:rPr>
                <w:rFonts w:ascii="Courier New" w:hAnsi="Courier New" w:cs="Courier New"/>
                <w:color w:val="0000FF"/>
                <w:szCs w:val="20"/>
                <w:lang w:val="en-GB" w:eastAsia="en-GB" w:bidi="ar-SA"/>
              </w:rPr>
              <w:t>True</w:t>
            </w:r>
          </w:p>
          <w:p w14:paraId="614FB6A8"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Case</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Is</w:t>
            </w:r>
            <w:r w:rsidRPr="007B28EB">
              <w:rPr>
                <w:rFonts w:ascii="Courier New" w:hAnsi="Courier New" w:cs="Courier New"/>
                <w:color w:val="333333"/>
                <w:szCs w:val="20"/>
                <w:lang w:val="en-GB" w:eastAsia="en-GB" w:bidi="ar-SA"/>
              </w:rPr>
              <w:t xml:space="preserve"> &gt;1</w:t>
            </w:r>
          </w:p>
          <w:p w14:paraId="4A1F44CA"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If</w:t>
            </w:r>
            <w:r w:rsidRPr="007B28EB">
              <w:rPr>
                <w:rFonts w:ascii="Courier New" w:hAnsi="Courier New" w:cs="Courier New"/>
                <w:color w:val="333333"/>
                <w:szCs w:val="20"/>
                <w:lang w:val="en-GB" w:eastAsia="en-GB" w:bidi="ar-SA"/>
              </w:rPr>
              <w:t xml:space="preserve"> results.Alternatives(0).Confidence-results.Alternatives(1).Confidence&gt;0.3 </w:t>
            </w:r>
            <w:r w:rsidRPr="007B28EB">
              <w:rPr>
                <w:rFonts w:ascii="Courier New" w:hAnsi="Courier New" w:cs="Courier New"/>
                <w:color w:val="0000FF"/>
                <w:szCs w:val="20"/>
                <w:lang w:val="en-GB" w:eastAsia="en-GB" w:bidi="ar-SA"/>
              </w:rPr>
              <w:lastRenderedPageBreak/>
              <w:t>Then</w:t>
            </w:r>
          </w:p>
          <w:p w14:paraId="2C9ED998"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8000"/>
                <w:szCs w:val="20"/>
                <w:lang w:val="en-GB" w:eastAsia="en-GB" w:bidi="ar-SA"/>
              </w:rPr>
              <w:t>'the first Result is much better than the second result</w:t>
            </w:r>
          </w:p>
          <w:p w14:paraId="650E5862"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FormattedText=results.Alternatives(0).Text</w:t>
            </w:r>
          </w:p>
          <w:p w14:paraId="7261A255"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ValidFormat=</w:t>
            </w:r>
            <w:r w:rsidRPr="007B28EB">
              <w:rPr>
                <w:rFonts w:ascii="Courier New" w:hAnsi="Courier New" w:cs="Courier New"/>
                <w:color w:val="0000FF"/>
                <w:szCs w:val="20"/>
                <w:lang w:val="en-GB" w:eastAsia="en-GB" w:bidi="ar-SA"/>
              </w:rPr>
              <w:t>True</w:t>
            </w:r>
          </w:p>
          <w:p w14:paraId="269D84F3"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Else</w:t>
            </w:r>
          </w:p>
          <w:p w14:paraId="040231AD"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8000"/>
                <w:szCs w:val="20"/>
                <w:lang w:val="en-GB" w:eastAsia="en-GB" w:bidi="ar-SA"/>
              </w:rPr>
              <w:t>'Show two options in the error message</w:t>
            </w:r>
          </w:p>
          <w:p w14:paraId="633873B1"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ErrDescription = results.Alternatives(0).Text &amp; </w:t>
            </w:r>
            <w:r w:rsidRPr="007B28EB">
              <w:rPr>
                <w:rFonts w:ascii="Courier New" w:hAnsi="Courier New" w:cs="Courier New"/>
                <w:color w:val="A31515"/>
                <w:szCs w:val="20"/>
                <w:lang w:val="en-GB" w:eastAsia="en-GB" w:bidi="ar-SA"/>
              </w:rPr>
              <w:t>";"</w:t>
            </w:r>
            <w:r w:rsidRPr="007B28EB">
              <w:rPr>
                <w:rFonts w:ascii="Courier New" w:hAnsi="Courier New" w:cs="Courier New"/>
                <w:color w:val="333333"/>
                <w:szCs w:val="20"/>
                <w:lang w:val="en-GB" w:eastAsia="en-GB" w:bidi="ar-SA"/>
              </w:rPr>
              <w:t xml:space="preserve"> &amp; results.Alternatives(1)</w:t>
            </w:r>
          </w:p>
          <w:p w14:paraId="07BB2FD6"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ValidFormat=</w:t>
            </w:r>
            <w:r w:rsidRPr="007B28EB">
              <w:rPr>
                <w:rFonts w:ascii="Courier New" w:hAnsi="Courier New" w:cs="Courier New"/>
                <w:color w:val="0000FF"/>
                <w:szCs w:val="20"/>
                <w:lang w:val="en-GB" w:eastAsia="en-GB" w:bidi="ar-SA"/>
              </w:rPr>
              <w:t>False</w:t>
            </w:r>
          </w:p>
          <w:p w14:paraId="3326D2C0"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End</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If</w:t>
            </w:r>
          </w:p>
          <w:p w14:paraId="736FD774"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End</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Select</w:t>
            </w:r>
          </w:p>
          <w:p w14:paraId="24A976D3" w14:textId="77777777" w:rsidR="007B28EB" w:rsidRPr="007B28EB" w:rsidRDefault="007B28EB" w:rsidP="007B2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7B28EB">
              <w:rPr>
                <w:rFonts w:ascii="Courier New" w:hAnsi="Courier New" w:cs="Courier New"/>
                <w:color w:val="0000FF"/>
                <w:szCs w:val="20"/>
                <w:lang w:val="en-GB" w:eastAsia="en-GB" w:bidi="ar-SA"/>
              </w:rPr>
              <w:t>End</w:t>
            </w:r>
            <w:r w:rsidRPr="007B28EB">
              <w:rPr>
                <w:rFonts w:ascii="Courier New" w:hAnsi="Courier New" w:cs="Courier New"/>
                <w:color w:val="333333"/>
                <w:szCs w:val="20"/>
                <w:lang w:val="en-GB" w:eastAsia="en-GB" w:bidi="ar-SA"/>
              </w:rPr>
              <w:t xml:space="preserve"> </w:t>
            </w:r>
            <w:r w:rsidRPr="007B28EB">
              <w:rPr>
                <w:rFonts w:ascii="Courier New" w:hAnsi="Courier New" w:cs="Courier New"/>
                <w:color w:val="0000FF"/>
                <w:szCs w:val="20"/>
                <w:lang w:val="en-GB" w:eastAsia="en-GB" w:bidi="ar-SA"/>
              </w:rPr>
              <w:t>Sub</w:t>
            </w:r>
          </w:p>
        </w:tc>
      </w:tr>
    </w:tbl>
    <w:p w14:paraId="032BF27C" w14:textId="77777777" w:rsidR="009D2293" w:rsidRDefault="009D2293" w:rsidP="00F10E03">
      <w:pPr>
        <w:pStyle w:val="Heading2"/>
        <w:pageBreakBefore/>
        <w:numPr>
          <w:ilvl w:val="0"/>
          <w:numId w:val="66"/>
        </w:numPr>
        <w:spacing w:before="240"/>
        <w:rPr>
          <w:lang w:val="en-GB"/>
        </w:rPr>
      </w:pPr>
      <w:bookmarkStart w:id="666" w:name="_Ref382061905"/>
      <w:bookmarkStart w:id="667" w:name="_Toc382990360"/>
      <w:bookmarkStart w:id="668" w:name="_Toc386812668"/>
      <w:r>
        <w:rPr>
          <w:lang w:val="en-GB"/>
        </w:rPr>
        <w:lastRenderedPageBreak/>
        <w:t>Calling a Fuzzy Database in a Validation Rule</w:t>
      </w:r>
      <w:bookmarkEnd w:id="666"/>
      <w:bookmarkEnd w:id="667"/>
      <w:bookmarkEnd w:id="668"/>
      <w:r w:rsidR="00CC2964">
        <w:rPr>
          <w:lang w:val="en-GB"/>
        </w:rPr>
        <w:fldChar w:fldCharType="begin"/>
      </w:r>
      <w:r w:rsidR="00CC2964">
        <w:instrText xml:space="preserve"> XE "</w:instrText>
      </w:r>
      <w:r w:rsidR="00CC2964" w:rsidRPr="00C937EE">
        <w:rPr>
          <w:lang w:val="en-GB"/>
        </w:rPr>
        <w:instrText>Validation Rule</w:instrText>
      </w:r>
      <w:r w:rsidR="00CC2964" w:rsidRPr="00C937EE">
        <w:instrText>:</w:instrText>
      </w:r>
      <w:r w:rsidR="00CC2964" w:rsidRPr="00C937EE">
        <w:rPr>
          <w:lang w:val="en-GB"/>
        </w:rPr>
        <w:instrText>Fuzzy Databases</w:instrText>
      </w:r>
      <w:r w:rsidR="00CC2964">
        <w:instrText xml:space="preserve">" </w:instrText>
      </w:r>
      <w:r w:rsidR="00CC2964">
        <w:rPr>
          <w:lang w:val="en-GB"/>
        </w:rPr>
        <w:fldChar w:fldCharType="end"/>
      </w:r>
    </w:p>
    <w:p w14:paraId="48022CAE" w14:textId="77777777" w:rsidR="00FA63B0" w:rsidRPr="00FA63B0" w:rsidRDefault="00FA63B0" w:rsidP="00FA63B0">
      <w:pPr>
        <w:rPr>
          <w:lang w:val="en-GB"/>
        </w:rPr>
      </w:pPr>
      <w:r>
        <w:rPr>
          <w:lang w:val="en-GB"/>
        </w:rPr>
        <w:t>This script is very much like the formatting script in the previous appendix, but it doesn’t change the value and only accepts perfect matches.</w:t>
      </w:r>
    </w:p>
    <w:tbl>
      <w:tblPr>
        <w:tblStyle w:val="TableGrid"/>
        <w:tblW w:w="0" w:type="auto"/>
        <w:tblLook w:val="04A0" w:firstRow="1" w:lastRow="0" w:firstColumn="1" w:lastColumn="0" w:noHBand="0" w:noVBand="1"/>
      </w:tblPr>
      <w:tblGrid>
        <w:gridCol w:w="11304"/>
      </w:tblGrid>
      <w:tr w:rsidR="00FA63B0" w14:paraId="53E1EF05" w14:textId="77777777" w:rsidTr="00FA63B0">
        <w:tc>
          <w:tcPr>
            <w:tcW w:w="0" w:type="auto"/>
          </w:tcPr>
          <w:p w14:paraId="1678DA72"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0000FF"/>
                <w:szCs w:val="20"/>
                <w:lang w:val="en-GB" w:eastAsia="en-GB" w:bidi="ar-SA"/>
              </w:rPr>
              <w:t>Private</w:t>
            </w: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Sub</w:t>
            </w:r>
            <w:r w:rsidRPr="00FA63B0">
              <w:rPr>
                <w:rFonts w:ascii="Courier New" w:hAnsi="Courier New" w:cs="Courier New"/>
                <w:color w:val="333333"/>
                <w:szCs w:val="20"/>
                <w:lang w:val="en-GB" w:eastAsia="en-GB" w:bidi="ar-SA"/>
              </w:rPr>
              <w:t xml:space="preserve"> USState_Validate(</w:t>
            </w:r>
            <w:r w:rsidRPr="00FA63B0">
              <w:rPr>
                <w:rFonts w:ascii="Courier New" w:hAnsi="Courier New" w:cs="Courier New"/>
                <w:color w:val="0000FF"/>
                <w:szCs w:val="20"/>
                <w:lang w:val="en-GB" w:eastAsia="en-GB" w:bidi="ar-SA"/>
              </w:rPr>
              <w:t>ByVal</w:t>
            </w:r>
            <w:r w:rsidRPr="00FA63B0">
              <w:rPr>
                <w:rFonts w:ascii="Courier New" w:hAnsi="Courier New" w:cs="Courier New"/>
                <w:color w:val="333333"/>
                <w:szCs w:val="20"/>
                <w:lang w:val="en-GB" w:eastAsia="en-GB" w:bidi="ar-SA"/>
              </w:rPr>
              <w:t xml:space="preserve"> pValItem </w:t>
            </w:r>
            <w:r w:rsidRPr="00FA63B0">
              <w:rPr>
                <w:rFonts w:ascii="Courier New" w:hAnsi="Courier New" w:cs="Courier New"/>
                <w:color w:val="0000FF"/>
                <w:szCs w:val="20"/>
                <w:lang w:val="en-GB" w:eastAsia="en-GB" w:bidi="ar-SA"/>
              </w:rPr>
              <w:t>As</w:t>
            </w:r>
            <w:r w:rsidRPr="00FA63B0">
              <w:rPr>
                <w:rFonts w:ascii="Courier New" w:hAnsi="Courier New" w:cs="Courier New"/>
                <w:color w:val="333333"/>
                <w:szCs w:val="20"/>
                <w:lang w:val="en-GB" w:eastAsia="en-GB" w:bidi="ar-SA"/>
              </w:rPr>
              <w:t xml:space="preserve"> CASCADELib.ICscXDocValidationItem, </w:t>
            </w:r>
            <w:r w:rsidRPr="00FA63B0">
              <w:rPr>
                <w:rFonts w:ascii="Courier New" w:hAnsi="Courier New" w:cs="Courier New"/>
                <w:color w:val="0000FF"/>
                <w:szCs w:val="20"/>
                <w:lang w:val="en-GB" w:eastAsia="en-GB" w:bidi="ar-SA"/>
              </w:rPr>
              <w:t>ByRef</w:t>
            </w:r>
            <w:r w:rsidRPr="00FA63B0">
              <w:rPr>
                <w:rFonts w:ascii="Courier New" w:hAnsi="Courier New" w:cs="Courier New"/>
                <w:color w:val="333333"/>
                <w:szCs w:val="20"/>
                <w:lang w:val="en-GB" w:eastAsia="en-GB" w:bidi="ar-SA"/>
              </w:rPr>
              <w:t xml:space="preserve"> ErrDescription </w:t>
            </w:r>
            <w:r w:rsidRPr="00FA63B0">
              <w:rPr>
                <w:rFonts w:ascii="Courier New" w:hAnsi="Courier New" w:cs="Courier New"/>
                <w:color w:val="0000FF"/>
                <w:szCs w:val="20"/>
                <w:lang w:val="en-GB" w:eastAsia="en-GB" w:bidi="ar-SA"/>
              </w:rPr>
              <w:t>As</w:t>
            </w: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2B91AF"/>
                <w:szCs w:val="20"/>
                <w:lang w:val="en-GB" w:eastAsia="en-GB" w:bidi="ar-SA"/>
              </w:rPr>
              <w:t>String</w:t>
            </w: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ByRef</w:t>
            </w:r>
            <w:r w:rsidRPr="00FA63B0">
              <w:rPr>
                <w:rFonts w:ascii="Courier New" w:hAnsi="Courier New" w:cs="Courier New"/>
                <w:color w:val="333333"/>
                <w:szCs w:val="20"/>
                <w:lang w:val="en-GB" w:eastAsia="en-GB" w:bidi="ar-SA"/>
              </w:rPr>
              <w:t xml:space="preserve"> ValidField </w:t>
            </w:r>
            <w:r w:rsidRPr="00FA63B0">
              <w:rPr>
                <w:rFonts w:ascii="Courier New" w:hAnsi="Courier New" w:cs="Courier New"/>
                <w:color w:val="0000FF"/>
                <w:szCs w:val="20"/>
                <w:lang w:val="en-GB" w:eastAsia="en-GB" w:bidi="ar-SA"/>
              </w:rPr>
              <w:t>As</w:t>
            </w: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2B91AF"/>
                <w:szCs w:val="20"/>
                <w:lang w:val="en-GB" w:eastAsia="en-GB" w:bidi="ar-SA"/>
              </w:rPr>
              <w:t>Boolean</w:t>
            </w:r>
            <w:r w:rsidRPr="00FA63B0">
              <w:rPr>
                <w:rFonts w:ascii="Courier New" w:hAnsi="Courier New" w:cs="Courier New"/>
                <w:color w:val="333333"/>
                <w:szCs w:val="20"/>
                <w:lang w:val="en-GB" w:eastAsia="en-GB" w:bidi="ar-SA"/>
              </w:rPr>
              <w:t>)</w:t>
            </w:r>
          </w:p>
          <w:p w14:paraId="3560F99E"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Dim</w:t>
            </w:r>
            <w:r w:rsidRPr="00FA63B0">
              <w:rPr>
                <w:rFonts w:ascii="Courier New" w:hAnsi="Courier New" w:cs="Courier New"/>
                <w:color w:val="333333"/>
                <w:szCs w:val="20"/>
                <w:lang w:val="en-GB" w:eastAsia="en-GB" w:bidi="ar-SA"/>
              </w:rPr>
              <w:t xml:space="preserve"> results </w:t>
            </w:r>
            <w:r w:rsidRPr="00FA63B0">
              <w:rPr>
                <w:rFonts w:ascii="Courier New" w:hAnsi="Courier New" w:cs="Courier New"/>
                <w:color w:val="0000FF"/>
                <w:szCs w:val="20"/>
                <w:lang w:val="en-GB" w:eastAsia="en-GB" w:bidi="ar-SA"/>
              </w:rPr>
              <w:t>As</w:t>
            </w:r>
            <w:r w:rsidRPr="00FA63B0">
              <w:rPr>
                <w:rFonts w:ascii="Courier New" w:hAnsi="Courier New" w:cs="Courier New"/>
                <w:color w:val="333333"/>
                <w:szCs w:val="20"/>
                <w:lang w:val="en-GB" w:eastAsia="en-GB" w:bidi="ar-SA"/>
              </w:rPr>
              <w:t xml:space="preserve"> CscXDocField</w:t>
            </w:r>
          </w:p>
          <w:p w14:paraId="6454F0B2"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If</w:t>
            </w:r>
            <w:r w:rsidRPr="00FA63B0">
              <w:rPr>
                <w:rFonts w:ascii="Courier New" w:hAnsi="Courier New" w:cs="Courier New"/>
                <w:color w:val="333333"/>
                <w:szCs w:val="20"/>
                <w:lang w:val="en-GB" w:eastAsia="en-GB" w:bidi="ar-SA"/>
              </w:rPr>
              <w:t xml:space="preserve"> Len(pValItem.Text) =0  </w:t>
            </w:r>
            <w:r w:rsidRPr="00FA63B0">
              <w:rPr>
                <w:rFonts w:ascii="Courier New" w:hAnsi="Courier New" w:cs="Courier New"/>
                <w:color w:val="0000FF"/>
                <w:szCs w:val="20"/>
                <w:lang w:val="en-GB" w:eastAsia="en-GB" w:bidi="ar-SA"/>
              </w:rPr>
              <w:t>Then</w:t>
            </w:r>
          </w:p>
          <w:p w14:paraId="29A2D5C0"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ValidField = </w:t>
            </w:r>
            <w:r w:rsidRPr="00FA63B0">
              <w:rPr>
                <w:rFonts w:ascii="Courier New" w:hAnsi="Courier New" w:cs="Courier New"/>
                <w:color w:val="0000FF"/>
                <w:szCs w:val="20"/>
                <w:lang w:val="en-GB" w:eastAsia="en-GB" w:bidi="ar-SA"/>
              </w:rPr>
              <w:t>False</w:t>
            </w:r>
          </w:p>
          <w:p w14:paraId="66EEEE9B"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ErrDescription = </w:t>
            </w:r>
            <w:r w:rsidRPr="00FA63B0">
              <w:rPr>
                <w:rFonts w:ascii="Courier New" w:hAnsi="Courier New" w:cs="Courier New"/>
                <w:color w:val="A31515"/>
                <w:szCs w:val="20"/>
                <w:lang w:val="en-GB" w:eastAsia="en-GB" w:bidi="ar-SA"/>
              </w:rPr>
              <w:t>"Field must not be empty"</w:t>
            </w:r>
          </w:p>
          <w:p w14:paraId="77449190"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Exit</w:t>
            </w: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Sub</w:t>
            </w:r>
          </w:p>
          <w:p w14:paraId="1C9138AD"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End </w:t>
            </w:r>
            <w:r w:rsidRPr="00FA63B0">
              <w:rPr>
                <w:rFonts w:ascii="Courier New" w:hAnsi="Courier New" w:cs="Courier New"/>
                <w:color w:val="0000FF"/>
                <w:szCs w:val="20"/>
                <w:lang w:val="en-GB" w:eastAsia="en-GB" w:bidi="ar-SA"/>
              </w:rPr>
              <w:t>If</w:t>
            </w:r>
          </w:p>
          <w:p w14:paraId="0A3805F7"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8000"/>
                <w:szCs w:val="20"/>
                <w:lang w:val="en-GB" w:eastAsia="en-GB" w:bidi="ar-SA"/>
              </w:rPr>
              <w:t>'Look for up to 1 perfect database matches with scores =100%</w:t>
            </w:r>
          </w:p>
          <w:p w14:paraId="2249824A"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results=Database_Search(</w:t>
            </w:r>
            <w:r w:rsidRPr="00FA63B0">
              <w:rPr>
                <w:rFonts w:ascii="Courier New" w:hAnsi="Courier New" w:cs="Courier New"/>
                <w:color w:val="A31515"/>
                <w:szCs w:val="20"/>
                <w:lang w:val="en-GB" w:eastAsia="en-GB" w:bidi="ar-SA"/>
              </w:rPr>
              <w:t>"USStates"</w:t>
            </w:r>
            <w:r w:rsidRPr="00FA63B0">
              <w:rPr>
                <w:rFonts w:ascii="Courier New" w:hAnsi="Courier New" w:cs="Courier New"/>
                <w:color w:val="333333"/>
                <w:szCs w:val="20"/>
                <w:lang w:val="en-GB" w:eastAsia="en-GB" w:bidi="ar-SA"/>
              </w:rPr>
              <w:t>,pValItem.Text,</w:t>
            </w:r>
            <w:r w:rsidRPr="00FA63B0">
              <w:rPr>
                <w:rFonts w:ascii="Courier New" w:hAnsi="Courier New" w:cs="Courier New"/>
                <w:color w:val="A31515"/>
                <w:szCs w:val="20"/>
                <w:lang w:val="en-GB" w:eastAsia="en-GB" w:bidi="ar-SA"/>
              </w:rPr>
              <w:t>""</w:t>
            </w:r>
            <w:r w:rsidRPr="00FA63B0">
              <w:rPr>
                <w:rFonts w:ascii="Courier New" w:hAnsi="Courier New" w:cs="Courier New"/>
                <w:color w:val="333333"/>
                <w:szCs w:val="20"/>
                <w:lang w:val="en-GB" w:eastAsia="en-GB" w:bidi="ar-SA"/>
              </w:rPr>
              <w:t>,1,0.8)</w:t>
            </w:r>
          </w:p>
          <w:p w14:paraId="79181524"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If</w:t>
            </w:r>
            <w:r w:rsidRPr="00FA63B0">
              <w:rPr>
                <w:rFonts w:ascii="Courier New" w:hAnsi="Courier New" w:cs="Courier New"/>
                <w:color w:val="333333"/>
                <w:szCs w:val="20"/>
                <w:lang w:val="en-GB" w:eastAsia="en-GB" w:bidi="ar-SA"/>
              </w:rPr>
              <w:t xml:space="preserve"> results.Alternatives.Count=0 </w:t>
            </w:r>
            <w:r w:rsidRPr="00FA63B0">
              <w:rPr>
                <w:rFonts w:ascii="Courier New" w:hAnsi="Courier New" w:cs="Courier New"/>
                <w:color w:val="0000FF"/>
                <w:szCs w:val="20"/>
                <w:lang w:val="en-GB" w:eastAsia="en-GB" w:bidi="ar-SA"/>
              </w:rPr>
              <w:t>Then</w:t>
            </w:r>
          </w:p>
          <w:p w14:paraId="2BEFF220"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ValidField = </w:t>
            </w:r>
            <w:r w:rsidRPr="00FA63B0">
              <w:rPr>
                <w:rFonts w:ascii="Courier New" w:hAnsi="Courier New" w:cs="Courier New"/>
                <w:color w:val="0000FF"/>
                <w:szCs w:val="20"/>
                <w:lang w:val="en-GB" w:eastAsia="en-GB" w:bidi="ar-SA"/>
              </w:rPr>
              <w:t>False</w:t>
            </w:r>
          </w:p>
          <w:p w14:paraId="2F288CC5"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ErrDescription = </w:t>
            </w:r>
            <w:r w:rsidRPr="00FA63B0">
              <w:rPr>
                <w:rFonts w:ascii="Courier New" w:hAnsi="Courier New" w:cs="Courier New"/>
                <w:color w:val="A31515"/>
                <w:szCs w:val="20"/>
                <w:lang w:val="en-GB" w:eastAsia="en-GB" w:bidi="ar-SA"/>
              </w:rPr>
              <w:t>"Field must not be empty"</w:t>
            </w:r>
          </w:p>
          <w:p w14:paraId="41AD1E8F"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Exit</w:t>
            </w: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Sub</w:t>
            </w:r>
          </w:p>
          <w:p w14:paraId="297A283F"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ElseIf results.Alternatives(0).Confidence=1.0 </w:t>
            </w:r>
            <w:r w:rsidRPr="00FA63B0">
              <w:rPr>
                <w:rFonts w:ascii="Courier New" w:hAnsi="Courier New" w:cs="Courier New"/>
                <w:color w:val="0000FF"/>
                <w:szCs w:val="20"/>
                <w:lang w:val="en-GB" w:eastAsia="en-GB" w:bidi="ar-SA"/>
              </w:rPr>
              <w:t>Then</w:t>
            </w:r>
          </w:p>
          <w:p w14:paraId="4E66B9A0"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8000"/>
                <w:szCs w:val="20"/>
                <w:lang w:val="en-GB" w:eastAsia="en-GB" w:bidi="ar-SA"/>
              </w:rPr>
              <w:t>'Perfect Match</w:t>
            </w:r>
          </w:p>
          <w:p w14:paraId="55EC0691"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ValidField=</w:t>
            </w:r>
            <w:r w:rsidRPr="00FA63B0">
              <w:rPr>
                <w:rFonts w:ascii="Courier New" w:hAnsi="Courier New" w:cs="Courier New"/>
                <w:color w:val="0000FF"/>
                <w:szCs w:val="20"/>
                <w:lang w:val="en-GB" w:eastAsia="en-GB" w:bidi="ar-SA"/>
              </w:rPr>
              <w:t>True</w:t>
            </w:r>
          </w:p>
          <w:p w14:paraId="5AC4C18A"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Else</w:t>
            </w:r>
          </w:p>
          <w:p w14:paraId="4941B54E"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8000"/>
                <w:szCs w:val="20"/>
                <w:lang w:val="en-GB" w:eastAsia="en-GB" w:bidi="ar-SA"/>
              </w:rPr>
              <w:t>'Suggest the best match</w:t>
            </w:r>
          </w:p>
          <w:p w14:paraId="78D559EF"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ErrDescription=</w:t>
            </w:r>
            <w:r w:rsidRPr="00FA63B0">
              <w:rPr>
                <w:rFonts w:ascii="Courier New" w:hAnsi="Courier New" w:cs="Courier New"/>
                <w:color w:val="A31515"/>
                <w:szCs w:val="20"/>
                <w:lang w:val="en-GB" w:eastAsia="en-GB" w:bidi="ar-SA"/>
              </w:rPr>
              <w:t>"Did you mean "</w:t>
            </w:r>
            <w:r w:rsidRPr="00FA63B0">
              <w:rPr>
                <w:rFonts w:ascii="Courier New" w:hAnsi="Courier New" w:cs="Courier New"/>
                <w:color w:val="333333"/>
                <w:szCs w:val="20"/>
                <w:lang w:val="en-GB" w:eastAsia="en-GB" w:bidi="ar-SA"/>
              </w:rPr>
              <w:t xml:space="preserve"> &amp; results.Alternatives(0).Text &amp; </w:t>
            </w:r>
            <w:r w:rsidRPr="00FA63B0">
              <w:rPr>
                <w:rFonts w:ascii="Courier New" w:hAnsi="Courier New" w:cs="Courier New"/>
                <w:color w:val="A31515"/>
                <w:szCs w:val="20"/>
                <w:lang w:val="en-GB" w:eastAsia="en-GB" w:bidi="ar-SA"/>
              </w:rPr>
              <w:t>"?"</w:t>
            </w:r>
          </w:p>
          <w:p w14:paraId="2BE8158B"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ValidField=</w:t>
            </w:r>
            <w:r w:rsidRPr="00FA63B0">
              <w:rPr>
                <w:rFonts w:ascii="Courier New" w:hAnsi="Courier New" w:cs="Courier New"/>
                <w:color w:val="0000FF"/>
                <w:szCs w:val="20"/>
                <w:lang w:val="en-GB" w:eastAsia="en-GB" w:bidi="ar-SA"/>
              </w:rPr>
              <w:t>False</w:t>
            </w:r>
          </w:p>
          <w:p w14:paraId="018F48BF"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End</w:t>
            </w: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If</w:t>
            </w:r>
          </w:p>
          <w:p w14:paraId="70E6734B" w14:textId="77777777" w:rsidR="00FA63B0" w:rsidRPr="00FA63B0" w:rsidRDefault="00FA63B0" w:rsidP="00FA63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Cs w:val="20"/>
                <w:lang w:val="en-GB" w:eastAsia="en-GB" w:bidi="ar-SA"/>
              </w:rPr>
            </w:pPr>
            <w:r w:rsidRPr="00FA63B0">
              <w:rPr>
                <w:rFonts w:ascii="Courier New" w:hAnsi="Courier New" w:cs="Courier New"/>
                <w:color w:val="0000FF"/>
                <w:szCs w:val="20"/>
                <w:lang w:val="en-GB" w:eastAsia="en-GB" w:bidi="ar-SA"/>
              </w:rPr>
              <w:t>End</w:t>
            </w:r>
            <w:r w:rsidRPr="00FA63B0">
              <w:rPr>
                <w:rFonts w:ascii="Courier New" w:hAnsi="Courier New" w:cs="Courier New"/>
                <w:color w:val="333333"/>
                <w:szCs w:val="20"/>
                <w:lang w:val="en-GB" w:eastAsia="en-GB" w:bidi="ar-SA"/>
              </w:rPr>
              <w:t xml:space="preserve"> </w:t>
            </w:r>
            <w:r w:rsidRPr="00FA63B0">
              <w:rPr>
                <w:rFonts w:ascii="Courier New" w:hAnsi="Courier New" w:cs="Courier New"/>
                <w:color w:val="0000FF"/>
                <w:szCs w:val="20"/>
                <w:lang w:val="en-GB" w:eastAsia="en-GB" w:bidi="ar-SA"/>
              </w:rPr>
              <w:t>Sub</w:t>
            </w:r>
          </w:p>
        </w:tc>
      </w:tr>
    </w:tbl>
    <w:p w14:paraId="1D9B720D" w14:textId="77777777" w:rsidR="00451F97" w:rsidRDefault="00451F97" w:rsidP="00F10E03">
      <w:pPr>
        <w:pStyle w:val="Heading2"/>
        <w:pageBreakBefore/>
        <w:numPr>
          <w:ilvl w:val="0"/>
          <w:numId w:val="66"/>
        </w:numPr>
        <w:spacing w:before="240"/>
        <w:rPr>
          <w:lang w:val="en-GB"/>
        </w:rPr>
      </w:pPr>
      <w:bookmarkStart w:id="669" w:name="_Toc386812669"/>
      <w:bookmarkStart w:id="670" w:name="creategoldenfiles"/>
      <w:bookmarkStart w:id="671" w:name="_Toc382141895"/>
      <w:bookmarkStart w:id="672" w:name="_Toc382142213"/>
      <w:bookmarkStart w:id="673" w:name="_Toc382990361"/>
      <w:r>
        <w:rPr>
          <w:lang w:val="en-GB"/>
        </w:rPr>
        <w:lastRenderedPageBreak/>
        <w:t>Create Golden</w:t>
      </w:r>
      <w:r w:rsidR="00CA175B">
        <w:rPr>
          <w:lang w:val="en-GB"/>
        </w:rPr>
        <w:fldChar w:fldCharType="begin"/>
      </w:r>
      <w:r w:rsidR="00CA175B">
        <w:instrText xml:space="preserve"> XE "</w:instrText>
      </w:r>
      <w:r w:rsidR="00CA175B" w:rsidRPr="007337DF">
        <w:rPr>
          <w:lang w:val="en-GB"/>
        </w:rPr>
        <w:instrText>Golden Files</w:instrText>
      </w:r>
      <w:r w:rsidR="00CA175B" w:rsidRPr="007337DF">
        <w:instrText>:</w:instrText>
      </w:r>
      <w:r w:rsidR="00CA175B" w:rsidRPr="007337DF">
        <w:rPr>
          <w:lang w:val="en-GB"/>
        </w:rPr>
        <w:instrText>From a Productive System</w:instrText>
      </w:r>
      <w:r w:rsidR="00CA175B">
        <w:instrText xml:space="preserve">" </w:instrText>
      </w:r>
      <w:r w:rsidR="00CA175B">
        <w:rPr>
          <w:lang w:val="en-GB"/>
        </w:rPr>
        <w:fldChar w:fldCharType="end"/>
      </w:r>
      <w:r>
        <w:rPr>
          <w:lang w:val="en-GB"/>
        </w:rPr>
        <w:t xml:space="preserve"> Files from a Productive System</w:t>
      </w:r>
      <w:bookmarkEnd w:id="669"/>
      <w:r w:rsidR="00CA175B">
        <w:rPr>
          <w:lang w:val="en-GB"/>
        </w:rPr>
        <w:fldChar w:fldCharType="begin"/>
      </w:r>
      <w:r w:rsidR="00CA175B">
        <w:instrText xml:space="preserve"> XE "</w:instrText>
      </w:r>
      <w:r w:rsidR="00CA175B" w:rsidRPr="003A417F">
        <w:rPr>
          <w:lang w:val="en-GB"/>
        </w:rPr>
        <w:instrText>Benchmarking</w:instrText>
      </w:r>
      <w:r w:rsidR="00CA175B" w:rsidRPr="003A417F">
        <w:instrText>:Productive System</w:instrText>
      </w:r>
      <w:r w:rsidR="00CA175B">
        <w:instrText xml:space="preserve">" </w:instrText>
      </w:r>
      <w:r w:rsidR="00CA175B">
        <w:rPr>
          <w:lang w:val="en-GB"/>
        </w:rPr>
        <w:fldChar w:fldCharType="end"/>
      </w:r>
    </w:p>
    <w:p w14:paraId="6F733164" w14:textId="77777777" w:rsidR="00451F97" w:rsidRDefault="00451F97" w:rsidP="00451F97">
      <w:pPr>
        <w:rPr>
          <w:lang w:val="en-GB"/>
        </w:rPr>
      </w:pPr>
      <w:r>
        <w:rPr>
          <w:lang w:val="en-GB"/>
        </w:rPr>
        <w:t>Add the following script to the project level script and republish the batch</w:t>
      </w:r>
      <w:r w:rsidR="00CA175B">
        <w:rPr>
          <w:lang w:val="en-GB"/>
        </w:rPr>
        <w:t xml:space="preserve"> in Kofax Capture</w:t>
      </w:r>
      <w:r>
        <w:rPr>
          <w:lang w:val="en-GB"/>
        </w:rPr>
        <w:t xml:space="preserve">. It will save all XDocs both after KTMServer and after KTM Validation. You can then </w:t>
      </w:r>
      <w:r w:rsidR="00CA175B">
        <w:rPr>
          <w:lang w:val="en-GB"/>
        </w:rPr>
        <w:t>benchmark the project against the validation files as well as benchmarking the files from after KTM Server, which will show you if Project Builder has different results as the Productive System.</w:t>
      </w:r>
    </w:p>
    <w:tbl>
      <w:tblPr>
        <w:tblStyle w:val="TableGrid"/>
        <w:tblW w:w="0" w:type="auto"/>
        <w:tblLook w:val="04A0" w:firstRow="1" w:lastRow="0" w:firstColumn="1" w:lastColumn="0" w:noHBand="0" w:noVBand="1"/>
      </w:tblPr>
      <w:tblGrid>
        <w:gridCol w:w="11304"/>
      </w:tblGrid>
      <w:tr w:rsidR="00451F97" w14:paraId="1E6014AD" w14:textId="77777777" w:rsidTr="00451F97">
        <w:tc>
          <w:tcPr>
            <w:tcW w:w="11304" w:type="dxa"/>
          </w:tcPr>
          <w:p w14:paraId="313AACE9"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0000FF"/>
                <w:sz w:val="20"/>
                <w:szCs w:val="20"/>
                <w:lang w:val="en-GB" w:eastAsia="en-GB" w:bidi="ar-SA"/>
              </w:rPr>
              <w:t>Private</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Sub</w:t>
            </w:r>
            <w:r w:rsidRPr="00451F97">
              <w:rPr>
                <w:rFonts w:ascii="Courier New" w:hAnsi="Courier New" w:cs="Courier New"/>
                <w:color w:val="333333"/>
                <w:sz w:val="20"/>
                <w:szCs w:val="20"/>
                <w:lang w:val="en-GB" w:eastAsia="en-GB" w:bidi="ar-SA"/>
              </w:rPr>
              <w:t xml:space="preserve"> Batch_Close(</w:t>
            </w:r>
            <w:r w:rsidRPr="00451F97">
              <w:rPr>
                <w:rFonts w:ascii="Courier New" w:hAnsi="Courier New" w:cs="Courier New"/>
                <w:color w:val="0000FF"/>
                <w:sz w:val="20"/>
                <w:szCs w:val="20"/>
                <w:lang w:val="en-GB" w:eastAsia="en-GB" w:bidi="ar-SA"/>
              </w:rPr>
              <w:t>ByVal</w:t>
            </w:r>
            <w:r w:rsidRPr="00451F97">
              <w:rPr>
                <w:rFonts w:ascii="Courier New" w:hAnsi="Courier New" w:cs="Courier New"/>
                <w:color w:val="333333"/>
                <w:sz w:val="20"/>
                <w:szCs w:val="20"/>
                <w:lang w:val="en-GB" w:eastAsia="en-GB" w:bidi="ar-SA"/>
              </w:rPr>
              <w:t xml:space="preserve"> pXRootFolder </w:t>
            </w:r>
            <w:r w:rsidRPr="00451F97">
              <w:rPr>
                <w:rFonts w:ascii="Courier New" w:hAnsi="Courier New" w:cs="Courier New"/>
                <w:color w:val="0000FF"/>
                <w:sz w:val="20"/>
                <w:szCs w:val="20"/>
                <w:lang w:val="en-GB" w:eastAsia="en-GB" w:bidi="ar-SA"/>
              </w:rPr>
              <w:t>As</w:t>
            </w:r>
            <w:r w:rsidRPr="00451F97">
              <w:rPr>
                <w:rFonts w:ascii="Courier New" w:hAnsi="Courier New" w:cs="Courier New"/>
                <w:color w:val="333333"/>
                <w:sz w:val="20"/>
                <w:szCs w:val="20"/>
                <w:lang w:val="en-GB" w:eastAsia="en-GB" w:bidi="ar-SA"/>
              </w:rPr>
              <w:t xml:space="preserve"> CASCADELib.CscXFolder, </w:t>
            </w:r>
            <w:r w:rsidRPr="00451F97">
              <w:rPr>
                <w:rFonts w:ascii="Courier New" w:hAnsi="Courier New" w:cs="Courier New"/>
                <w:color w:val="0000FF"/>
                <w:sz w:val="20"/>
                <w:szCs w:val="20"/>
                <w:lang w:val="en-GB" w:eastAsia="en-GB" w:bidi="ar-SA"/>
              </w:rPr>
              <w:t>ByVal</w:t>
            </w:r>
            <w:r w:rsidRPr="00451F97">
              <w:rPr>
                <w:rFonts w:ascii="Courier New" w:hAnsi="Courier New" w:cs="Courier New"/>
                <w:color w:val="333333"/>
                <w:sz w:val="20"/>
                <w:szCs w:val="20"/>
                <w:lang w:val="en-GB" w:eastAsia="en-GB" w:bidi="ar-SA"/>
              </w:rPr>
              <w:t xml:space="preserve"> CloseMode </w:t>
            </w:r>
            <w:r w:rsidRPr="00451F97">
              <w:rPr>
                <w:rFonts w:ascii="Courier New" w:hAnsi="Courier New" w:cs="Courier New"/>
                <w:color w:val="0000FF"/>
                <w:sz w:val="20"/>
                <w:szCs w:val="20"/>
                <w:lang w:val="en-GB" w:eastAsia="en-GB" w:bidi="ar-SA"/>
              </w:rPr>
              <w:t>As</w:t>
            </w:r>
            <w:r w:rsidRPr="00451F97">
              <w:rPr>
                <w:rFonts w:ascii="Courier New" w:hAnsi="Courier New" w:cs="Courier New"/>
                <w:color w:val="333333"/>
                <w:sz w:val="20"/>
                <w:szCs w:val="20"/>
                <w:lang w:val="en-GB" w:eastAsia="en-GB" w:bidi="ar-SA"/>
              </w:rPr>
              <w:t xml:space="preserve"> CASCADELib.CscBatchCloseMode)</w:t>
            </w:r>
          </w:p>
          <w:p w14:paraId="3308298E" w14:textId="77777777" w:rsid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008000"/>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8000"/>
                <w:sz w:val="20"/>
                <w:szCs w:val="20"/>
                <w:lang w:val="en-GB" w:eastAsia="en-GB" w:bidi="ar-SA"/>
              </w:rPr>
              <w:t>'Create golden files in production system</w:t>
            </w:r>
          </w:p>
          <w:p w14:paraId="5B2F0E4B" w14:textId="77777777" w:rsidR="00CA175B" w:rsidRPr="00451F97" w:rsidRDefault="00CA175B"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Pr>
                <w:rFonts w:ascii="Courier New" w:hAnsi="Courier New" w:cs="Courier New"/>
                <w:color w:val="008000"/>
                <w:sz w:val="20"/>
                <w:szCs w:val="20"/>
                <w:lang w:val="en-GB" w:eastAsia="en-GB" w:bidi="ar-SA"/>
              </w:rPr>
              <w:t xml:space="preserve">   </w:t>
            </w:r>
            <w:r w:rsidRPr="00451F97">
              <w:rPr>
                <w:rFonts w:ascii="Courier New" w:hAnsi="Courier New" w:cs="Courier New"/>
                <w:color w:val="008000"/>
                <w:sz w:val="20"/>
                <w:szCs w:val="20"/>
                <w:lang w:val="en-GB" w:eastAsia="en-GB" w:bidi="ar-SA"/>
              </w:rPr>
              <w:t>'</w:t>
            </w:r>
            <w:r>
              <w:rPr>
                <w:rFonts w:ascii="Courier New" w:hAnsi="Courier New" w:cs="Courier New"/>
                <w:color w:val="008000"/>
                <w:sz w:val="20"/>
                <w:szCs w:val="20"/>
                <w:lang w:val="en-GB" w:eastAsia="en-GB" w:bidi="ar-SA"/>
              </w:rPr>
              <w:t>make sure KTM Server and KTM Validation have write access to the following folder.</w:t>
            </w:r>
          </w:p>
          <w:p w14:paraId="374427B1"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XFolder_Backup(pXRootFolder,</w:t>
            </w:r>
            <w:r w:rsidRPr="00451F97">
              <w:rPr>
                <w:rFonts w:ascii="Courier New" w:hAnsi="Courier New" w:cs="Courier New"/>
                <w:color w:val="A31515"/>
                <w:sz w:val="20"/>
                <w:szCs w:val="20"/>
                <w:lang w:val="en-GB" w:eastAsia="en-GB" w:bidi="ar-SA"/>
              </w:rPr>
              <w:t>"\\Server\GoldenFiles\"</w:t>
            </w:r>
            <w:r w:rsidRPr="00451F97">
              <w:rPr>
                <w:rFonts w:ascii="Courier New" w:hAnsi="Courier New" w:cs="Courier New"/>
                <w:color w:val="333333"/>
                <w:sz w:val="20"/>
                <w:szCs w:val="20"/>
                <w:lang w:val="en-GB" w:eastAsia="en-GB" w:bidi="ar-SA"/>
              </w:rPr>
              <w:t>)</w:t>
            </w:r>
          </w:p>
          <w:p w14:paraId="4CB37FFA"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0000FF"/>
                <w:sz w:val="20"/>
                <w:szCs w:val="20"/>
                <w:lang w:val="en-GB" w:eastAsia="en-GB" w:bidi="ar-SA"/>
              </w:rPr>
              <w:t>End</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Sub</w:t>
            </w:r>
          </w:p>
          <w:p w14:paraId="1D416906"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p>
          <w:p w14:paraId="7166BE6E"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0000FF"/>
                <w:sz w:val="20"/>
                <w:szCs w:val="20"/>
                <w:lang w:val="en-GB" w:eastAsia="en-GB" w:bidi="ar-SA"/>
              </w:rPr>
              <w:t>Public</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Sub</w:t>
            </w:r>
            <w:r w:rsidRPr="00451F97">
              <w:rPr>
                <w:rFonts w:ascii="Courier New" w:hAnsi="Courier New" w:cs="Courier New"/>
                <w:color w:val="333333"/>
                <w:sz w:val="20"/>
                <w:szCs w:val="20"/>
                <w:lang w:val="en-GB" w:eastAsia="en-GB" w:bidi="ar-SA"/>
              </w:rPr>
              <w:t xml:space="preserve"> XFolder_Backup(</w:t>
            </w:r>
            <w:r w:rsidRPr="00451F97">
              <w:rPr>
                <w:rFonts w:ascii="Courier New" w:hAnsi="Courier New" w:cs="Courier New"/>
                <w:color w:val="0000FF"/>
                <w:sz w:val="20"/>
                <w:szCs w:val="20"/>
                <w:lang w:val="en-GB" w:eastAsia="en-GB" w:bidi="ar-SA"/>
              </w:rPr>
              <w:t>ByVal</w:t>
            </w:r>
            <w:r w:rsidRPr="00451F97">
              <w:rPr>
                <w:rFonts w:ascii="Courier New" w:hAnsi="Courier New" w:cs="Courier New"/>
                <w:color w:val="333333"/>
                <w:sz w:val="20"/>
                <w:szCs w:val="20"/>
                <w:lang w:val="en-GB" w:eastAsia="en-GB" w:bidi="ar-SA"/>
              </w:rPr>
              <w:t xml:space="preserve"> XFolder </w:t>
            </w:r>
            <w:r w:rsidRPr="00451F97">
              <w:rPr>
                <w:rFonts w:ascii="Courier New" w:hAnsi="Courier New" w:cs="Courier New"/>
                <w:color w:val="0000FF"/>
                <w:sz w:val="20"/>
                <w:szCs w:val="20"/>
                <w:lang w:val="en-GB" w:eastAsia="en-GB" w:bidi="ar-SA"/>
              </w:rPr>
              <w:t>As</w:t>
            </w:r>
            <w:r w:rsidRPr="00451F97">
              <w:rPr>
                <w:rFonts w:ascii="Courier New" w:hAnsi="Courier New" w:cs="Courier New"/>
                <w:color w:val="333333"/>
                <w:sz w:val="20"/>
                <w:szCs w:val="20"/>
                <w:lang w:val="en-GB" w:eastAsia="en-GB" w:bidi="ar-SA"/>
              </w:rPr>
              <w:t xml:space="preserve"> CASCADELib.CscXFolder, BackupFolder </w:t>
            </w:r>
            <w:r w:rsidRPr="00451F97">
              <w:rPr>
                <w:rFonts w:ascii="Courier New" w:hAnsi="Courier New" w:cs="Courier New"/>
                <w:color w:val="0000FF"/>
                <w:sz w:val="20"/>
                <w:szCs w:val="20"/>
                <w:lang w:val="en-GB" w:eastAsia="en-GB" w:bidi="ar-SA"/>
              </w:rPr>
              <w:t>As</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2B91AF"/>
                <w:sz w:val="20"/>
                <w:szCs w:val="20"/>
                <w:lang w:val="en-GB" w:eastAsia="en-GB" w:bidi="ar-SA"/>
              </w:rPr>
              <w:t>String</w:t>
            </w:r>
            <w:r w:rsidRPr="00451F97">
              <w:rPr>
                <w:rFonts w:ascii="Courier New" w:hAnsi="Courier New" w:cs="Courier New"/>
                <w:color w:val="333333"/>
                <w:sz w:val="20"/>
                <w:szCs w:val="20"/>
                <w:lang w:val="en-GB" w:eastAsia="en-GB" w:bidi="ar-SA"/>
              </w:rPr>
              <w:t>)</w:t>
            </w:r>
          </w:p>
          <w:p w14:paraId="0DA46518"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8000"/>
                <w:sz w:val="20"/>
                <w:szCs w:val="20"/>
                <w:lang w:val="en-GB" w:eastAsia="en-GB" w:bidi="ar-SA"/>
              </w:rPr>
              <w:t>'Add reference to "Microsoft Scripting Runtime" for FileSystemObject</w:t>
            </w:r>
          </w:p>
          <w:p w14:paraId="76C7092E"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Dim</w:t>
            </w:r>
            <w:r w:rsidRPr="00451F97">
              <w:rPr>
                <w:rFonts w:ascii="Courier New" w:hAnsi="Courier New" w:cs="Courier New"/>
                <w:color w:val="333333"/>
                <w:sz w:val="20"/>
                <w:szCs w:val="20"/>
                <w:lang w:val="en-GB" w:eastAsia="en-GB" w:bidi="ar-SA"/>
              </w:rPr>
              <w:t xml:space="preserve"> fso </w:t>
            </w:r>
            <w:r w:rsidRPr="00451F97">
              <w:rPr>
                <w:rFonts w:ascii="Courier New" w:hAnsi="Courier New" w:cs="Courier New"/>
                <w:color w:val="0000FF"/>
                <w:sz w:val="20"/>
                <w:szCs w:val="20"/>
                <w:lang w:val="en-GB" w:eastAsia="en-GB" w:bidi="ar-SA"/>
              </w:rPr>
              <w:t>As</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New</w:t>
            </w:r>
            <w:r w:rsidRPr="00451F97">
              <w:rPr>
                <w:rFonts w:ascii="Courier New" w:hAnsi="Courier New" w:cs="Courier New"/>
                <w:color w:val="333333"/>
                <w:sz w:val="20"/>
                <w:szCs w:val="20"/>
                <w:lang w:val="en-GB" w:eastAsia="en-GB" w:bidi="ar-SA"/>
              </w:rPr>
              <w:t xml:space="preserve"> FileSystemObject, source </w:t>
            </w:r>
            <w:r w:rsidRPr="00451F97">
              <w:rPr>
                <w:rFonts w:ascii="Courier New" w:hAnsi="Courier New" w:cs="Courier New"/>
                <w:color w:val="0000FF"/>
                <w:sz w:val="20"/>
                <w:szCs w:val="20"/>
                <w:lang w:val="en-GB" w:eastAsia="en-GB" w:bidi="ar-SA"/>
              </w:rPr>
              <w:t>As</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2B91AF"/>
                <w:sz w:val="20"/>
                <w:szCs w:val="20"/>
                <w:lang w:val="en-GB" w:eastAsia="en-GB" w:bidi="ar-SA"/>
              </w:rPr>
              <w:t>String</w:t>
            </w:r>
            <w:r w:rsidRPr="00451F97">
              <w:rPr>
                <w:rFonts w:ascii="Courier New" w:hAnsi="Courier New" w:cs="Courier New"/>
                <w:color w:val="333333"/>
                <w:sz w:val="20"/>
                <w:szCs w:val="20"/>
                <w:lang w:val="en-GB" w:eastAsia="en-GB" w:bidi="ar-SA"/>
              </w:rPr>
              <w:t xml:space="preserve">, BatchGUID </w:t>
            </w:r>
            <w:r w:rsidRPr="00451F97">
              <w:rPr>
                <w:rFonts w:ascii="Courier New" w:hAnsi="Courier New" w:cs="Courier New"/>
                <w:color w:val="0000FF"/>
                <w:sz w:val="20"/>
                <w:szCs w:val="20"/>
                <w:lang w:val="en-GB" w:eastAsia="en-GB" w:bidi="ar-SA"/>
              </w:rPr>
              <w:t>As</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2B91AF"/>
                <w:sz w:val="20"/>
                <w:szCs w:val="20"/>
                <w:lang w:val="en-GB" w:eastAsia="en-GB" w:bidi="ar-SA"/>
              </w:rPr>
              <w:t>String</w:t>
            </w:r>
          </w:p>
          <w:p w14:paraId="4CB82425"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8000"/>
                <w:sz w:val="20"/>
                <w:szCs w:val="20"/>
                <w:lang w:val="en-GB" w:eastAsia="en-GB" w:bidi="ar-SA"/>
              </w:rPr>
              <w:t>'Use this for creating golden files form a productive KC-KTM system</w:t>
            </w:r>
          </w:p>
          <w:p w14:paraId="4F4F71C9"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8000"/>
                <w:sz w:val="20"/>
                <w:szCs w:val="20"/>
                <w:lang w:val="en-GB" w:eastAsia="en-GB" w:bidi="ar-SA"/>
              </w:rPr>
              <w:t xml:space="preserve">'Check </w:t>
            </w:r>
            <w:r w:rsidR="00CA175B">
              <w:rPr>
                <w:rFonts w:ascii="Courier New" w:hAnsi="Courier New" w:cs="Courier New"/>
                <w:color w:val="008000"/>
                <w:sz w:val="20"/>
                <w:szCs w:val="20"/>
                <w:lang w:val="en-GB" w:eastAsia="en-GB" w:bidi="ar-SA"/>
              </w:rPr>
              <w:t>which</w:t>
            </w:r>
            <w:r w:rsidRPr="00451F97">
              <w:rPr>
                <w:rFonts w:ascii="Courier New" w:hAnsi="Courier New" w:cs="Courier New"/>
                <w:color w:val="008000"/>
                <w:sz w:val="20"/>
                <w:szCs w:val="20"/>
                <w:lang w:val="en-GB" w:eastAsia="en-GB" w:bidi="ar-SA"/>
              </w:rPr>
              <w:t xml:space="preserve"> Module</w:t>
            </w:r>
            <w:r w:rsidR="00CA175B">
              <w:rPr>
                <w:rFonts w:ascii="Courier New" w:hAnsi="Courier New" w:cs="Courier New"/>
                <w:color w:val="008000"/>
                <w:sz w:val="20"/>
                <w:szCs w:val="20"/>
                <w:lang w:val="en-GB" w:eastAsia="en-GB" w:bidi="ar-SA"/>
              </w:rPr>
              <w:t xml:space="preserve"> we are in</w:t>
            </w:r>
            <w:r w:rsidRPr="00451F97">
              <w:rPr>
                <w:rFonts w:ascii="Courier New" w:hAnsi="Courier New" w:cs="Courier New"/>
                <w:color w:val="008000"/>
                <w:sz w:val="20"/>
                <w:szCs w:val="20"/>
                <w:lang w:val="en-GB" w:eastAsia="en-GB" w:bidi="ar-SA"/>
              </w:rPr>
              <w:t>.</w:t>
            </w:r>
          </w:p>
          <w:p w14:paraId="35CD1DC3"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Select</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Case</w:t>
            </w:r>
            <w:r w:rsidRPr="00451F97">
              <w:rPr>
                <w:rFonts w:ascii="Courier New" w:hAnsi="Courier New" w:cs="Courier New"/>
                <w:color w:val="333333"/>
                <w:sz w:val="20"/>
                <w:szCs w:val="20"/>
                <w:lang w:val="en-GB" w:eastAsia="en-GB" w:bidi="ar-SA"/>
              </w:rPr>
              <w:t xml:space="preserve"> Project.ScriptExecutionMode</w:t>
            </w:r>
          </w:p>
          <w:p w14:paraId="18FB9157"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Case</w:t>
            </w:r>
            <w:r w:rsidRPr="00451F97">
              <w:rPr>
                <w:rFonts w:ascii="Courier New" w:hAnsi="Courier New" w:cs="Courier New"/>
                <w:color w:val="333333"/>
                <w:sz w:val="20"/>
                <w:szCs w:val="20"/>
                <w:lang w:val="en-GB" w:eastAsia="en-GB" w:bidi="ar-SA"/>
              </w:rPr>
              <w:t xml:space="preserve"> CscScriptExecutionMode.CscScriptModeValidation</w:t>
            </w:r>
          </w:p>
          <w:p w14:paraId="060385BC"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8000"/>
                <w:sz w:val="20"/>
                <w:szCs w:val="20"/>
                <w:lang w:val="en-GB" w:eastAsia="en-GB" w:bidi="ar-SA"/>
              </w:rPr>
              <w:t>'Check that we are in Validation Step 2</w:t>
            </w:r>
          </w:p>
          <w:p w14:paraId="502E2994"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8000"/>
                <w:sz w:val="20"/>
                <w:szCs w:val="20"/>
                <w:lang w:val="en-GB" w:eastAsia="en-GB" w:bidi="ar-SA"/>
              </w:rPr>
              <w:t>'If Project.ScriptExecutionInstance&lt;&gt;2 Then Exit Sub</w:t>
            </w:r>
          </w:p>
          <w:p w14:paraId="15FDFA05" w14:textId="77777777" w:rsidR="00451F97" w:rsidRPr="00451F97" w:rsidRDefault="00CA175B"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Pr>
                <w:rFonts w:ascii="Courier New" w:hAnsi="Courier New" w:cs="Courier New"/>
                <w:color w:val="333333"/>
                <w:sz w:val="20"/>
                <w:szCs w:val="20"/>
                <w:lang w:val="en-GB" w:eastAsia="en-GB" w:bidi="ar-SA"/>
              </w:rPr>
              <w:t xml:space="preserve">      BackupFolder=</w:t>
            </w:r>
            <w:r w:rsidR="00451F97" w:rsidRPr="00451F97">
              <w:rPr>
                <w:rFonts w:ascii="Courier New" w:hAnsi="Courier New" w:cs="Courier New"/>
                <w:color w:val="333333"/>
                <w:sz w:val="20"/>
                <w:szCs w:val="20"/>
                <w:lang w:val="en-GB" w:eastAsia="en-GB" w:bidi="ar-SA"/>
              </w:rPr>
              <w:t xml:space="preserve">BackupFolder &amp; </w:t>
            </w:r>
            <w:r w:rsidR="00451F97" w:rsidRPr="00451F97">
              <w:rPr>
                <w:rFonts w:ascii="Courier New" w:hAnsi="Courier New" w:cs="Courier New"/>
                <w:color w:val="A31515"/>
                <w:sz w:val="20"/>
                <w:szCs w:val="20"/>
                <w:lang w:val="en-GB" w:eastAsia="en-GB" w:bidi="ar-SA"/>
              </w:rPr>
              <w:t>"AfterValidation\"</w:t>
            </w:r>
          </w:p>
          <w:p w14:paraId="4B6D50D5"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Case</w:t>
            </w:r>
            <w:r w:rsidRPr="00451F97">
              <w:rPr>
                <w:rFonts w:ascii="Courier New" w:hAnsi="Courier New" w:cs="Courier New"/>
                <w:color w:val="333333"/>
                <w:sz w:val="20"/>
                <w:szCs w:val="20"/>
                <w:lang w:val="en-GB" w:eastAsia="en-GB" w:bidi="ar-SA"/>
              </w:rPr>
              <w:t xml:space="preserve"> CscScriptExecutionMode.CscScriptModeServer</w:t>
            </w:r>
          </w:p>
          <w:p w14:paraId="3BC2CC01" w14:textId="77777777" w:rsidR="00CA175B" w:rsidRPr="00451F97" w:rsidRDefault="00CA175B" w:rsidP="00CA1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8000"/>
                <w:sz w:val="20"/>
                <w:szCs w:val="20"/>
                <w:lang w:val="en-GB" w:eastAsia="en-GB" w:bidi="ar-SA"/>
              </w:rPr>
              <w:t xml:space="preserve">'Check that we are in </w:t>
            </w:r>
            <w:r>
              <w:rPr>
                <w:rFonts w:ascii="Courier New" w:hAnsi="Courier New" w:cs="Courier New"/>
                <w:color w:val="008000"/>
                <w:sz w:val="20"/>
                <w:szCs w:val="20"/>
                <w:lang w:val="en-GB" w:eastAsia="en-GB" w:bidi="ar-SA"/>
              </w:rPr>
              <w:t xml:space="preserve">KTM Server </w:t>
            </w:r>
            <w:r w:rsidRPr="00451F97">
              <w:rPr>
                <w:rFonts w:ascii="Courier New" w:hAnsi="Courier New" w:cs="Courier New"/>
                <w:color w:val="008000"/>
                <w:sz w:val="20"/>
                <w:szCs w:val="20"/>
                <w:lang w:val="en-GB" w:eastAsia="en-GB" w:bidi="ar-SA"/>
              </w:rPr>
              <w:t>2</w:t>
            </w:r>
          </w:p>
          <w:p w14:paraId="3B1906EC" w14:textId="77777777" w:rsidR="00CA175B" w:rsidRPr="00451F97" w:rsidRDefault="00CA175B" w:rsidP="00CA175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8000"/>
                <w:sz w:val="20"/>
                <w:szCs w:val="20"/>
                <w:lang w:val="en-GB" w:eastAsia="en-GB" w:bidi="ar-SA"/>
              </w:rPr>
              <w:t>'If Project.ScriptExecutionInstance&lt;&gt;2 Then Exit Sub</w:t>
            </w:r>
          </w:p>
          <w:p w14:paraId="4A2B6D4A"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BackupFolder=BackupFolder &amp; </w:t>
            </w:r>
            <w:r w:rsidRPr="00451F97">
              <w:rPr>
                <w:rFonts w:ascii="Courier New" w:hAnsi="Courier New" w:cs="Courier New"/>
                <w:color w:val="A31515"/>
                <w:sz w:val="20"/>
                <w:szCs w:val="20"/>
                <w:lang w:val="en-GB" w:eastAsia="en-GB" w:bidi="ar-SA"/>
              </w:rPr>
              <w:t>"AfterKTMServer\"</w:t>
            </w:r>
          </w:p>
          <w:p w14:paraId="7F0C9CC0"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Case</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Else</w:t>
            </w:r>
          </w:p>
          <w:p w14:paraId="21E66F08"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Exit</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Sub</w:t>
            </w:r>
            <w:r w:rsidR="00CA175B">
              <w:rPr>
                <w:rFonts w:ascii="Courier New" w:hAnsi="Courier New" w:cs="Courier New"/>
                <w:color w:val="0000FF"/>
                <w:sz w:val="20"/>
                <w:szCs w:val="20"/>
                <w:lang w:val="en-GB" w:eastAsia="en-GB" w:bidi="ar-SA"/>
              </w:rPr>
              <w:t xml:space="preserve"> </w:t>
            </w:r>
            <w:r w:rsidR="00CA175B" w:rsidRPr="00451F97">
              <w:rPr>
                <w:rFonts w:ascii="Courier New" w:hAnsi="Courier New" w:cs="Courier New"/>
                <w:color w:val="008000"/>
                <w:sz w:val="20"/>
                <w:szCs w:val="20"/>
                <w:lang w:val="en-GB" w:eastAsia="en-GB" w:bidi="ar-SA"/>
              </w:rPr>
              <w:t>'</w:t>
            </w:r>
            <w:r w:rsidR="00CA175B">
              <w:rPr>
                <w:rFonts w:ascii="Courier New" w:hAnsi="Courier New" w:cs="Courier New"/>
                <w:color w:val="008000"/>
                <w:sz w:val="20"/>
                <w:szCs w:val="20"/>
                <w:lang w:val="en-GB" w:eastAsia="en-GB" w:bidi="ar-SA"/>
              </w:rPr>
              <w:t>DocReview, Character Correction, Knowledge Base Modules</w:t>
            </w:r>
          </w:p>
          <w:p w14:paraId="203E545C"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End </w:t>
            </w:r>
            <w:r w:rsidRPr="00451F97">
              <w:rPr>
                <w:rFonts w:ascii="Courier New" w:hAnsi="Courier New" w:cs="Courier New"/>
                <w:color w:val="0000FF"/>
                <w:sz w:val="20"/>
                <w:szCs w:val="20"/>
                <w:lang w:val="en-GB" w:eastAsia="en-GB" w:bidi="ar-SA"/>
              </w:rPr>
              <w:t>Select</w:t>
            </w:r>
          </w:p>
          <w:p w14:paraId="123707B8"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BatchGUID=XFolder.XValues.ItemByName(</w:t>
            </w:r>
            <w:r w:rsidRPr="00451F97">
              <w:rPr>
                <w:rFonts w:ascii="Courier New" w:hAnsi="Courier New" w:cs="Courier New"/>
                <w:color w:val="A31515"/>
                <w:sz w:val="20"/>
                <w:szCs w:val="20"/>
                <w:lang w:val="en-GB" w:eastAsia="en-GB" w:bidi="ar-SA"/>
              </w:rPr>
              <w:t>"AC_BATCH_GUID"</w:t>
            </w:r>
            <w:r w:rsidRPr="00451F97">
              <w:rPr>
                <w:rFonts w:ascii="Courier New" w:hAnsi="Courier New" w:cs="Courier New"/>
                <w:color w:val="333333"/>
                <w:sz w:val="20"/>
                <w:szCs w:val="20"/>
                <w:lang w:val="en-GB" w:eastAsia="en-GB" w:bidi="ar-SA"/>
              </w:rPr>
              <w:t>).Value</w:t>
            </w:r>
          </w:p>
          <w:p w14:paraId="642FDD75"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BatchGUID=Replace(BatchGUID, </w:t>
            </w:r>
            <w:r w:rsidRPr="00451F97">
              <w:rPr>
                <w:rFonts w:ascii="Courier New" w:hAnsi="Courier New" w:cs="Courier New"/>
                <w:color w:val="A31515"/>
                <w:sz w:val="20"/>
                <w:szCs w:val="20"/>
                <w:lang w:val="en-GB" w:eastAsia="en-GB" w:bidi="ar-SA"/>
              </w:rPr>
              <w:t>"{"</w:t>
            </w:r>
            <w:r w:rsidRPr="00451F97">
              <w:rPr>
                <w:rFonts w:ascii="Courier New" w:hAnsi="Courier New" w:cs="Courier New"/>
                <w:color w:val="333333"/>
                <w:sz w:val="20"/>
                <w:szCs w:val="20"/>
                <w:lang w:val="en-GB" w:eastAsia="en-GB" w:bidi="ar-SA"/>
              </w:rPr>
              <w:t>,</w:t>
            </w:r>
            <w:r w:rsidRPr="00451F97">
              <w:rPr>
                <w:rFonts w:ascii="Courier New" w:hAnsi="Courier New" w:cs="Courier New"/>
                <w:color w:val="A31515"/>
                <w:sz w:val="20"/>
                <w:szCs w:val="20"/>
                <w:lang w:val="en-GB" w:eastAsia="en-GB" w:bidi="ar-SA"/>
              </w:rPr>
              <w:t>""</w:t>
            </w:r>
            <w:r w:rsidRPr="00451F97">
              <w:rPr>
                <w:rFonts w:ascii="Courier New" w:hAnsi="Courier New" w:cs="Courier New"/>
                <w:color w:val="333333"/>
                <w:sz w:val="20"/>
                <w:szCs w:val="20"/>
                <w:lang w:val="en-GB" w:eastAsia="en-GB" w:bidi="ar-SA"/>
              </w:rPr>
              <w:t>)</w:t>
            </w:r>
          </w:p>
          <w:p w14:paraId="1B4FB383"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BatchGUID=Replace(BatchGUID, </w:t>
            </w:r>
            <w:r w:rsidRPr="00451F97">
              <w:rPr>
                <w:rFonts w:ascii="Courier New" w:hAnsi="Courier New" w:cs="Courier New"/>
                <w:color w:val="A31515"/>
                <w:sz w:val="20"/>
                <w:szCs w:val="20"/>
                <w:lang w:val="en-GB" w:eastAsia="en-GB" w:bidi="ar-SA"/>
              </w:rPr>
              <w:t>"}"</w:t>
            </w:r>
            <w:r w:rsidRPr="00451F97">
              <w:rPr>
                <w:rFonts w:ascii="Courier New" w:hAnsi="Courier New" w:cs="Courier New"/>
                <w:color w:val="333333"/>
                <w:sz w:val="20"/>
                <w:szCs w:val="20"/>
                <w:lang w:val="en-GB" w:eastAsia="en-GB" w:bidi="ar-SA"/>
              </w:rPr>
              <w:t>,</w:t>
            </w:r>
            <w:r w:rsidRPr="00451F97">
              <w:rPr>
                <w:rFonts w:ascii="Courier New" w:hAnsi="Courier New" w:cs="Courier New"/>
                <w:color w:val="A31515"/>
                <w:sz w:val="20"/>
                <w:szCs w:val="20"/>
                <w:lang w:val="en-GB" w:eastAsia="en-GB" w:bidi="ar-SA"/>
              </w:rPr>
              <w:t>""</w:t>
            </w:r>
            <w:r w:rsidRPr="00451F97">
              <w:rPr>
                <w:rFonts w:ascii="Courier New" w:hAnsi="Courier New" w:cs="Courier New"/>
                <w:color w:val="333333"/>
                <w:sz w:val="20"/>
                <w:szCs w:val="20"/>
                <w:lang w:val="en-GB" w:eastAsia="en-GB" w:bidi="ar-SA"/>
              </w:rPr>
              <w:t>)</w:t>
            </w:r>
          </w:p>
          <w:p w14:paraId="5BA6728B"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source=fso.GetParentFolderName(XFolder.FileName)</w:t>
            </w:r>
          </w:p>
          <w:p w14:paraId="1B85230D"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If</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Not</w:t>
            </w:r>
            <w:r w:rsidRPr="00451F97">
              <w:rPr>
                <w:rFonts w:ascii="Courier New" w:hAnsi="Courier New" w:cs="Courier New"/>
                <w:color w:val="333333"/>
                <w:sz w:val="20"/>
                <w:szCs w:val="20"/>
                <w:lang w:val="en-GB" w:eastAsia="en-GB" w:bidi="ar-SA"/>
              </w:rPr>
              <w:t xml:space="preserve"> fso.FolderExists(BackupFolder) </w:t>
            </w:r>
            <w:r w:rsidRPr="00451F97">
              <w:rPr>
                <w:rFonts w:ascii="Courier New" w:hAnsi="Courier New" w:cs="Courier New"/>
                <w:color w:val="0000FF"/>
                <w:sz w:val="20"/>
                <w:szCs w:val="20"/>
                <w:lang w:val="en-GB" w:eastAsia="en-GB" w:bidi="ar-SA"/>
              </w:rPr>
              <w:t>Then</w:t>
            </w:r>
            <w:r w:rsidRPr="00451F97">
              <w:rPr>
                <w:rFonts w:ascii="Courier New" w:hAnsi="Courier New" w:cs="Courier New"/>
                <w:color w:val="333333"/>
                <w:sz w:val="20"/>
                <w:szCs w:val="20"/>
                <w:lang w:val="en-GB" w:eastAsia="en-GB" w:bidi="ar-SA"/>
              </w:rPr>
              <w:t xml:space="preserve"> fso.CreateFolder(BackupFolder)</w:t>
            </w:r>
          </w:p>
          <w:p w14:paraId="5D9E7A6B"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fso.CopyFolder(source,BackupFolder &amp; BatchGUID,</w:t>
            </w:r>
            <w:r w:rsidRPr="00451F97">
              <w:rPr>
                <w:rFonts w:ascii="Courier New" w:hAnsi="Courier New" w:cs="Courier New"/>
                <w:color w:val="0000FF"/>
                <w:sz w:val="20"/>
                <w:szCs w:val="20"/>
                <w:lang w:val="en-GB" w:eastAsia="en-GB" w:bidi="ar-SA"/>
              </w:rPr>
              <w:t>True</w:t>
            </w:r>
            <w:r w:rsidRPr="00451F97">
              <w:rPr>
                <w:rFonts w:ascii="Courier New" w:hAnsi="Courier New" w:cs="Courier New"/>
                <w:color w:val="333333"/>
                <w:sz w:val="20"/>
                <w:szCs w:val="20"/>
                <w:lang w:val="en-GB" w:eastAsia="en-GB" w:bidi="ar-SA"/>
              </w:rPr>
              <w:t>)</w:t>
            </w:r>
            <w:r w:rsidR="00CA175B">
              <w:rPr>
                <w:rFonts w:ascii="Courier New" w:hAnsi="Courier New" w:cs="Courier New"/>
                <w:color w:val="333333"/>
                <w:sz w:val="20"/>
                <w:szCs w:val="20"/>
                <w:lang w:val="en-GB" w:eastAsia="en-GB" w:bidi="ar-SA"/>
              </w:rPr>
              <w:t xml:space="preserve"> </w:t>
            </w:r>
            <w:r w:rsidR="00CA175B" w:rsidRPr="00451F97">
              <w:rPr>
                <w:rFonts w:ascii="Courier New" w:hAnsi="Courier New" w:cs="Courier New"/>
                <w:color w:val="008000"/>
                <w:sz w:val="20"/>
                <w:szCs w:val="20"/>
                <w:lang w:val="en-GB" w:eastAsia="en-GB" w:bidi="ar-SA"/>
              </w:rPr>
              <w:t>'</w:t>
            </w:r>
            <w:r w:rsidR="00CA175B">
              <w:rPr>
                <w:rFonts w:ascii="Courier New" w:hAnsi="Courier New" w:cs="Courier New"/>
                <w:color w:val="008000"/>
                <w:sz w:val="20"/>
                <w:szCs w:val="20"/>
                <w:lang w:val="en-GB" w:eastAsia="en-GB" w:bidi="ar-SA"/>
              </w:rPr>
              <w:t>Copy the entire KC batch folder</w:t>
            </w:r>
          </w:p>
          <w:p w14:paraId="23CB4CC4"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Set</w:t>
            </w:r>
            <w:r w:rsidRPr="00451F97">
              <w:rPr>
                <w:rFonts w:ascii="Courier New" w:hAnsi="Courier New" w:cs="Courier New"/>
                <w:color w:val="333333"/>
                <w:sz w:val="20"/>
                <w:szCs w:val="20"/>
                <w:lang w:val="en-GB" w:eastAsia="en-GB" w:bidi="ar-SA"/>
              </w:rPr>
              <w:t xml:space="preserve"> fso = </w:t>
            </w:r>
            <w:r w:rsidRPr="00451F97">
              <w:rPr>
                <w:rFonts w:ascii="Courier New" w:hAnsi="Courier New" w:cs="Courier New"/>
                <w:color w:val="0000FF"/>
                <w:sz w:val="20"/>
                <w:szCs w:val="20"/>
                <w:lang w:val="en-GB" w:eastAsia="en-GB" w:bidi="ar-SA"/>
              </w:rPr>
              <w:t>Nothing</w:t>
            </w:r>
          </w:p>
          <w:p w14:paraId="494CB246"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451F97">
              <w:rPr>
                <w:rFonts w:ascii="Courier New" w:hAnsi="Courier New" w:cs="Courier New"/>
                <w:color w:val="0000FF"/>
                <w:sz w:val="20"/>
                <w:szCs w:val="20"/>
                <w:lang w:val="en-GB" w:eastAsia="en-GB" w:bidi="ar-SA"/>
              </w:rPr>
              <w:t>End</w:t>
            </w:r>
            <w:r w:rsidRPr="00451F97">
              <w:rPr>
                <w:rFonts w:ascii="Courier New" w:hAnsi="Courier New" w:cs="Courier New"/>
                <w:color w:val="333333"/>
                <w:sz w:val="20"/>
                <w:szCs w:val="20"/>
                <w:lang w:val="en-GB" w:eastAsia="en-GB" w:bidi="ar-SA"/>
              </w:rPr>
              <w:t xml:space="preserve"> </w:t>
            </w:r>
            <w:r w:rsidRPr="00451F97">
              <w:rPr>
                <w:rFonts w:ascii="Courier New" w:hAnsi="Courier New" w:cs="Courier New"/>
                <w:color w:val="0000FF"/>
                <w:sz w:val="20"/>
                <w:szCs w:val="20"/>
                <w:lang w:val="en-GB" w:eastAsia="en-GB" w:bidi="ar-SA"/>
              </w:rPr>
              <w:t>Sub</w:t>
            </w:r>
          </w:p>
        </w:tc>
      </w:tr>
    </w:tbl>
    <w:p w14:paraId="6706043E" w14:textId="77777777" w:rsidR="00451F97" w:rsidRPr="00451F97" w:rsidRDefault="00451F97" w:rsidP="00451F97">
      <w:pPr>
        <w:rPr>
          <w:lang w:val="en-GB"/>
        </w:rPr>
      </w:pPr>
    </w:p>
    <w:p w14:paraId="6CDD9EBB" w14:textId="77777777" w:rsidR="00971627" w:rsidRPr="00DC14BC" w:rsidRDefault="00A520FB" w:rsidP="00F10E03">
      <w:pPr>
        <w:pStyle w:val="Heading2"/>
        <w:pageBreakBefore/>
        <w:numPr>
          <w:ilvl w:val="0"/>
          <w:numId w:val="66"/>
        </w:numPr>
        <w:spacing w:before="240"/>
        <w:rPr>
          <w:lang w:val="en-GB"/>
        </w:rPr>
      </w:pPr>
      <w:bookmarkStart w:id="674" w:name="_Toc386812670"/>
      <w:r>
        <w:lastRenderedPageBreak/>
        <w:t>Create Golden Files</w:t>
      </w:r>
      <w:r w:rsidR="00CC2964">
        <w:fldChar w:fldCharType="begin"/>
      </w:r>
      <w:r w:rsidR="00CC2964">
        <w:instrText xml:space="preserve"> XE "</w:instrText>
      </w:r>
      <w:r w:rsidR="00CC2964" w:rsidRPr="00EA43C4">
        <w:instrText>Golden Files:</w:instrText>
      </w:r>
      <w:r w:rsidR="00CC2964" w:rsidRPr="00EA43C4">
        <w:rPr>
          <w:lang w:val="en-GB"/>
        </w:rPr>
        <w:instrText>Creating from CSV File</w:instrText>
      </w:r>
      <w:r w:rsidR="00CC2964">
        <w:instrText xml:space="preserve">" </w:instrText>
      </w:r>
      <w:r w:rsidR="00CC2964">
        <w:fldChar w:fldCharType="end"/>
      </w:r>
      <w:r>
        <w:t xml:space="preserve"> from CSV Data</w:t>
      </w:r>
      <w:bookmarkEnd w:id="658"/>
      <w:bookmarkEnd w:id="659"/>
      <w:bookmarkEnd w:id="670"/>
      <w:bookmarkEnd w:id="671"/>
      <w:bookmarkEnd w:id="672"/>
      <w:bookmarkEnd w:id="673"/>
      <w:bookmarkEnd w:id="674"/>
    </w:p>
    <w:p w14:paraId="0D1F4E78" w14:textId="77777777" w:rsidR="00B24D94" w:rsidRDefault="001F6F7C" w:rsidP="00DF5659">
      <w:pPr>
        <w:pStyle w:val="ListParagraph"/>
        <w:numPr>
          <w:ilvl w:val="0"/>
          <w:numId w:val="9"/>
        </w:numPr>
        <w:contextualSpacing w:val="0"/>
      </w:pPr>
      <w:r>
        <w:t xml:space="preserve">Create a text file where the first row consists of </w:t>
      </w:r>
      <w:r w:rsidR="00B24D94">
        <w:t>fileName and all field headers separated by semicolons.</w:t>
      </w:r>
      <w:r w:rsidR="009D5F90">
        <w:t xml:space="preserve"> </w:t>
      </w:r>
      <w:r w:rsidR="00B24D94">
        <w:t>Each other line contains the full path name to the Xdoc file and then all field values separated by semicolons.</w:t>
      </w:r>
    </w:p>
    <w:p w14:paraId="0511FFAE" w14:textId="77777777" w:rsidR="005D6CC7" w:rsidRDefault="005D6CC7" w:rsidP="00DF5659">
      <w:pPr>
        <w:pStyle w:val="ListParagraph"/>
        <w:numPr>
          <w:ilvl w:val="0"/>
          <w:numId w:val="9"/>
        </w:numPr>
        <w:contextualSpacing w:val="0"/>
      </w:pPr>
      <w:r>
        <w:t>Load the Xdocs into project builder.</w:t>
      </w:r>
    </w:p>
    <w:p w14:paraId="1E8A5E86" w14:textId="77777777" w:rsidR="007E7123" w:rsidRDefault="007E7123" w:rsidP="00DF5659">
      <w:pPr>
        <w:pStyle w:val="ListParagraph"/>
        <w:numPr>
          <w:ilvl w:val="0"/>
          <w:numId w:val="9"/>
        </w:numPr>
        <w:spacing w:after="240"/>
        <w:contextualSpacing w:val="0"/>
      </w:pPr>
      <w:r>
        <w:t xml:space="preserve">Put the code </w:t>
      </w:r>
      <w:r w:rsidR="00DF5659">
        <w:t xml:space="preserve">below </w:t>
      </w:r>
      <w:r>
        <w:t xml:space="preserve"> into the Project level script</w:t>
      </w:r>
      <w:r w:rsidR="001F5906">
        <w:t>.</w:t>
      </w:r>
    </w:p>
    <w:p w14:paraId="3D5909E1" w14:textId="77777777" w:rsidR="001F6F7C" w:rsidRPr="001F6F7C" w:rsidRDefault="001F6F7C" w:rsidP="00DF5659">
      <w:pPr>
        <w:pStyle w:val="ListParagraph"/>
        <w:numPr>
          <w:ilvl w:val="0"/>
          <w:numId w:val="8"/>
        </w:numPr>
        <w:spacing w:before="360"/>
        <w:contextualSpacing w:val="0"/>
      </w:pPr>
      <w:r>
        <w:t xml:space="preserve">Switch to </w:t>
      </w:r>
      <w:r w:rsidRPr="00DF5659">
        <w:t>Batch View</w:t>
      </w:r>
      <w:r w:rsidR="00DF5659">
        <w:br/>
      </w:r>
      <w:r w:rsidR="00DF5659">
        <w:rPr>
          <w:noProof/>
          <w:lang w:bidi="ar-SA"/>
        </w:rPr>
        <w:drawing>
          <wp:inline distT="0" distB="0" distL="0" distR="0" wp14:anchorId="1B80BFDD" wp14:editId="354D33B6">
            <wp:extent cx="5003800" cy="1892300"/>
            <wp:effectExtent l="19050" t="19050" r="25400" b="12700"/>
            <wp:docPr id="38962" name="Picture 38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1">
                      <a:extLst>
                        <a:ext uri="{28A0092B-C50C-407E-A947-70E740481C1C}">
                          <a14:useLocalDpi xmlns:a14="http://schemas.microsoft.com/office/drawing/2010/main" val="0"/>
                        </a:ext>
                      </a:extLst>
                    </a:blip>
                    <a:stretch>
                      <a:fillRect/>
                    </a:stretch>
                  </pic:blipFill>
                  <pic:spPr>
                    <a:xfrm>
                      <a:off x="0" y="0"/>
                      <a:ext cx="5003800" cy="1892300"/>
                    </a:xfrm>
                    <a:prstGeom prst="rect">
                      <a:avLst/>
                    </a:prstGeom>
                    <a:ln>
                      <a:solidFill>
                        <a:schemeClr val="tx1"/>
                      </a:solidFill>
                    </a:ln>
                    <a:effectLst/>
                  </pic:spPr>
                </pic:pic>
              </a:graphicData>
            </a:graphic>
          </wp:inline>
        </w:drawing>
      </w:r>
    </w:p>
    <w:p w14:paraId="1BDCD65B" w14:textId="77777777" w:rsidR="001F6F7C" w:rsidRDefault="001F6F7C" w:rsidP="00DF5659">
      <w:pPr>
        <w:pStyle w:val="ListParagraph"/>
        <w:numPr>
          <w:ilvl w:val="0"/>
          <w:numId w:val="8"/>
        </w:numPr>
        <w:contextualSpacing w:val="0"/>
      </w:pPr>
      <w:r>
        <w:t xml:space="preserve">Open </w:t>
      </w:r>
      <w:r w:rsidRPr="00DF5659">
        <w:t>Test Runtime Script Events/Configure</w:t>
      </w:r>
      <w:r>
        <w:rPr>
          <w:b/>
        </w:rPr>
        <w:t xml:space="preserve">…. </w:t>
      </w:r>
      <w:r>
        <w:t>(small black triangle)</w:t>
      </w:r>
    </w:p>
    <w:p w14:paraId="02181DD4" w14:textId="77777777" w:rsidR="001F6F7C" w:rsidRDefault="001F6F7C" w:rsidP="00DF5659">
      <w:pPr>
        <w:pStyle w:val="ListParagraph"/>
        <w:numPr>
          <w:ilvl w:val="0"/>
          <w:numId w:val="8"/>
        </w:numPr>
        <w:contextualSpacing w:val="0"/>
      </w:pPr>
      <w:r>
        <w:t xml:space="preserve">Select event </w:t>
      </w:r>
      <w:r w:rsidRPr="00DF5659">
        <w:t>Batch_Open</w:t>
      </w:r>
    </w:p>
    <w:p w14:paraId="723D0D67" w14:textId="77777777" w:rsidR="007E7123" w:rsidRDefault="007E7123" w:rsidP="00DF5659">
      <w:pPr>
        <w:pStyle w:val="ListParagraph"/>
        <w:numPr>
          <w:ilvl w:val="0"/>
          <w:numId w:val="8"/>
        </w:numPr>
        <w:contextualSpacing w:val="0"/>
      </w:pPr>
      <w:r>
        <w:t>Press the lightning icon (Ctrl-F11)</w:t>
      </w:r>
    </w:p>
    <w:p w14:paraId="2B381BE3" w14:textId="77777777" w:rsidR="007E7123" w:rsidRPr="001F6F7C" w:rsidRDefault="007E7123" w:rsidP="00DF5659">
      <w:pPr>
        <w:pStyle w:val="ListParagraph"/>
        <w:numPr>
          <w:ilvl w:val="0"/>
          <w:numId w:val="8"/>
        </w:numPr>
        <w:contextualSpacing w:val="0"/>
      </w:pPr>
      <w:r>
        <w:t xml:space="preserve">Reload the </w:t>
      </w:r>
      <w:r w:rsidR="00606CD7">
        <w:t>X</w:t>
      </w:r>
      <w:r>
        <w:t>docs.</w:t>
      </w:r>
    </w:p>
    <w:p w14:paraId="22929A6D" w14:textId="77777777" w:rsidR="001F5906" w:rsidRPr="001F6F7C" w:rsidRDefault="001F5906" w:rsidP="001F5906">
      <w:r>
        <w:t>Code for the Project level script:</w:t>
      </w:r>
    </w:p>
    <w:tbl>
      <w:tblPr>
        <w:tblStyle w:val="TableGrid"/>
        <w:tblW w:w="0" w:type="auto"/>
        <w:tblLook w:val="04A0" w:firstRow="1" w:lastRow="0" w:firstColumn="1" w:lastColumn="0" w:noHBand="0" w:noVBand="1"/>
      </w:tblPr>
      <w:tblGrid>
        <w:gridCol w:w="11304"/>
      </w:tblGrid>
      <w:tr w:rsidR="00971627" w14:paraId="5EA61306" w14:textId="77777777" w:rsidTr="00DF5659">
        <w:tc>
          <w:tcPr>
            <w:tcW w:w="0" w:type="auto"/>
          </w:tcPr>
          <w:p w14:paraId="6D3AFB98" w14:textId="77777777" w:rsidR="00971627" w:rsidRPr="001F6F7C" w:rsidRDefault="00971627" w:rsidP="00535D57">
            <w:pPr>
              <w:pStyle w:val="Code"/>
            </w:pPr>
            <w:r w:rsidRPr="001F6F7C">
              <w:rPr>
                <w:color w:val="0000FF"/>
              </w:rPr>
              <w:t>Private</w:t>
            </w:r>
            <w:r w:rsidRPr="001F6F7C">
              <w:t xml:space="preserve"> </w:t>
            </w:r>
            <w:r w:rsidRPr="001F6F7C">
              <w:rPr>
                <w:color w:val="0000FF"/>
              </w:rPr>
              <w:t>Sub</w:t>
            </w:r>
            <w:r w:rsidRPr="001F6F7C">
              <w:t xml:space="preserve"> Batch_Open(</w:t>
            </w:r>
            <w:r w:rsidRPr="001F6F7C">
              <w:rPr>
                <w:color w:val="0000FF"/>
              </w:rPr>
              <w:t>ByVal</w:t>
            </w:r>
            <w:r w:rsidRPr="001F6F7C">
              <w:t xml:space="preserve"> pXRootFolder </w:t>
            </w:r>
            <w:r w:rsidRPr="001F6F7C">
              <w:rPr>
                <w:color w:val="0000FF"/>
              </w:rPr>
              <w:t>As</w:t>
            </w:r>
            <w:r w:rsidRPr="001F6F7C">
              <w:t xml:space="preserve"> CASCADELib.CscXFolder)</w:t>
            </w:r>
          </w:p>
          <w:p w14:paraId="0AD2F8AC" w14:textId="77777777" w:rsidR="00971627" w:rsidRPr="001F6F7C" w:rsidRDefault="00971627" w:rsidP="00535D57">
            <w:pPr>
              <w:pStyle w:val="Code"/>
            </w:pPr>
            <w:r w:rsidRPr="001F6F7C">
              <w:t xml:space="preserve">   Folder_ImportCSV(pXRootFolder,</w:t>
            </w:r>
            <w:r w:rsidRPr="001F6F7C">
              <w:rPr>
                <w:color w:val="A31515"/>
              </w:rPr>
              <w:t>"c:\temp\goldenvalues.csv"</w:t>
            </w:r>
            <w:r w:rsidRPr="001F6F7C">
              <w:t>)</w:t>
            </w:r>
          </w:p>
          <w:p w14:paraId="5A9A9B1A" w14:textId="77777777" w:rsidR="00971627" w:rsidRPr="003938E3" w:rsidRDefault="00971627" w:rsidP="00535D57">
            <w:pPr>
              <w:pStyle w:val="Code"/>
              <w:rPr>
                <w:lang w:val="en-GB"/>
              </w:rPr>
            </w:pPr>
            <w:r w:rsidRPr="003938E3">
              <w:rPr>
                <w:color w:val="0000FF"/>
                <w:lang w:val="en-GB"/>
              </w:rPr>
              <w:t>End</w:t>
            </w:r>
            <w:r w:rsidRPr="003938E3">
              <w:rPr>
                <w:lang w:val="en-GB"/>
              </w:rPr>
              <w:t xml:space="preserve"> </w:t>
            </w:r>
            <w:r w:rsidRPr="003938E3">
              <w:rPr>
                <w:color w:val="0000FF"/>
                <w:lang w:val="en-GB"/>
              </w:rPr>
              <w:t>Sub</w:t>
            </w:r>
          </w:p>
          <w:p w14:paraId="783D0C42" w14:textId="77777777" w:rsidR="00971627" w:rsidRPr="00971627" w:rsidRDefault="00971627" w:rsidP="00535D57">
            <w:pPr>
              <w:pStyle w:val="Code"/>
              <w:rPr>
                <w:rFonts w:cs="Courier New"/>
                <w:szCs w:val="20"/>
                <w:lang w:eastAsia="de-AT"/>
              </w:rPr>
            </w:pPr>
            <w:r w:rsidRPr="00971627">
              <w:rPr>
                <w:rFonts w:cs="Courier New"/>
                <w:color w:val="0000FF"/>
                <w:szCs w:val="20"/>
                <w:lang w:eastAsia="de-AT"/>
              </w:rPr>
              <w:t>Const</w:t>
            </w:r>
            <w:r w:rsidRPr="00971627">
              <w:rPr>
                <w:rFonts w:cs="Courier New"/>
                <w:szCs w:val="20"/>
                <w:lang w:eastAsia="de-AT"/>
              </w:rPr>
              <w:t xml:space="preserve"> CSVSEP=</w:t>
            </w:r>
            <w:r w:rsidRPr="00971627">
              <w:rPr>
                <w:rFonts w:cs="Courier New"/>
                <w:color w:val="A31515"/>
                <w:szCs w:val="20"/>
                <w:lang w:eastAsia="de-AT"/>
              </w:rPr>
              <w:t>";"</w:t>
            </w:r>
          </w:p>
          <w:p w14:paraId="590C3BAF" w14:textId="77777777" w:rsidR="00971627" w:rsidRPr="00971627" w:rsidRDefault="00971627" w:rsidP="00535D57">
            <w:pPr>
              <w:pStyle w:val="Code"/>
              <w:rPr>
                <w:rFonts w:cs="Courier New"/>
                <w:szCs w:val="20"/>
                <w:lang w:eastAsia="de-AT"/>
              </w:rPr>
            </w:pPr>
            <w:r w:rsidRPr="00971627">
              <w:rPr>
                <w:rFonts w:cs="Courier New"/>
                <w:color w:val="0000FF"/>
                <w:szCs w:val="20"/>
                <w:lang w:eastAsia="de-AT"/>
              </w:rPr>
              <w:t>Private</w:t>
            </w:r>
            <w:r w:rsidRPr="00971627">
              <w:rPr>
                <w:rFonts w:cs="Courier New"/>
                <w:szCs w:val="20"/>
                <w:lang w:eastAsia="de-AT"/>
              </w:rPr>
              <w:t xml:space="preserve"> </w:t>
            </w:r>
            <w:r w:rsidRPr="00971627">
              <w:rPr>
                <w:rFonts w:cs="Courier New"/>
                <w:color w:val="0000FF"/>
                <w:szCs w:val="20"/>
                <w:lang w:eastAsia="de-AT"/>
              </w:rPr>
              <w:t>Sub</w:t>
            </w:r>
            <w:r w:rsidRPr="00971627">
              <w:rPr>
                <w:rFonts w:cs="Courier New"/>
                <w:szCs w:val="20"/>
                <w:lang w:eastAsia="de-AT"/>
              </w:rPr>
              <w:t xml:space="preserve"> Folder_ImportCSV(</w:t>
            </w:r>
            <w:r w:rsidRPr="00971627">
              <w:rPr>
                <w:rFonts w:cs="Courier New"/>
                <w:color w:val="0000FF"/>
                <w:szCs w:val="20"/>
                <w:lang w:eastAsia="de-AT"/>
              </w:rPr>
              <w:t>ByVal</w:t>
            </w:r>
            <w:r w:rsidRPr="00971627">
              <w:rPr>
                <w:rFonts w:cs="Courier New"/>
                <w:szCs w:val="20"/>
                <w:lang w:eastAsia="de-AT"/>
              </w:rPr>
              <w:t xml:space="preserve"> pXRootFolder </w:t>
            </w:r>
            <w:r w:rsidRPr="00971627">
              <w:rPr>
                <w:rFonts w:cs="Courier New"/>
                <w:color w:val="0000FF"/>
                <w:szCs w:val="20"/>
                <w:lang w:eastAsia="de-AT"/>
              </w:rPr>
              <w:t>As</w:t>
            </w:r>
            <w:r w:rsidRPr="00971627">
              <w:rPr>
                <w:rFonts w:cs="Courier New"/>
                <w:szCs w:val="20"/>
                <w:lang w:eastAsia="de-AT"/>
              </w:rPr>
              <w:t xml:space="preserve"> CASCADELib.CscXFolder, csvFileName </w:t>
            </w:r>
            <w:r w:rsidRPr="00971627">
              <w:rPr>
                <w:rFonts w:cs="Courier New"/>
                <w:color w:val="0000FF"/>
                <w:szCs w:val="20"/>
                <w:lang w:eastAsia="de-AT"/>
              </w:rPr>
              <w:t>As</w:t>
            </w:r>
            <w:r w:rsidRPr="00971627">
              <w:rPr>
                <w:rFonts w:cs="Courier New"/>
                <w:szCs w:val="20"/>
                <w:lang w:eastAsia="de-AT"/>
              </w:rPr>
              <w:t xml:space="preserve"> </w:t>
            </w:r>
            <w:r w:rsidRPr="00971627">
              <w:rPr>
                <w:rFonts w:cs="Courier New"/>
                <w:color w:val="2B91AF"/>
                <w:szCs w:val="20"/>
                <w:lang w:eastAsia="de-AT"/>
              </w:rPr>
              <w:t>String</w:t>
            </w:r>
            <w:r w:rsidRPr="00971627">
              <w:rPr>
                <w:rFonts w:cs="Courier New"/>
                <w:szCs w:val="20"/>
                <w:lang w:eastAsia="de-AT"/>
              </w:rPr>
              <w:t>)</w:t>
            </w:r>
          </w:p>
          <w:p w14:paraId="455A7E38"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8000"/>
                <w:szCs w:val="20"/>
                <w:lang w:eastAsia="de-AT"/>
              </w:rPr>
              <w:t>'Include Reference to “Microsoft Scripting Runtime”</w:t>
            </w:r>
          </w:p>
          <w:p w14:paraId="3BA8F56C"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8000"/>
                <w:szCs w:val="20"/>
                <w:lang w:eastAsia="de-AT"/>
              </w:rPr>
              <w:t>'This imports from a CSV file all the values into the XDocs</w:t>
            </w:r>
          </w:p>
          <w:p w14:paraId="5BDC0A39" w14:textId="77777777" w:rsidR="00971627" w:rsidRPr="00971627" w:rsidRDefault="00971627" w:rsidP="00535D57">
            <w:pPr>
              <w:pStyle w:val="Code"/>
              <w:rPr>
                <w:rFonts w:cs="Courier New"/>
                <w:color w:val="008000"/>
                <w:szCs w:val="20"/>
                <w:lang w:eastAsia="de-AT"/>
              </w:rPr>
            </w:pPr>
            <w:r w:rsidRPr="00971627">
              <w:rPr>
                <w:rFonts w:cs="Courier New"/>
                <w:szCs w:val="20"/>
                <w:lang w:eastAsia="de-AT"/>
              </w:rPr>
              <w:t xml:space="preserve">   </w:t>
            </w:r>
            <w:r w:rsidRPr="00971627">
              <w:rPr>
                <w:rFonts w:cs="Courier New"/>
                <w:color w:val="008000"/>
                <w:szCs w:val="20"/>
                <w:lang w:eastAsia="de-AT"/>
              </w:rPr>
              <w:t>'The first column MUST contain the fully qualified XDoc FileName.</w:t>
            </w:r>
          </w:p>
          <w:p w14:paraId="23810C51" w14:textId="77777777" w:rsidR="00971627" w:rsidRPr="00971627" w:rsidRDefault="00971627" w:rsidP="00535D57">
            <w:pPr>
              <w:pStyle w:val="Code"/>
              <w:rPr>
                <w:rFonts w:cs="Courier New"/>
                <w:szCs w:val="20"/>
                <w:lang w:eastAsia="de-AT"/>
              </w:rPr>
            </w:pPr>
            <w:r w:rsidRPr="00971627">
              <w:rPr>
                <w:rFonts w:cs="Courier New"/>
                <w:color w:val="008000"/>
                <w:szCs w:val="20"/>
                <w:lang w:eastAsia="de-AT"/>
              </w:rPr>
              <w:t xml:space="preserve">   'The second column MUST contain the class name.</w:t>
            </w:r>
          </w:p>
          <w:p w14:paraId="28C25093"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8000"/>
                <w:szCs w:val="20"/>
                <w:lang w:eastAsia="de-AT"/>
              </w:rPr>
              <w:t>'The first row MUST contain “filename;classname;fieldname1;fieldname2;…”</w:t>
            </w:r>
          </w:p>
          <w:p w14:paraId="4199E661"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8000"/>
                <w:szCs w:val="20"/>
                <w:lang w:eastAsia="de-AT"/>
              </w:rPr>
              <w:t>'Non-existing field values are ignored</w:t>
            </w:r>
          </w:p>
          <w:p w14:paraId="4827DBF3"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Dim</w:t>
            </w:r>
            <w:r w:rsidRPr="00971627">
              <w:rPr>
                <w:rFonts w:cs="Courier New"/>
                <w:szCs w:val="20"/>
                <w:lang w:eastAsia="de-AT"/>
              </w:rPr>
              <w:t xml:space="preserve"> x </w:t>
            </w:r>
            <w:r w:rsidRPr="00971627">
              <w:rPr>
                <w:rFonts w:cs="Courier New"/>
                <w:color w:val="0000FF"/>
                <w:szCs w:val="20"/>
                <w:lang w:eastAsia="de-AT"/>
              </w:rPr>
              <w:t>As</w:t>
            </w:r>
            <w:r w:rsidRPr="00971627">
              <w:rPr>
                <w:rFonts w:cs="Courier New"/>
                <w:szCs w:val="20"/>
                <w:lang w:eastAsia="de-AT"/>
              </w:rPr>
              <w:t xml:space="preserve"> </w:t>
            </w:r>
            <w:r w:rsidRPr="00971627">
              <w:rPr>
                <w:rFonts w:cs="Courier New"/>
                <w:color w:val="2B91AF"/>
                <w:szCs w:val="20"/>
                <w:lang w:eastAsia="de-AT"/>
              </w:rPr>
              <w:t>Integer</w:t>
            </w:r>
            <w:r w:rsidRPr="00971627">
              <w:rPr>
                <w:rFonts w:cs="Courier New"/>
                <w:szCs w:val="20"/>
                <w:lang w:eastAsia="de-AT"/>
              </w:rPr>
              <w:t xml:space="preserve">, f </w:t>
            </w:r>
            <w:r w:rsidRPr="00971627">
              <w:rPr>
                <w:rFonts w:cs="Courier New"/>
                <w:color w:val="0000FF"/>
                <w:szCs w:val="20"/>
                <w:lang w:eastAsia="de-AT"/>
              </w:rPr>
              <w:t>As</w:t>
            </w:r>
            <w:r w:rsidRPr="00971627">
              <w:rPr>
                <w:rFonts w:cs="Courier New"/>
                <w:szCs w:val="20"/>
                <w:lang w:eastAsia="de-AT"/>
              </w:rPr>
              <w:t xml:space="preserve"> </w:t>
            </w:r>
            <w:r w:rsidRPr="00971627">
              <w:rPr>
                <w:rFonts w:cs="Courier New"/>
                <w:color w:val="2B91AF"/>
                <w:szCs w:val="20"/>
                <w:lang w:eastAsia="de-AT"/>
              </w:rPr>
              <w:t>Integer</w:t>
            </w:r>
          </w:p>
          <w:p w14:paraId="3C2DC268"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Dim</w:t>
            </w:r>
            <w:r w:rsidRPr="00971627">
              <w:rPr>
                <w:rFonts w:cs="Courier New"/>
                <w:szCs w:val="20"/>
                <w:lang w:eastAsia="de-AT"/>
              </w:rPr>
              <w:t xml:space="preserve"> xdoc </w:t>
            </w:r>
            <w:r w:rsidRPr="00971627">
              <w:rPr>
                <w:rFonts w:cs="Courier New"/>
                <w:color w:val="0000FF"/>
                <w:szCs w:val="20"/>
                <w:lang w:eastAsia="de-AT"/>
              </w:rPr>
              <w:t>As</w:t>
            </w:r>
            <w:r w:rsidRPr="00971627">
              <w:rPr>
                <w:rFonts w:cs="Courier New"/>
                <w:szCs w:val="20"/>
                <w:lang w:eastAsia="de-AT"/>
              </w:rPr>
              <w:t xml:space="preserve"> CscXDocument</w:t>
            </w:r>
          </w:p>
          <w:p w14:paraId="4287F469"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Dim</w:t>
            </w:r>
            <w:r w:rsidRPr="00971627">
              <w:rPr>
                <w:rFonts w:cs="Courier New"/>
                <w:szCs w:val="20"/>
                <w:lang w:eastAsia="de-AT"/>
              </w:rPr>
              <w:t xml:space="preserve"> txt, key, values() </w:t>
            </w:r>
            <w:r w:rsidRPr="00971627">
              <w:rPr>
                <w:rFonts w:cs="Courier New"/>
                <w:color w:val="0000FF"/>
                <w:szCs w:val="20"/>
                <w:lang w:eastAsia="de-AT"/>
              </w:rPr>
              <w:t>As</w:t>
            </w:r>
            <w:r w:rsidRPr="00971627">
              <w:rPr>
                <w:rFonts w:cs="Courier New"/>
                <w:szCs w:val="20"/>
                <w:lang w:eastAsia="de-AT"/>
              </w:rPr>
              <w:t xml:space="preserve"> </w:t>
            </w:r>
            <w:r w:rsidRPr="00971627">
              <w:rPr>
                <w:rFonts w:cs="Courier New"/>
                <w:color w:val="2B91AF"/>
                <w:szCs w:val="20"/>
                <w:lang w:eastAsia="de-AT"/>
              </w:rPr>
              <w:t>String</w:t>
            </w:r>
          </w:p>
          <w:p w14:paraId="74B837CF"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Dim</w:t>
            </w:r>
            <w:r w:rsidRPr="00971627">
              <w:rPr>
                <w:rFonts w:cs="Courier New"/>
                <w:szCs w:val="20"/>
                <w:lang w:eastAsia="de-AT"/>
              </w:rPr>
              <w:t xml:space="preserve"> dict </w:t>
            </w:r>
            <w:r w:rsidRPr="00971627">
              <w:rPr>
                <w:rFonts w:cs="Courier New"/>
                <w:color w:val="0000FF"/>
                <w:szCs w:val="20"/>
                <w:lang w:eastAsia="de-AT"/>
              </w:rPr>
              <w:t>As</w:t>
            </w:r>
            <w:r w:rsidRPr="00971627">
              <w:rPr>
                <w:rFonts w:cs="Courier New"/>
                <w:szCs w:val="20"/>
                <w:lang w:eastAsia="de-AT"/>
              </w:rPr>
              <w:t xml:space="preserve"> </w:t>
            </w:r>
            <w:r w:rsidRPr="00971627">
              <w:rPr>
                <w:rFonts w:cs="Courier New"/>
                <w:color w:val="0000FF"/>
                <w:szCs w:val="20"/>
                <w:lang w:eastAsia="de-AT"/>
              </w:rPr>
              <w:t>New</w:t>
            </w:r>
            <w:r w:rsidRPr="00971627">
              <w:rPr>
                <w:rFonts w:cs="Courier New"/>
                <w:szCs w:val="20"/>
                <w:lang w:eastAsia="de-AT"/>
              </w:rPr>
              <w:t xml:space="preserve"> Dictionary</w:t>
            </w:r>
          </w:p>
          <w:p w14:paraId="5A41EDF8"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Dim</w:t>
            </w:r>
            <w:r w:rsidRPr="00971627">
              <w:rPr>
                <w:rFonts w:cs="Courier New"/>
                <w:szCs w:val="20"/>
                <w:lang w:eastAsia="de-AT"/>
              </w:rPr>
              <w:t xml:space="preserve"> fieldIds </w:t>
            </w:r>
            <w:r w:rsidRPr="00971627">
              <w:rPr>
                <w:rFonts w:cs="Courier New"/>
                <w:color w:val="0000FF"/>
                <w:szCs w:val="20"/>
                <w:lang w:eastAsia="de-AT"/>
              </w:rPr>
              <w:t>As</w:t>
            </w:r>
            <w:r w:rsidRPr="00971627">
              <w:rPr>
                <w:rFonts w:cs="Courier New"/>
                <w:szCs w:val="20"/>
                <w:lang w:eastAsia="de-AT"/>
              </w:rPr>
              <w:t xml:space="preserve"> </w:t>
            </w:r>
            <w:r w:rsidRPr="00971627">
              <w:rPr>
                <w:rFonts w:cs="Courier New"/>
                <w:color w:val="0000FF"/>
                <w:szCs w:val="20"/>
                <w:lang w:eastAsia="de-AT"/>
              </w:rPr>
              <w:t>New</w:t>
            </w:r>
            <w:r w:rsidRPr="00971627">
              <w:rPr>
                <w:rFonts w:cs="Courier New"/>
                <w:szCs w:val="20"/>
                <w:lang w:eastAsia="de-AT"/>
              </w:rPr>
              <w:t xml:space="preserve"> Dictionary</w:t>
            </w:r>
          </w:p>
          <w:p w14:paraId="2E5320FB" w14:textId="77777777" w:rsidR="00971627" w:rsidRPr="00971627" w:rsidRDefault="00971627" w:rsidP="00535D57">
            <w:pPr>
              <w:pStyle w:val="Code"/>
              <w:rPr>
                <w:rFonts w:cs="Courier New"/>
                <w:szCs w:val="20"/>
                <w:lang w:eastAsia="de-AT"/>
              </w:rPr>
            </w:pPr>
          </w:p>
          <w:p w14:paraId="46250783"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Open csvFileName </w:t>
            </w:r>
            <w:r w:rsidRPr="00971627">
              <w:rPr>
                <w:rFonts w:cs="Courier New"/>
                <w:color w:val="0000FF"/>
                <w:szCs w:val="20"/>
                <w:lang w:eastAsia="de-AT"/>
              </w:rPr>
              <w:t>For</w:t>
            </w:r>
            <w:r w:rsidRPr="00971627">
              <w:rPr>
                <w:rFonts w:cs="Courier New"/>
                <w:szCs w:val="20"/>
                <w:lang w:eastAsia="de-AT"/>
              </w:rPr>
              <w:t xml:space="preserve"> Input </w:t>
            </w:r>
            <w:r w:rsidRPr="00971627">
              <w:rPr>
                <w:rFonts w:cs="Courier New"/>
                <w:color w:val="0000FF"/>
                <w:szCs w:val="20"/>
                <w:lang w:eastAsia="de-AT"/>
              </w:rPr>
              <w:t>As</w:t>
            </w:r>
            <w:r w:rsidRPr="00971627">
              <w:rPr>
                <w:rFonts w:cs="Courier New"/>
                <w:szCs w:val="20"/>
                <w:lang w:eastAsia="de-AT"/>
              </w:rPr>
              <w:t xml:space="preserve"> 1</w:t>
            </w:r>
          </w:p>
          <w:p w14:paraId="159E0DA0"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Line Input #1, txt </w:t>
            </w:r>
            <w:r w:rsidRPr="00971627">
              <w:rPr>
                <w:rFonts w:cs="Courier New"/>
                <w:color w:val="008000"/>
                <w:szCs w:val="20"/>
                <w:lang w:eastAsia="de-AT"/>
              </w:rPr>
              <w:t>'First line of csv file</w:t>
            </w:r>
          </w:p>
          <w:p w14:paraId="6B7D6F37"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For</w:t>
            </w:r>
            <w:r w:rsidRPr="00971627">
              <w:rPr>
                <w:rFonts w:cs="Courier New"/>
                <w:szCs w:val="20"/>
                <w:lang w:eastAsia="de-AT"/>
              </w:rPr>
              <w:t xml:space="preserve"> </w:t>
            </w:r>
            <w:r w:rsidRPr="00971627">
              <w:rPr>
                <w:rFonts w:cs="Courier New"/>
                <w:color w:val="0000FF"/>
                <w:szCs w:val="20"/>
                <w:lang w:eastAsia="de-AT"/>
              </w:rPr>
              <w:t>Each</w:t>
            </w:r>
            <w:r w:rsidRPr="00971627">
              <w:rPr>
                <w:rFonts w:cs="Courier New"/>
                <w:szCs w:val="20"/>
                <w:lang w:eastAsia="de-AT"/>
              </w:rPr>
              <w:t xml:space="preserve"> key </w:t>
            </w:r>
            <w:r w:rsidRPr="00971627">
              <w:rPr>
                <w:rFonts w:cs="Courier New"/>
                <w:color w:val="0000FF"/>
                <w:szCs w:val="20"/>
                <w:lang w:eastAsia="de-AT"/>
              </w:rPr>
              <w:t>In</w:t>
            </w:r>
            <w:r w:rsidRPr="00971627">
              <w:rPr>
                <w:rFonts w:cs="Courier New"/>
                <w:szCs w:val="20"/>
                <w:lang w:eastAsia="de-AT"/>
              </w:rPr>
              <w:t xml:space="preserve"> Split(txt, CSVSEP) </w:t>
            </w:r>
            <w:r w:rsidRPr="00971627">
              <w:rPr>
                <w:rFonts w:cs="Courier New"/>
                <w:color w:val="008000"/>
                <w:szCs w:val="20"/>
                <w:lang w:eastAsia="de-AT"/>
              </w:rPr>
              <w:t>'make an index of field names to fieldID</w:t>
            </w:r>
          </w:p>
          <w:p w14:paraId="462084BF"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fieldIds.Add(key, f)</w:t>
            </w:r>
          </w:p>
          <w:p w14:paraId="68915F49"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f=f+1</w:t>
            </w:r>
          </w:p>
          <w:p w14:paraId="2C0173CC"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Next</w:t>
            </w:r>
          </w:p>
          <w:p w14:paraId="4EC431C0"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While</w:t>
            </w:r>
            <w:r w:rsidRPr="00971627">
              <w:rPr>
                <w:rFonts w:cs="Courier New"/>
                <w:szCs w:val="20"/>
                <w:lang w:eastAsia="de-AT"/>
              </w:rPr>
              <w:t xml:space="preserve"> </w:t>
            </w:r>
            <w:r w:rsidRPr="00971627">
              <w:rPr>
                <w:rFonts w:cs="Courier New"/>
                <w:color w:val="0000FF"/>
                <w:szCs w:val="20"/>
                <w:lang w:eastAsia="de-AT"/>
              </w:rPr>
              <w:t>Not</w:t>
            </w:r>
            <w:r w:rsidRPr="00971627">
              <w:rPr>
                <w:rFonts w:cs="Courier New"/>
                <w:szCs w:val="20"/>
                <w:lang w:eastAsia="de-AT"/>
              </w:rPr>
              <w:t xml:space="preserve"> EOF(1)</w:t>
            </w:r>
          </w:p>
          <w:p w14:paraId="57B56804"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Line Input #1, txt </w:t>
            </w:r>
            <w:r w:rsidRPr="00971627">
              <w:rPr>
                <w:rFonts w:cs="Courier New"/>
                <w:color w:val="008000"/>
                <w:szCs w:val="20"/>
                <w:lang w:eastAsia="de-AT"/>
              </w:rPr>
              <w:t>'Load the rest of the csv file into a dictionary with filename as key.</w:t>
            </w:r>
          </w:p>
          <w:p w14:paraId="6564566A" w14:textId="77777777" w:rsidR="00971627" w:rsidRPr="00971627" w:rsidRDefault="00971627" w:rsidP="00535D57">
            <w:pPr>
              <w:pStyle w:val="Code"/>
              <w:rPr>
                <w:rFonts w:cs="Courier New"/>
                <w:szCs w:val="20"/>
                <w:lang w:eastAsia="de-AT"/>
              </w:rPr>
            </w:pPr>
            <w:r w:rsidRPr="00971627">
              <w:rPr>
                <w:rFonts w:cs="Courier New"/>
                <w:szCs w:val="20"/>
                <w:lang w:eastAsia="de-AT"/>
              </w:rPr>
              <w:lastRenderedPageBreak/>
              <w:t xml:space="preserve">      values=Split(txt,CSVSEP,2)</w:t>
            </w:r>
          </w:p>
          <w:p w14:paraId="55540F1A" w14:textId="77777777" w:rsidR="00971627" w:rsidRPr="00971627" w:rsidRDefault="00971627" w:rsidP="00535D57">
            <w:pPr>
              <w:pStyle w:val="Code"/>
              <w:rPr>
                <w:rFonts w:cs="Courier New"/>
                <w:color w:val="008000"/>
                <w:szCs w:val="20"/>
                <w:lang w:eastAsia="de-AT"/>
              </w:rPr>
            </w:pPr>
            <w:r w:rsidRPr="00971627">
              <w:rPr>
                <w:rFonts w:cs="Courier New"/>
                <w:szCs w:val="20"/>
                <w:lang w:eastAsia="de-AT"/>
              </w:rPr>
              <w:t xml:space="preserve">      dict.Add(values(0),values(1))</w:t>
            </w:r>
            <w:r w:rsidRPr="00971627">
              <w:rPr>
                <w:rFonts w:cs="Courier New"/>
                <w:color w:val="008000"/>
                <w:szCs w:val="20"/>
                <w:lang w:eastAsia="de-AT"/>
              </w:rPr>
              <w:t xml:space="preserve"> 'this makes the XDoc filename the key and</w:t>
            </w:r>
          </w:p>
          <w:p w14:paraId="14D4362F" w14:textId="77777777" w:rsidR="00971627" w:rsidRPr="00971627" w:rsidRDefault="00971627" w:rsidP="00535D57">
            <w:pPr>
              <w:pStyle w:val="Code"/>
              <w:rPr>
                <w:rFonts w:cs="Courier New"/>
                <w:szCs w:val="20"/>
                <w:lang w:eastAsia="de-AT"/>
              </w:rPr>
            </w:pPr>
            <w:r w:rsidRPr="00971627">
              <w:rPr>
                <w:rFonts w:cs="Courier New"/>
                <w:color w:val="008000"/>
                <w:szCs w:val="20"/>
                <w:lang w:eastAsia="de-AT"/>
              </w:rPr>
              <w:t xml:space="preserve">                                    '  “classname;fieldname1;fieldname2;…” the value</w:t>
            </w:r>
          </w:p>
          <w:p w14:paraId="2C2F6578" w14:textId="77777777" w:rsidR="00971627" w:rsidRPr="00971627" w:rsidRDefault="00971627" w:rsidP="00535D57">
            <w:pPr>
              <w:pStyle w:val="Code"/>
              <w:rPr>
                <w:rFonts w:cs="Courier New"/>
                <w:color w:val="0000FF"/>
                <w:szCs w:val="20"/>
                <w:lang w:eastAsia="de-AT"/>
              </w:rPr>
            </w:pPr>
            <w:r w:rsidRPr="00971627">
              <w:rPr>
                <w:rFonts w:cs="Courier New"/>
                <w:szCs w:val="20"/>
                <w:lang w:eastAsia="de-AT"/>
              </w:rPr>
              <w:t xml:space="preserve">   </w:t>
            </w:r>
            <w:r w:rsidRPr="00971627">
              <w:rPr>
                <w:rFonts w:cs="Courier New"/>
                <w:color w:val="0000FF"/>
                <w:szCs w:val="20"/>
                <w:lang w:eastAsia="de-AT"/>
              </w:rPr>
              <w:t>Wend</w:t>
            </w:r>
          </w:p>
          <w:p w14:paraId="31546F82" w14:textId="77777777" w:rsidR="00971627" w:rsidRPr="00971627" w:rsidRDefault="00971627" w:rsidP="00535D57">
            <w:pPr>
              <w:pStyle w:val="Code"/>
              <w:rPr>
                <w:rFonts w:cs="Courier New"/>
                <w:szCs w:val="20"/>
                <w:lang w:eastAsia="de-AT"/>
              </w:rPr>
            </w:pPr>
          </w:p>
          <w:p w14:paraId="0F468993"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For</w:t>
            </w:r>
            <w:r w:rsidRPr="00971627">
              <w:rPr>
                <w:rFonts w:cs="Courier New"/>
                <w:szCs w:val="20"/>
                <w:lang w:eastAsia="de-AT"/>
              </w:rPr>
              <w:t xml:space="preserve"> x = 0 </w:t>
            </w:r>
            <w:r w:rsidRPr="00971627">
              <w:rPr>
                <w:rFonts w:cs="Courier New"/>
                <w:color w:val="0000FF"/>
                <w:szCs w:val="20"/>
                <w:lang w:eastAsia="de-AT"/>
              </w:rPr>
              <w:t>To</w:t>
            </w:r>
            <w:r w:rsidRPr="00971627">
              <w:rPr>
                <w:rFonts w:cs="Courier New"/>
                <w:szCs w:val="20"/>
                <w:lang w:eastAsia="de-AT"/>
              </w:rPr>
              <w:t xml:space="preserve"> pXRootFolder.DocInfos.Count-1</w:t>
            </w:r>
          </w:p>
          <w:p w14:paraId="20187A7C"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Set</w:t>
            </w:r>
            <w:r w:rsidRPr="00971627">
              <w:rPr>
                <w:rFonts w:cs="Courier New"/>
                <w:szCs w:val="20"/>
                <w:lang w:eastAsia="de-AT"/>
              </w:rPr>
              <w:t xml:space="preserve"> xdoc=pXRootFolder.DocInfos(x).XDocument</w:t>
            </w:r>
          </w:p>
          <w:p w14:paraId="661FB5B8"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If</w:t>
            </w:r>
            <w:r w:rsidRPr="00971627">
              <w:rPr>
                <w:rFonts w:cs="Courier New"/>
                <w:szCs w:val="20"/>
                <w:lang w:eastAsia="de-AT"/>
              </w:rPr>
              <w:t xml:space="preserve"> dict.Exists(xdoc.FileName) </w:t>
            </w:r>
            <w:r w:rsidRPr="00971627">
              <w:rPr>
                <w:rFonts w:cs="Courier New"/>
                <w:color w:val="0000FF"/>
                <w:szCs w:val="20"/>
                <w:lang w:eastAsia="de-AT"/>
              </w:rPr>
              <w:t>Then</w:t>
            </w:r>
          </w:p>
          <w:p w14:paraId="698B4967"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values=Split(dict.FileName,CSVSEP)</w:t>
            </w:r>
          </w:p>
          <w:p w14:paraId="1F8BF466"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xDoc.Reclassify(values(0))</w:t>
            </w:r>
          </w:p>
          <w:p w14:paraId="572BA9D2"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For</w:t>
            </w:r>
            <w:r w:rsidRPr="00971627">
              <w:rPr>
                <w:rFonts w:cs="Courier New"/>
                <w:szCs w:val="20"/>
                <w:lang w:eastAsia="de-AT"/>
              </w:rPr>
              <w:t xml:space="preserve"> f =0 </w:t>
            </w:r>
            <w:r w:rsidRPr="00971627">
              <w:rPr>
                <w:rFonts w:cs="Courier New"/>
                <w:color w:val="0000FF"/>
                <w:szCs w:val="20"/>
                <w:lang w:eastAsia="de-AT"/>
              </w:rPr>
              <w:t>To</w:t>
            </w:r>
            <w:r w:rsidRPr="00971627">
              <w:rPr>
                <w:rFonts w:cs="Courier New"/>
                <w:szCs w:val="20"/>
                <w:lang w:eastAsia="de-AT"/>
              </w:rPr>
              <w:t xml:space="preserve"> xdoc.Fields.Count-1</w:t>
            </w:r>
          </w:p>
          <w:p w14:paraId="411EC30B"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If</w:t>
            </w:r>
            <w:r w:rsidRPr="00971627">
              <w:rPr>
                <w:rFonts w:cs="Courier New"/>
                <w:szCs w:val="20"/>
                <w:lang w:eastAsia="de-AT"/>
              </w:rPr>
              <w:t xml:space="preserve"> fieldIds.Exists(xdoc.Fields(f).Name) </w:t>
            </w:r>
            <w:r w:rsidRPr="00971627">
              <w:rPr>
                <w:rFonts w:cs="Courier New"/>
                <w:color w:val="0000FF"/>
                <w:szCs w:val="20"/>
                <w:lang w:eastAsia="de-AT"/>
              </w:rPr>
              <w:t>Then</w:t>
            </w:r>
            <w:r w:rsidRPr="00971627">
              <w:rPr>
                <w:rFonts w:cs="Courier New"/>
                <w:szCs w:val="20"/>
                <w:lang w:eastAsia="de-AT"/>
              </w:rPr>
              <w:t xml:space="preserve"> xdoc.Fields(f).Text=values(fieldIds(xdoc.Fields(f).Name)-1)</w:t>
            </w:r>
          </w:p>
          <w:p w14:paraId="542D4A19"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Next</w:t>
            </w:r>
          </w:p>
          <w:p w14:paraId="68807766"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End</w:t>
            </w:r>
            <w:r w:rsidRPr="00971627">
              <w:rPr>
                <w:rFonts w:cs="Courier New"/>
                <w:szCs w:val="20"/>
                <w:lang w:eastAsia="de-AT"/>
              </w:rPr>
              <w:t xml:space="preserve"> </w:t>
            </w:r>
            <w:r w:rsidRPr="00971627">
              <w:rPr>
                <w:rFonts w:cs="Courier New"/>
                <w:color w:val="0000FF"/>
                <w:szCs w:val="20"/>
                <w:lang w:eastAsia="de-AT"/>
              </w:rPr>
              <w:t>If</w:t>
            </w:r>
          </w:p>
          <w:p w14:paraId="2371677D"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xdoc.Save</w:t>
            </w:r>
          </w:p>
          <w:p w14:paraId="509BDB4F" w14:textId="77777777" w:rsidR="00971627" w:rsidRPr="00971627" w:rsidRDefault="00971627" w:rsidP="00535D57">
            <w:pPr>
              <w:pStyle w:val="Code"/>
              <w:rPr>
                <w:rFonts w:cs="Courier New"/>
                <w:szCs w:val="20"/>
                <w:lang w:eastAsia="de-AT"/>
              </w:rPr>
            </w:pPr>
            <w:r w:rsidRPr="00971627">
              <w:rPr>
                <w:rFonts w:cs="Courier New"/>
                <w:szCs w:val="20"/>
                <w:lang w:eastAsia="de-AT"/>
              </w:rPr>
              <w:t xml:space="preserve">   </w:t>
            </w:r>
            <w:r w:rsidRPr="00971627">
              <w:rPr>
                <w:rFonts w:cs="Courier New"/>
                <w:color w:val="0000FF"/>
                <w:szCs w:val="20"/>
                <w:lang w:eastAsia="de-AT"/>
              </w:rPr>
              <w:t>Next</w:t>
            </w:r>
          </w:p>
          <w:p w14:paraId="063948AF" w14:textId="77777777" w:rsidR="00971627" w:rsidRPr="00971627" w:rsidRDefault="00971627" w:rsidP="00535D57">
            <w:pPr>
              <w:pStyle w:val="Code"/>
              <w:rPr>
                <w:rFonts w:cs="Courier New"/>
                <w:color w:val="0000FF"/>
                <w:szCs w:val="20"/>
                <w:lang w:eastAsia="de-AT"/>
              </w:rPr>
            </w:pPr>
            <w:r w:rsidRPr="00971627">
              <w:rPr>
                <w:rFonts w:cs="Courier New"/>
                <w:color w:val="0000FF"/>
                <w:szCs w:val="20"/>
                <w:lang w:eastAsia="de-AT"/>
              </w:rPr>
              <w:t>End</w:t>
            </w:r>
            <w:r w:rsidRPr="00971627">
              <w:rPr>
                <w:rFonts w:cs="Courier New"/>
                <w:szCs w:val="20"/>
                <w:lang w:eastAsia="de-AT"/>
              </w:rPr>
              <w:t xml:space="preserve"> </w:t>
            </w:r>
            <w:r w:rsidRPr="00971627">
              <w:rPr>
                <w:rFonts w:cs="Courier New"/>
                <w:color w:val="0000FF"/>
                <w:szCs w:val="20"/>
                <w:lang w:eastAsia="de-AT"/>
              </w:rPr>
              <w:t>Sub</w:t>
            </w:r>
          </w:p>
        </w:tc>
      </w:tr>
    </w:tbl>
    <w:p w14:paraId="2434C8E3" w14:textId="77777777" w:rsidR="006E005F" w:rsidRDefault="006E005F" w:rsidP="00F10E03">
      <w:pPr>
        <w:pStyle w:val="Heading2"/>
        <w:pageBreakBefore/>
        <w:numPr>
          <w:ilvl w:val="0"/>
          <w:numId w:val="66"/>
        </w:numPr>
        <w:spacing w:before="240"/>
        <w:rPr>
          <w:lang w:val="en-GB"/>
        </w:rPr>
      </w:pPr>
      <w:bookmarkStart w:id="675" w:name="_Toc386812671"/>
      <w:r>
        <w:rPr>
          <w:lang w:val="en-GB"/>
        </w:rPr>
        <w:lastRenderedPageBreak/>
        <w:t>Integrating Webservices</w:t>
      </w:r>
      <w:r w:rsidR="003A3A93">
        <w:rPr>
          <w:lang w:val="en-GB"/>
        </w:rPr>
        <w:fldChar w:fldCharType="begin"/>
      </w:r>
      <w:r w:rsidR="003A3A93">
        <w:instrText xml:space="preserve"> XE "</w:instrText>
      </w:r>
      <w:r w:rsidR="003A3A93" w:rsidRPr="00F527E6">
        <w:rPr>
          <w:lang w:val="en-GB"/>
        </w:rPr>
        <w:instrText>Webservices</w:instrText>
      </w:r>
      <w:r w:rsidR="003A3A93" w:rsidRPr="00F527E6">
        <w:instrText>:</w:instrText>
      </w:r>
      <w:r w:rsidR="003F0D5E">
        <w:instrText>Scripting Example</w:instrText>
      </w:r>
      <w:r w:rsidR="003A3A93">
        <w:instrText xml:space="preserve">" </w:instrText>
      </w:r>
      <w:r w:rsidR="003A3A93">
        <w:rPr>
          <w:lang w:val="en-GB"/>
        </w:rPr>
        <w:fldChar w:fldCharType="end"/>
      </w:r>
      <w:r>
        <w:rPr>
          <w:lang w:val="en-GB"/>
        </w:rPr>
        <w:t xml:space="preserve"> &amp; Kapow</w:t>
      </w:r>
      <w:r w:rsidR="003A3A93">
        <w:rPr>
          <w:lang w:val="en-GB"/>
        </w:rPr>
        <w:fldChar w:fldCharType="begin"/>
      </w:r>
      <w:r w:rsidR="003A3A93">
        <w:instrText xml:space="preserve"> XE "</w:instrText>
      </w:r>
      <w:r w:rsidR="003A3A93" w:rsidRPr="007D1988">
        <w:rPr>
          <w:lang w:val="en-GB"/>
        </w:rPr>
        <w:instrText>Kapow</w:instrText>
      </w:r>
      <w:r w:rsidR="003A3A93" w:rsidRPr="007D1988">
        <w:instrText>:</w:instrText>
      </w:r>
      <w:r w:rsidR="008C21A0">
        <w:rPr>
          <w:lang w:val="en-GB"/>
        </w:rPr>
        <w:instrText>Scripting</w:instrText>
      </w:r>
      <w:r w:rsidR="00454FC2">
        <w:rPr>
          <w:lang w:val="en-GB"/>
        </w:rPr>
        <w:instrText xml:space="preserve"> Example</w:instrText>
      </w:r>
      <w:r w:rsidR="003A3A93">
        <w:instrText xml:space="preserve">" </w:instrText>
      </w:r>
      <w:r w:rsidR="003A3A93">
        <w:rPr>
          <w:lang w:val="en-GB"/>
        </w:rPr>
        <w:fldChar w:fldCharType="end"/>
      </w:r>
      <w:r>
        <w:rPr>
          <w:lang w:val="en-GB"/>
        </w:rPr>
        <w:t xml:space="preserve"> with KTM</w:t>
      </w:r>
      <w:bookmarkEnd w:id="675"/>
    </w:p>
    <w:p w14:paraId="180B8209" w14:textId="77777777" w:rsidR="006E005F" w:rsidRDefault="00B34A67" w:rsidP="006E005F">
      <w:pPr>
        <w:rPr>
          <w:lang w:val="en-GB"/>
        </w:rPr>
      </w:pPr>
      <w:hyperlink r:id="rId142" w:history="1">
        <w:r w:rsidR="006E005F" w:rsidRPr="006E005F">
          <w:rPr>
            <w:rStyle w:val="Hyperlink"/>
            <w:lang w:val="en-GB"/>
          </w:rPr>
          <w:t>Kapow Software’s</w:t>
        </w:r>
      </w:hyperlink>
      <w:r w:rsidR="006E005F">
        <w:rPr>
          <w:lang w:val="en-GB"/>
        </w:rPr>
        <w:t xml:space="preserve"> synthetic APIs brings immense value to a KTM project.</w:t>
      </w:r>
    </w:p>
    <w:p w14:paraId="0C885762" w14:textId="77777777" w:rsidR="006E005F" w:rsidRDefault="006E005F" w:rsidP="006E005F">
      <w:pPr>
        <w:rPr>
          <w:lang w:val="en-GB"/>
        </w:rPr>
      </w:pPr>
      <w:r>
        <w:rPr>
          <w:lang w:val="en-GB"/>
        </w:rPr>
        <w:t>Some points of integration</w:t>
      </w:r>
    </w:p>
    <w:p w14:paraId="658D0259" w14:textId="77777777" w:rsidR="006E005F" w:rsidRDefault="006E005F" w:rsidP="00E20F1D">
      <w:pPr>
        <w:pStyle w:val="ListParagraph"/>
        <w:numPr>
          <w:ilvl w:val="0"/>
          <w:numId w:val="63"/>
        </w:numPr>
        <w:rPr>
          <w:lang w:val="en-GB"/>
        </w:rPr>
      </w:pPr>
      <w:r>
        <w:rPr>
          <w:lang w:val="en-GB"/>
        </w:rPr>
        <w:t>Validation Rules checking with the internet.</w:t>
      </w:r>
    </w:p>
    <w:p w14:paraId="6D9FEF90" w14:textId="77777777" w:rsidR="006E005F" w:rsidRDefault="006E005F" w:rsidP="00E20F1D">
      <w:pPr>
        <w:pStyle w:val="ListParagraph"/>
        <w:numPr>
          <w:ilvl w:val="0"/>
          <w:numId w:val="63"/>
        </w:numPr>
        <w:rPr>
          <w:lang w:val="en-GB"/>
        </w:rPr>
      </w:pPr>
      <w:r>
        <w:rPr>
          <w:lang w:val="en-GB"/>
        </w:rPr>
        <w:t>Lassoing Text on a Document</w:t>
      </w:r>
      <w:r w:rsidR="007C1116">
        <w:rPr>
          <w:lang w:val="en-GB"/>
        </w:rPr>
        <w:t>.</w:t>
      </w:r>
    </w:p>
    <w:p w14:paraId="2BB66259" w14:textId="77777777" w:rsidR="006E005F" w:rsidRDefault="006E005F" w:rsidP="00E20F1D">
      <w:pPr>
        <w:pStyle w:val="ListParagraph"/>
        <w:numPr>
          <w:ilvl w:val="0"/>
          <w:numId w:val="63"/>
        </w:numPr>
        <w:rPr>
          <w:lang w:val="en-GB"/>
        </w:rPr>
      </w:pPr>
      <w:r>
        <w:rPr>
          <w:lang w:val="en-GB"/>
        </w:rPr>
        <w:t>Creating Fuzzy Database Files from Websites</w:t>
      </w:r>
      <w:r w:rsidR="007C1116">
        <w:rPr>
          <w:lang w:val="en-GB"/>
        </w:rPr>
        <w:t>.</w:t>
      </w:r>
    </w:p>
    <w:p w14:paraId="0EE7ADB4" w14:textId="77777777" w:rsidR="003A3A93" w:rsidRDefault="006E005F" w:rsidP="006E005F">
      <w:pPr>
        <w:rPr>
          <w:lang w:val="en-GB"/>
        </w:rPr>
      </w:pPr>
      <w:r>
        <w:rPr>
          <w:lang w:val="en-GB"/>
        </w:rPr>
        <w:t>The following Code calls Google Translate</w:t>
      </w:r>
      <w:r w:rsidR="003A3A93">
        <w:rPr>
          <w:lang w:val="en-GB"/>
        </w:rPr>
        <w:fldChar w:fldCharType="begin"/>
      </w:r>
      <w:r w:rsidR="003A3A93">
        <w:instrText xml:space="preserve"> XE "</w:instrText>
      </w:r>
      <w:r w:rsidR="003A3A93" w:rsidRPr="00A12901">
        <w:rPr>
          <w:lang w:val="en-GB"/>
        </w:rPr>
        <w:instrText>Google Translate</w:instrText>
      </w:r>
      <w:r w:rsidR="003A3A93">
        <w:instrText xml:space="preserve">" </w:instrText>
      </w:r>
      <w:r w:rsidR="003A3A93">
        <w:rPr>
          <w:lang w:val="en-GB"/>
        </w:rPr>
        <w:fldChar w:fldCharType="end"/>
      </w:r>
      <w:r>
        <w:rPr>
          <w:lang w:val="en-GB"/>
        </w:rPr>
        <w:t xml:space="preserve"> via Kapow to </w:t>
      </w:r>
      <w:r w:rsidR="003A3A93">
        <w:rPr>
          <w:lang w:val="en-GB"/>
        </w:rPr>
        <w:t>translate</w:t>
      </w:r>
      <w:r>
        <w:rPr>
          <w:lang w:val="en-GB"/>
        </w:rPr>
        <w:t xml:space="preserve"> text on a document using the </w:t>
      </w:r>
      <w:r w:rsidRPr="006E005F">
        <w:rPr>
          <w:rFonts w:ascii="Courier New" w:hAnsi="Courier New" w:cs="Courier New"/>
          <w:color w:val="333333"/>
          <w:sz w:val="20"/>
          <w:szCs w:val="20"/>
          <w:lang w:val="en-GB" w:eastAsia="en-GB" w:bidi="ar-SA"/>
        </w:rPr>
        <w:t>ValidationForm_AfterViewerLassoDrawn</w:t>
      </w:r>
      <w:r w:rsidR="003A3A93">
        <w:rPr>
          <w:rFonts w:ascii="Courier New" w:hAnsi="Courier New" w:cs="Courier New"/>
          <w:color w:val="333333"/>
          <w:sz w:val="20"/>
          <w:szCs w:val="20"/>
          <w:lang w:val="en-GB" w:eastAsia="en-GB" w:bidi="ar-SA"/>
        </w:rPr>
        <w:fldChar w:fldCharType="begin"/>
      </w:r>
      <w:r w:rsidR="003A3A93">
        <w:instrText xml:space="preserve"> XE "</w:instrText>
      </w:r>
      <w:r w:rsidR="003A3A93" w:rsidRPr="006E6ABF">
        <w:rPr>
          <w:rFonts w:ascii="Courier New" w:hAnsi="Courier New" w:cs="Courier New"/>
          <w:color w:val="333333"/>
          <w:lang w:val="en-GB" w:eastAsia="en-GB" w:bidi="ar-SA"/>
        </w:rPr>
        <w:instrText>Lasso</w:instrText>
      </w:r>
      <w:r w:rsidR="003A3A93">
        <w:instrText xml:space="preserve">" </w:instrText>
      </w:r>
      <w:r w:rsidR="003A3A93">
        <w:rPr>
          <w:rFonts w:ascii="Courier New" w:hAnsi="Courier New" w:cs="Courier New"/>
          <w:color w:val="333333"/>
          <w:sz w:val="20"/>
          <w:szCs w:val="20"/>
          <w:lang w:val="en-GB" w:eastAsia="en-GB" w:bidi="ar-SA"/>
        </w:rPr>
        <w:fldChar w:fldCharType="end"/>
      </w:r>
      <w:r>
        <w:rPr>
          <w:rFonts w:ascii="Courier New" w:hAnsi="Courier New" w:cs="Courier New"/>
          <w:b/>
          <w:color w:val="333333"/>
          <w:sz w:val="20"/>
          <w:szCs w:val="20"/>
          <w:lang w:val="en-GB" w:eastAsia="en-GB" w:bidi="ar-SA"/>
        </w:rPr>
        <w:t xml:space="preserve"> </w:t>
      </w:r>
      <w:r w:rsidRPr="006E005F">
        <w:rPr>
          <w:lang w:val="en-GB"/>
        </w:rPr>
        <w:t>even</w:t>
      </w:r>
      <w:r w:rsidR="003A3A93">
        <w:rPr>
          <w:lang w:val="en-GB"/>
        </w:rPr>
        <w:t>t.</w:t>
      </w:r>
    </w:p>
    <w:p w14:paraId="68FF7CCC" w14:textId="77777777" w:rsidR="006E005F" w:rsidRPr="006E005F" w:rsidRDefault="003A3A93" w:rsidP="006E005F">
      <w:pPr>
        <w:rPr>
          <w:b/>
          <w:lang w:val="en-GB"/>
        </w:rPr>
      </w:pPr>
      <w:r>
        <w:rPr>
          <w:lang w:val="en-GB"/>
        </w:rPr>
        <w:t xml:space="preserve">In the </w:t>
      </w:r>
      <w:r w:rsidR="006F108F">
        <w:rPr>
          <w:lang w:val="en-GB"/>
        </w:rPr>
        <w:t>example</w:t>
      </w:r>
      <w:r>
        <w:rPr>
          <w:lang w:val="en-GB"/>
        </w:rPr>
        <w:t xml:space="preserve"> below the user has lassoed “</w:t>
      </w:r>
      <w:r w:rsidRPr="003A3A93">
        <w:rPr>
          <w:lang w:val="en-GB"/>
        </w:rPr>
        <w:t>ΣΤΟΙΧΕΙΑ ΠΑΡΑΣΤΑΤΙΚΟΥ</w:t>
      </w:r>
      <w:r>
        <w:rPr>
          <w:lang w:val="en-GB"/>
        </w:rPr>
        <w:t>” on the image and the translation “INFORMATION DOCUMENT” is inserted into the field.</w:t>
      </w:r>
      <w:r w:rsidR="006F108F" w:rsidRPr="006F108F">
        <w:rPr>
          <w:noProof/>
          <w:lang w:val="en-GB" w:eastAsia="en-GB" w:bidi="ar-SA"/>
        </w:rPr>
        <w:t xml:space="preserve"> </w:t>
      </w:r>
      <w:r w:rsidR="006F108F">
        <w:rPr>
          <w:noProof/>
          <w:lang w:bidi="ar-SA"/>
        </w:rPr>
        <w:drawing>
          <wp:inline distT="0" distB="0" distL="0" distR="0" wp14:anchorId="6DC5B052" wp14:editId="540A2682">
            <wp:extent cx="5972810" cy="2094865"/>
            <wp:effectExtent l="0" t="0" r="889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3"/>
                    <a:stretch>
                      <a:fillRect/>
                    </a:stretch>
                  </pic:blipFill>
                  <pic:spPr>
                    <a:xfrm>
                      <a:off x="0" y="0"/>
                      <a:ext cx="5972810" cy="2094865"/>
                    </a:xfrm>
                    <a:prstGeom prst="rect">
                      <a:avLst/>
                    </a:prstGeom>
                  </pic:spPr>
                </pic:pic>
              </a:graphicData>
            </a:graphic>
          </wp:inline>
        </w:drawing>
      </w:r>
    </w:p>
    <w:tbl>
      <w:tblPr>
        <w:tblStyle w:val="TableGrid"/>
        <w:tblW w:w="0" w:type="auto"/>
        <w:tblInd w:w="360" w:type="dxa"/>
        <w:tblLook w:val="04A0" w:firstRow="1" w:lastRow="0" w:firstColumn="1" w:lastColumn="0" w:noHBand="0" w:noVBand="1"/>
      </w:tblPr>
      <w:tblGrid>
        <w:gridCol w:w="10944"/>
      </w:tblGrid>
      <w:tr w:rsidR="006E005F" w14:paraId="212EC9D2" w14:textId="77777777" w:rsidTr="006E005F">
        <w:tc>
          <w:tcPr>
            <w:tcW w:w="11304" w:type="dxa"/>
          </w:tcPr>
          <w:p w14:paraId="2C6396F8"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0000FF"/>
                <w:sz w:val="20"/>
                <w:szCs w:val="20"/>
                <w:lang w:val="en-GB" w:eastAsia="en-GB" w:bidi="ar-SA"/>
              </w:rPr>
              <w:t>Private</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Sub</w:t>
            </w:r>
            <w:r w:rsidRPr="006E005F">
              <w:rPr>
                <w:rFonts w:ascii="Courier New" w:hAnsi="Courier New" w:cs="Courier New"/>
                <w:color w:val="333333"/>
                <w:sz w:val="20"/>
                <w:szCs w:val="20"/>
                <w:lang w:val="en-GB" w:eastAsia="en-GB" w:bidi="ar-SA"/>
              </w:rPr>
              <w:t xml:space="preserve"> ValidationForm_AfterViewerLassoDrawn(</w:t>
            </w:r>
            <w:r w:rsidRPr="006E005F">
              <w:rPr>
                <w:rFonts w:ascii="Courier New" w:hAnsi="Courier New" w:cs="Courier New"/>
                <w:color w:val="0000FF"/>
                <w:sz w:val="20"/>
                <w:szCs w:val="20"/>
                <w:lang w:val="en-GB" w:eastAsia="en-GB" w:bidi="ar-SA"/>
              </w:rPr>
              <w:t>ByVal</w:t>
            </w:r>
            <w:r w:rsidRPr="006E005F">
              <w:rPr>
                <w:rFonts w:ascii="Courier New" w:hAnsi="Courier New" w:cs="Courier New"/>
                <w:color w:val="333333"/>
                <w:sz w:val="20"/>
                <w:szCs w:val="20"/>
                <w:lang w:val="en-GB" w:eastAsia="en-GB" w:bidi="ar-SA"/>
              </w:rPr>
              <w:t xml:space="preserve"> pXDoc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CASCADELib.CscXDocument, </w:t>
            </w:r>
            <w:r w:rsidRPr="006E005F">
              <w:rPr>
                <w:rFonts w:ascii="Courier New" w:hAnsi="Courier New" w:cs="Courier New"/>
                <w:color w:val="0000FF"/>
                <w:sz w:val="20"/>
                <w:szCs w:val="20"/>
                <w:lang w:val="en-GB" w:eastAsia="en-GB" w:bidi="ar-SA"/>
              </w:rPr>
              <w:t>ByVal</w:t>
            </w:r>
            <w:r w:rsidRPr="006E005F">
              <w:rPr>
                <w:rFonts w:ascii="Courier New" w:hAnsi="Courier New" w:cs="Courier New"/>
                <w:color w:val="333333"/>
                <w:sz w:val="20"/>
                <w:szCs w:val="20"/>
                <w:lang w:val="en-GB" w:eastAsia="en-GB" w:bidi="ar-SA"/>
              </w:rPr>
              <w:t xml:space="preserve"> PageIndex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Long</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ByVal</w:t>
            </w:r>
            <w:r w:rsidRPr="006E005F">
              <w:rPr>
                <w:rFonts w:ascii="Courier New" w:hAnsi="Courier New" w:cs="Courier New"/>
                <w:color w:val="333333"/>
                <w:sz w:val="20"/>
                <w:szCs w:val="20"/>
                <w:lang w:val="en-GB" w:eastAsia="en-GB" w:bidi="ar-SA"/>
              </w:rPr>
              <w:t xml:space="preserve"> pField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CASCADELib.CscXDocField, </w:t>
            </w:r>
            <w:r w:rsidRPr="006E005F">
              <w:rPr>
                <w:rFonts w:ascii="Courier New" w:hAnsi="Courier New" w:cs="Courier New"/>
                <w:color w:val="0000FF"/>
                <w:sz w:val="20"/>
                <w:szCs w:val="20"/>
                <w:lang w:val="en-GB" w:eastAsia="en-GB" w:bidi="ar-SA"/>
              </w:rPr>
              <w:t>ByVal</w:t>
            </w:r>
            <w:r w:rsidRPr="006E005F">
              <w:rPr>
                <w:rFonts w:ascii="Courier New" w:hAnsi="Courier New" w:cs="Courier New"/>
                <w:color w:val="333333"/>
                <w:sz w:val="20"/>
                <w:szCs w:val="20"/>
                <w:lang w:val="en-GB" w:eastAsia="en-GB" w:bidi="ar-SA"/>
              </w:rPr>
              <w:t xml:space="preserve"> TopPos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Long</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ByVal</w:t>
            </w:r>
            <w:r w:rsidRPr="006E005F">
              <w:rPr>
                <w:rFonts w:ascii="Courier New" w:hAnsi="Courier New" w:cs="Courier New"/>
                <w:color w:val="333333"/>
                <w:sz w:val="20"/>
                <w:szCs w:val="20"/>
                <w:lang w:val="en-GB" w:eastAsia="en-GB" w:bidi="ar-SA"/>
              </w:rPr>
              <w:t xml:space="preserve"> LeftPos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Long</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ByVal</w:t>
            </w:r>
            <w:r w:rsidRPr="006E005F">
              <w:rPr>
                <w:rFonts w:ascii="Courier New" w:hAnsi="Courier New" w:cs="Courier New"/>
                <w:color w:val="333333"/>
                <w:sz w:val="20"/>
                <w:szCs w:val="20"/>
                <w:lang w:val="en-GB" w:eastAsia="en-GB" w:bidi="ar-SA"/>
              </w:rPr>
              <w:t xml:space="preserve"> Width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Long</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ByVal</w:t>
            </w:r>
            <w:r w:rsidRPr="006E005F">
              <w:rPr>
                <w:rFonts w:ascii="Courier New" w:hAnsi="Courier New" w:cs="Courier New"/>
                <w:color w:val="333333"/>
                <w:sz w:val="20"/>
                <w:szCs w:val="20"/>
                <w:lang w:val="en-GB" w:eastAsia="en-GB" w:bidi="ar-SA"/>
              </w:rPr>
              <w:t xml:space="preserve"> Height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Long</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ByRef</w:t>
            </w:r>
            <w:r w:rsidRPr="006E005F">
              <w:rPr>
                <w:rFonts w:ascii="Courier New" w:hAnsi="Courier New" w:cs="Courier New"/>
                <w:color w:val="333333"/>
                <w:sz w:val="20"/>
                <w:szCs w:val="20"/>
                <w:lang w:val="en-GB" w:eastAsia="en-GB" w:bidi="ar-SA"/>
              </w:rPr>
              <w:t xml:space="preserve"> bCancel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Boolean</w:t>
            </w:r>
            <w:r w:rsidRPr="006E005F">
              <w:rPr>
                <w:rFonts w:ascii="Courier New" w:hAnsi="Courier New" w:cs="Courier New"/>
                <w:color w:val="333333"/>
                <w:sz w:val="20"/>
                <w:szCs w:val="20"/>
                <w:lang w:val="en-GB" w:eastAsia="en-GB" w:bidi="ar-SA"/>
              </w:rPr>
              <w:t>)</w:t>
            </w:r>
          </w:p>
          <w:p w14:paraId="03A3816A"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Dim</w:t>
            </w:r>
            <w:r w:rsidRPr="006E005F">
              <w:rPr>
                <w:rFonts w:ascii="Courier New" w:hAnsi="Courier New" w:cs="Courier New"/>
                <w:color w:val="333333"/>
                <w:sz w:val="20"/>
                <w:szCs w:val="20"/>
                <w:lang w:val="en-GB" w:eastAsia="en-GB" w:bidi="ar-SA"/>
              </w:rPr>
              <w:t xml:space="preserve"> words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CscXDocWords, translation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r w:rsidRPr="006E005F">
              <w:rPr>
                <w:rFonts w:ascii="Courier New" w:hAnsi="Courier New" w:cs="Courier New"/>
                <w:color w:val="333333"/>
                <w:sz w:val="20"/>
                <w:szCs w:val="20"/>
                <w:lang w:val="en-GB" w:eastAsia="en-GB" w:bidi="ar-SA"/>
              </w:rPr>
              <w:t xml:space="preserve">, ms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Long</w:t>
            </w:r>
          </w:p>
          <w:p w14:paraId="32A86067"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Set</w:t>
            </w:r>
            <w:r w:rsidRPr="006E005F">
              <w:rPr>
                <w:rFonts w:ascii="Courier New" w:hAnsi="Courier New" w:cs="Courier New"/>
                <w:color w:val="333333"/>
                <w:sz w:val="20"/>
                <w:szCs w:val="20"/>
                <w:lang w:val="en-GB" w:eastAsia="en-GB" w:bidi="ar-SA"/>
              </w:rPr>
              <w:t xml:space="preserve"> words=pXDoc.GetWordsInRect(PageIndex,LeftPos,TopPos,Width,Height)</w:t>
            </w:r>
          </w:p>
          <w:p w14:paraId="00871F4C"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If</w:t>
            </w:r>
            <w:r w:rsidRPr="006E005F">
              <w:rPr>
                <w:rFonts w:ascii="Courier New" w:hAnsi="Courier New" w:cs="Courier New"/>
                <w:color w:val="333333"/>
                <w:sz w:val="20"/>
                <w:szCs w:val="20"/>
                <w:lang w:val="en-GB" w:eastAsia="en-GB" w:bidi="ar-SA"/>
              </w:rPr>
              <w:t xml:space="preserve"> words.Count=0 </w:t>
            </w:r>
            <w:r w:rsidRPr="006E005F">
              <w:rPr>
                <w:rFonts w:ascii="Courier New" w:hAnsi="Courier New" w:cs="Courier New"/>
                <w:color w:val="0000FF"/>
                <w:sz w:val="20"/>
                <w:szCs w:val="20"/>
                <w:lang w:val="en-GB" w:eastAsia="en-GB" w:bidi="ar-SA"/>
              </w:rPr>
              <w:t>Then</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Exit</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Sub</w:t>
            </w:r>
            <w:r w:rsidR="004A1204">
              <w:rPr>
                <w:rFonts w:ascii="Courier New" w:hAnsi="Courier New" w:cs="Courier New"/>
                <w:color w:val="0000FF"/>
                <w:sz w:val="20"/>
                <w:szCs w:val="20"/>
                <w:lang w:val="en-GB" w:eastAsia="en-GB" w:bidi="ar-SA"/>
              </w:rPr>
              <w:t xml:space="preserve"> </w:t>
            </w:r>
            <w:r w:rsidR="004A1204" w:rsidRPr="006E005F">
              <w:rPr>
                <w:rFonts w:ascii="Courier New" w:hAnsi="Courier New" w:cs="Courier New"/>
                <w:color w:val="008000"/>
                <w:sz w:val="20"/>
                <w:szCs w:val="20"/>
                <w:lang w:val="en-GB" w:eastAsia="en-GB" w:bidi="ar-SA"/>
              </w:rPr>
              <w:t>'</w:t>
            </w:r>
            <w:r w:rsidR="004A1204">
              <w:rPr>
                <w:rFonts w:ascii="Courier New" w:hAnsi="Courier New" w:cs="Courier New"/>
                <w:color w:val="008000"/>
                <w:sz w:val="20"/>
                <w:szCs w:val="20"/>
                <w:lang w:val="en-GB" w:eastAsia="en-GB" w:bidi="ar-SA"/>
              </w:rPr>
              <w:t>The user lassoed no words</w:t>
            </w:r>
          </w:p>
          <w:p w14:paraId="5AC84BD9"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translation=Kapow_GoogleTranslate(</w:t>
            </w:r>
            <w:r w:rsidRPr="006E005F">
              <w:rPr>
                <w:rFonts w:ascii="Courier New" w:hAnsi="Courier New" w:cs="Courier New"/>
                <w:color w:val="A31515"/>
                <w:sz w:val="20"/>
                <w:szCs w:val="20"/>
                <w:lang w:val="en-GB" w:eastAsia="en-GB" w:bidi="ar-SA"/>
              </w:rPr>
              <w:t>"http://localhost:50079/rest/ru2n/Default project/GoogleTranslate_rpb"</w:t>
            </w:r>
            <w:r w:rsidRPr="006E005F">
              <w:rPr>
                <w:rFonts w:ascii="Courier New" w:hAnsi="Courier New" w:cs="Courier New"/>
                <w:color w:val="333333"/>
                <w:sz w:val="20"/>
                <w:szCs w:val="20"/>
                <w:lang w:val="en-GB" w:eastAsia="en-GB" w:bidi="ar-SA"/>
              </w:rPr>
              <w:t>,words.Text,</w:t>
            </w:r>
            <w:r w:rsidRPr="006E005F">
              <w:rPr>
                <w:rFonts w:ascii="Courier New" w:hAnsi="Courier New" w:cs="Courier New"/>
                <w:color w:val="A31515"/>
                <w:sz w:val="20"/>
                <w:szCs w:val="20"/>
                <w:lang w:val="en-GB" w:eastAsia="en-GB" w:bidi="ar-SA"/>
              </w:rPr>
              <w:t>"Greek"</w:t>
            </w:r>
            <w:r w:rsidRPr="006E005F">
              <w:rPr>
                <w:rFonts w:ascii="Courier New" w:hAnsi="Courier New" w:cs="Courier New"/>
                <w:color w:val="333333"/>
                <w:sz w:val="20"/>
                <w:szCs w:val="20"/>
                <w:lang w:val="en-GB" w:eastAsia="en-GB" w:bidi="ar-SA"/>
              </w:rPr>
              <w:t>,</w:t>
            </w:r>
            <w:r w:rsidRPr="006E005F">
              <w:rPr>
                <w:rFonts w:ascii="Courier New" w:hAnsi="Courier New" w:cs="Courier New"/>
                <w:color w:val="A31515"/>
                <w:sz w:val="20"/>
                <w:szCs w:val="20"/>
                <w:lang w:val="en-GB" w:eastAsia="en-GB" w:bidi="ar-SA"/>
              </w:rPr>
              <w:t>"English"</w:t>
            </w:r>
            <w:r w:rsidRPr="006E005F">
              <w:rPr>
                <w:rFonts w:ascii="Courier New" w:hAnsi="Courier New" w:cs="Courier New"/>
                <w:color w:val="333333"/>
                <w:sz w:val="20"/>
                <w:szCs w:val="20"/>
                <w:lang w:val="en-GB" w:eastAsia="en-GB" w:bidi="ar-SA"/>
              </w:rPr>
              <w:t>, ms)</w:t>
            </w:r>
          </w:p>
          <w:p w14:paraId="5112A83D"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pField.Text=translation</w:t>
            </w:r>
          </w:p>
          <w:p w14:paraId="53CCFA62"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pField.PageIndex=PageIndex</w:t>
            </w:r>
          </w:p>
          <w:p w14:paraId="79AE73B7"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pField.Left=LeftPos</w:t>
            </w:r>
          </w:p>
          <w:p w14:paraId="349A25D2"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pField.Top=TopPos</w:t>
            </w:r>
          </w:p>
          <w:p w14:paraId="18A9CA53"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pField.Width=Width</w:t>
            </w:r>
          </w:p>
          <w:p w14:paraId="44C38E3F"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pField.Height=Height</w:t>
            </w:r>
          </w:p>
          <w:p w14:paraId="1D34D44A"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bCancel=</w:t>
            </w:r>
            <w:r w:rsidRPr="006E005F">
              <w:rPr>
                <w:rFonts w:ascii="Courier New" w:hAnsi="Courier New" w:cs="Courier New"/>
                <w:color w:val="0000FF"/>
                <w:sz w:val="20"/>
                <w:szCs w:val="20"/>
                <w:lang w:val="en-GB" w:eastAsia="en-GB" w:bidi="ar-SA"/>
              </w:rPr>
              <w:t>True</w:t>
            </w:r>
            <w:ins w:id="676" w:author="David Wright" w:date="2014-07-08T15:10:00Z">
              <w:r w:rsidR="00784B6A">
                <w:rPr>
                  <w:rFonts w:ascii="Courier New" w:hAnsi="Courier New" w:cs="Courier New"/>
                  <w:color w:val="0000FF"/>
                  <w:sz w:val="20"/>
                  <w:szCs w:val="20"/>
                  <w:lang w:val="en-GB" w:eastAsia="en-GB" w:bidi="ar-SA"/>
                </w:rPr>
                <w:t xml:space="preserve"> </w:t>
              </w:r>
              <w:r w:rsidR="00784B6A" w:rsidRPr="006E005F">
                <w:rPr>
                  <w:rFonts w:ascii="Courier New" w:hAnsi="Courier New" w:cs="Courier New"/>
                  <w:color w:val="008000"/>
                  <w:sz w:val="20"/>
                  <w:szCs w:val="20"/>
                  <w:lang w:val="en-GB" w:eastAsia="en-GB" w:bidi="ar-SA"/>
                </w:rPr>
                <w:t>'</w:t>
              </w:r>
              <w:r w:rsidR="00784B6A">
                <w:rPr>
                  <w:rFonts w:ascii="Courier New" w:hAnsi="Courier New" w:cs="Courier New"/>
                  <w:color w:val="008000"/>
                  <w:sz w:val="20"/>
                  <w:szCs w:val="20"/>
                  <w:lang w:val="en-GB" w:eastAsia="en-GB" w:bidi="ar-SA"/>
                </w:rPr>
                <w:t>Tell KTM to ignore the lasso event because Kapow handled it!</w:t>
              </w:r>
            </w:ins>
          </w:p>
          <w:p w14:paraId="0EC0E6B7"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0000FF"/>
                <w:sz w:val="20"/>
                <w:szCs w:val="20"/>
                <w:lang w:val="en-GB" w:eastAsia="en-GB" w:bidi="ar-SA"/>
              </w:rPr>
              <w:t>End</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Sub</w:t>
            </w:r>
          </w:p>
          <w:p w14:paraId="195FA711"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0000FF"/>
                <w:sz w:val="20"/>
                <w:szCs w:val="20"/>
                <w:lang w:val="en-GB" w:eastAsia="en-GB" w:bidi="ar-SA"/>
              </w:rPr>
            </w:pPr>
          </w:p>
          <w:p w14:paraId="0598ED94"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0000FF"/>
                <w:sz w:val="20"/>
                <w:szCs w:val="20"/>
                <w:lang w:val="en-GB" w:eastAsia="en-GB" w:bidi="ar-SA"/>
              </w:rPr>
              <w:t>Public</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Function</w:t>
            </w:r>
            <w:r w:rsidRPr="006E005F">
              <w:rPr>
                <w:rFonts w:ascii="Courier New" w:hAnsi="Courier New" w:cs="Courier New"/>
                <w:color w:val="333333"/>
                <w:sz w:val="20"/>
                <w:szCs w:val="20"/>
                <w:lang w:val="en-GB" w:eastAsia="en-GB" w:bidi="ar-SA"/>
              </w:rPr>
              <w:t xml:space="preserve"> Kapow_GoogleTranslate(url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r w:rsidRPr="006E005F">
              <w:rPr>
                <w:rFonts w:ascii="Courier New" w:hAnsi="Courier New" w:cs="Courier New"/>
                <w:color w:val="333333"/>
                <w:sz w:val="20"/>
                <w:szCs w:val="20"/>
                <w:lang w:val="en-GB" w:eastAsia="en-GB" w:bidi="ar-SA"/>
              </w:rPr>
              <w:t xml:space="preserve">, sourceText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r w:rsidRPr="006E005F">
              <w:rPr>
                <w:rFonts w:ascii="Courier New" w:hAnsi="Courier New" w:cs="Courier New"/>
                <w:color w:val="333333"/>
                <w:sz w:val="20"/>
                <w:szCs w:val="20"/>
                <w:lang w:val="en-GB" w:eastAsia="en-GB" w:bidi="ar-SA"/>
              </w:rPr>
              <w:t xml:space="preserve">,sourceLang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r w:rsidRPr="006E005F">
              <w:rPr>
                <w:rFonts w:ascii="Courier New" w:hAnsi="Courier New" w:cs="Courier New"/>
                <w:color w:val="333333"/>
                <w:sz w:val="20"/>
                <w:szCs w:val="20"/>
                <w:lang w:val="en-GB" w:eastAsia="en-GB" w:bidi="ar-SA"/>
              </w:rPr>
              <w:t>,</w:t>
            </w:r>
            <w:r w:rsidR="004A1204">
              <w:rPr>
                <w:rFonts w:ascii="Courier New" w:hAnsi="Courier New" w:cs="Courier New"/>
                <w:color w:val="333333"/>
                <w:sz w:val="20"/>
                <w:szCs w:val="20"/>
                <w:lang w:val="en-GB" w:eastAsia="en-GB" w:bidi="ar-SA"/>
              </w:rPr>
              <w:t xml:space="preserve"> </w:t>
            </w:r>
            <w:r w:rsidRPr="006E005F">
              <w:rPr>
                <w:rFonts w:ascii="Courier New" w:hAnsi="Courier New" w:cs="Courier New"/>
                <w:color w:val="333333"/>
                <w:sz w:val="20"/>
                <w:szCs w:val="20"/>
                <w:lang w:val="en-GB" w:eastAsia="en-GB" w:bidi="ar-SA"/>
              </w:rPr>
              <w:t xml:space="preserve">destLang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r w:rsidRPr="006E005F">
              <w:rPr>
                <w:rFonts w:ascii="Courier New" w:hAnsi="Courier New" w:cs="Courier New"/>
                <w:color w:val="333333"/>
                <w:sz w:val="20"/>
                <w:szCs w:val="20"/>
                <w:lang w:val="en-GB" w:eastAsia="en-GB" w:bidi="ar-SA"/>
              </w:rPr>
              <w:t>,</w:t>
            </w:r>
            <w:r w:rsidR="004A1204">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ByRef</w:t>
            </w:r>
            <w:r w:rsidRPr="006E005F">
              <w:rPr>
                <w:rFonts w:ascii="Courier New" w:hAnsi="Courier New" w:cs="Courier New"/>
                <w:color w:val="333333"/>
                <w:sz w:val="20"/>
                <w:szCs w:val="20"/>
                <w:lang w:val="en-GB" w:eastAsia="en-GB" w:bidi="ar-SA"/>
              </w:rPr>
              <w:t xml:space="preserve"> milliseconds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Long</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p>
          <w:p w14:paraId="56DEF54C"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8000"/>
                <w:sz w:val="20"/>
                <w:szCs w:val="20"/>
                <w:lang w:val="en-GB" w:eastAsia="en-GB" w:bidi="ar-SA"/>
              </w:rPr>
              <w:t>'Add reference to "Microsoft XML 6.0"</w:t>
            </w:r>
          </w:p>
          <w:p w14:paraId="427536BB"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Dim</w:t>
            </w:r>
            <w:r w:rsidRPr="006E005F">
              <w:rPr>
                <w:rFonts w:ascii="Courier New" w:hAnsi="Courier New" w:cs="Courier New"/>
                <w:color w:val="333333"/>
                <w:sz w:val="20"/>
                <w:szCs w:val="20"/>
                <w:lang w:val="en-GB" w:eastAsia="en-GB" w:bidi="ar-SA"/>
              </w:rPr>
              <w:t xml:space="preserve"> xml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New</w:t>
            </w:r>
            <w:r w:rsidRPr="006E005F">
              <w:rPr>
                <w:rFonts w:ascii="Courier New" w:hAnsi="Courier New" w:cs="Courier New"/>
                <w:color w:val="333333"/>
                <w:sz w:val="20"/>
                <w:szCs w:val="20"/>
                <w:lang w:val="en-GB" w:eastAsia="en-GB" w:bidi="ar-SA"/>
              </w:rPr>
              <w:t xml:space="preserve"> MSXML2.DOMDocument60, response</w:t>
            </w:r>
            <w:r w:rsidR="00214829">
              <w:rPr>
                <w:rFonts w:ascii="Courier New" w:hAnsi="Courier New" w:cs="Courier New"/>
                <w:color w:val="333333"/>
                <w:sz w:val="20"/>
                <w:szCs w:val="20"/>
                <w:lang w:val="en-GB" w:eastAsia="en-GB" w:bidi="ar-SA"/>
              </w:rPr>
              <w:t>XML</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MSXML2.DOMDocument60</w:t>
            </w:r>
          </w:p>
          <w:p w14:paraId="25C180C6"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Set</w:t>
            </w:r>
            <w:r w:rsidRPr="006E005F">
              <w:rPr>
                <w:rFonts w:ascii="Courier New" w:hAnsi="Courier New" w:cs="Courier New"/>
                <w:color w:val="333333"/>
                <w:sz w:val="20"/>
                <w:szCs w:val="20"/>
                <w:lang w:val="en-GB" w:eastAsia="en-GB" w:bidi="ar-SA"/>
              </w:rPr>
              <w:t xml:space="preserve"> xml=Kapow_</w:t>
            </w:r>
            <w:r w:rsidR="00214829" w:rsidRPr="006E005F">
              <w:rPr>
                <w:rFonts w:ascii="Courier New" w:hAnsi="Courier New" w:cs="Courier New"/>
                <w:color w:val="333333"/>
                <w:sz w:val="20"/>
                <w:szCs w:val="20"/>
                <w:lang w:val="en-GB" w:eastAsia="en-GB" w:bidi="ar-SA"/>
              </w:rPr>
              <w:t>Create</w:t>
            </w:r>
            <w:r w:rsidR="00214829">
              <w:rPr>
                <w:rFonts w:ascii="Courier New" w:hAnsi="Courier New" w:cs="Courier New"/>
                <w:color w:val="333333"/>
                <w:sz w:val="20"/>
                <w:szCs w:val="20"/>
                <w:lang w:val="en-GB" w:eastAsia="en-GB" w:bidi="ar-SA"/>
              </w:rPr>
              <w:t>RESTRequest</w:t>
            </w:r>
            <w:r w:rsidRPr="006E005F">
              <w:rPr>
                <w:rFonts w:ascii="Courier New" w:hAnsi="Courier New" w:cs="Courier New"/>
                <w:color w:val="333333"/>
                <w:sz w:val="20"/>
                <w:szCs w:val="20"/>
                <w:lang w:val="en-GB" w:eastAsia="en-GB" w:bidi="ar-SA"/>
              </w:rPr>
              <w:t>()</w:t>
            </w:r>
          </w:p>
          <w:p w14:paraId="0B75E16F"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Kapow_AddParameter(xml,</w:t>
            </w:r>
            <w:r w:rsidRPr="006E005F">
              <w:rPr>
                <w:rFonts w:ascii="Courier New" w:hAnsi="Courier New" w:cs="Courier New"/>
                <w:color w:val="A31515"/>
                <w:sz w:val="20"/>
                <w:szCs w:val="20"/>
                <w:lang w:val="en-GB" w:eastAsia="en-GB" w:bidi="ar-SA"/>
              </w:rPr>
              <w:t>"</w:t>
            </w:r>
            <w:r w:rsidR="004A1204">
              <w:rPr>
                <w:rFonts w:ascii="Courier New" w:hAnsi="Courier New" w:cs="Courier New"/>
                <w:color w:val="A31515"/>
                <w:sz w:val="20"/>
                <w:szCs w:val="20"/>
                <w:lang w:val="en-GB" w:eastAsia="en-GB" w:bidi="ar-SA"/>
              </w:rPr>
              <w:t>T</w:t>
            </w:r>
            <w:r w:rsidRPr="006E005F">
              <w:rPr>
                <w:rFonts w:ascii="Courier New" w:hAnsi="Courier New" w:cs="Courier New"/>
                <w:color w:val="A31515"/>
                <w:sz w:val="20"/>
                <w:szCs w:val="20"/>
                <w:lang w:val="en-GB" w:eastAsia="en-GB" w:bidi="ar-SA"/>
              </w:rPr>
              <w:t>ext"</w:t>
            </w:r>
            <w:r w:rsidRPr="006E005F">
              <w:rPr>
                <w:rFonts w:ascii="Courier New" w:hAnsi="Courier New" w:cs="Courier New"/>
                <w:color w:val="333333"/>
                <w:sz w:val="20"/>
                <w:szCs w:val="20"/>
                <w:lang w:val="en-GB" w:eastAsia="en-GB" w:bidi="ar-SA"/>
              </w:rPr>
              <w:t>,</w:t>
            </w:r>
            <w:r w:rsidRPr="006E005F">
              <w:rPr>
                <w:rFonts w:ascii="Courier New" w:hAnsi="Courier New" w:cs="Courier New"/>
                <w:color w:val="A31515"/>
                <w:sz w:val="20"/>
                <w:szCs w:val="20"/>
                <w:lang w:val="en-GB" w:eastAsia="en-GB" w:bidi="ar-SA"/>
              </w:rPr>
              <w:t>"translate.SourceLanguage"</w:t>
            </w:r>
            <w:r w:rsidRPr="006E005F">
              <w:rPr>
                <w:rFonts w:ascii="Courier New" w:hAnsi="Courier New" w:cs="Courier New"/>
                <w:color w:val="333333"/>
                <w:sz w:val="20"/>
                <w:szCs w:val="20"/>
                <w:lang w:val="en-GB" w:eastAsia="en-GB" w:bidi="ar-SA"/>
              </w:rPr>
              <w:t>,sourceLang)</w:t>
            </w:r>
          </w:p>
          <w:p w14:paraId="445606F6"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Kapow_AddParameter(xml,</w:t>
            </w:r>
            <w:r w:rsidRPr="006E005F">
              <w:rPr>
                <w:rFonts w:ascii="Courier New" w:hAnsi="Courier New" w:cs="Courier New"/>
                <w:color w:val="A31515"/>
                <w:sz w:val="20"/>
                <w:szCs w:val="20"/>
                <w:lang w:val="en-GB" w:eastAsia="en-GB" w:bidi="ar-SA"/>
              </w:rPr>
              <w:t>"Text"</w:t>
            </w:r>
            <w:r w:rsidRPr="006E005F">
              <w:rPr>
                <w:rFonts w:ascii="Courier New" w:hAnsi="Courier New" w:cs="Courier New"/>
                <w:color w:val="333333"/>
                <w:sz w:val="20"/>
                <w:szCs w:val="20"/>
                <w:lang w:val="en-GB" w:eastAsia="en-GB" w:bidi="ar-SA"/>
              </w:rPr>
              <w:t>,</w:t>
            </w:r>
            <w:r w:rsidRPr="006E005F">
              <w:rPr>
                <w:rFonts w:ascii="Courier New" w:hAnsi="Courier New" w:cs="Courier New"/>
                <w:color w:val="A31515"/>
                <w:sz w:val="20"/>
                <w:szCs w:val="20"/>
                <w:lang w:val="en-GB" w:eastAsia="en-GB" w:bidi="ar-SA"/>
              </w:rPr>
              <w:t>"translate.DestinationLanguage"</w:t>
            </w:r>
            <w:r w:rsidRPr="006E005F">
              <w:rPr>
                <w:rFonts w:ascii="Courier New" w:hAnsi="Courier New" w:cs="Courier New"/>
                <w:color w:val="333333"/>
                <w:sz w:val="20"/>
                <w:szCs w:val="20"/>
                <w:lang w:val="en-GB" w:eastAsia="en-GB" w:bidi="ar-SA"/>
              </w:rPr>
              <w:t>,destLang)</w:t>
            </w:r>
          </w:p>
          <w:p w14:paraId="3355E894"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lastRenderedPageBreak/>
              <w:t xml:space="preserve">   Kapow_AddParameter(xml,</w:t>
            </w:r>
            <w:r w:rsidRPr="006E005F">
              <w:rPr>
                <w:rFonts w:ascii="Courier New" w:hAnsi="Courier New" w:cs="Courier New"/>
                <w:color w:val="A31515"/>
                <w:sz w:val="20"/>
                <w:szCs w:val="20"/>
                <w:lang w:val="en-GB" w:eastAsia="en-GB" w:bidi="ar-SA"/>
              </w:rPr>
              <w:t>"Text"</w:t>
            </w:r>
            <w:r w:rsidRPr="006E005F">
              <w:rPr>
                <w:rFonts w:ascii="Courier New" w:hAnsi="Courier New" w:cs="Courier New"/>
                <w:color w:val="333333"/>
                <w:sz w:val="20"/>
                <w:szCs w:val="20"/>
                <w:lang w:val="en-GB" w:eastAsia="en-GB" w:bidi="ar-SA"/>
              </w:rPr>
              <w:t>,</w:t>
            </w:r>
            <w:r w:rsidRPr="006E005F">
              <w:rPr>
                <w:rFonts w:ascii="Courier New" w:hAnsi="Courier New" w:cs="Courier New"/>
                <w:color w:val="A31515"/>
                <w:sz w:val="20"/>
                <w:szCs w:val="20"/>
                <w:lang w:val="en-GB" w:eastAsia="en-GB" w:bidi="ar-SA"/>
              </w:rPr>
              <w:t>"translate.SourceText"</w:t>
            </w:r>
            <w:r w:rsidRPr="006E005F">
              <w:rPr>
                <w:rFonts w:ascii="Courier New" w:hAnsi="Courier New" w:cs="Courier New"/>
                <w:color w:val="333333"/>
                <w:sz w:val="20"/>
                <w:szCs w:val="20"/>
                <w:lang w:val="en-GB" w:eastAsia="en-GB" w:bidi="ar-SA"/>
              </w:rPr>
              <w:t>,sourceText)</w:t>
            </w:r>
          </w:p>
          <w:p w14:paraId="01C84E1C"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Kapow_AddParameter(xml,</w:t>
            </w:r>
            <w:r w:rsidRPr="006E005F">
              <w:rPr>
                <w:rFonts w:ascii="Courier New" w:hAnsi="Courier New" w:cs="Courier New"/>
                <w:color w:val="A31515"/>
                <w:sz w:val="20"/>
                <w:szCs w:val="20"/>
                <w:lang w:val="en-GB" w:eastAsia="en-GB" w:bidi="ar-SA"/>
              </w:rPr>
              <w:t>"Text"</w:t>
            </w:r>
            <w:r w:rsidRPr="006E005F">
              <w:rPr>
                <w:rFonts w:ascii="Courier New" w:hAnsi="Courier New" w:cs="Courier New"/>
                <w:color w:val="333333"/>
                <w:sz w:val="20"/>
                <w:szCs w:val="20"/>
                <w:lang w:val="en-GB" w:eastAsia="en-GB" w:bidi="ar-SA"/>
              </w:rPr>
              <w:t>,</w:t>
            </w:r>
            <w:r w:rsidRPr="006E005F">
              <w:rPr>
                <w:rFonts w:ascii="Courier New" w:hAnsi="Courier New" w:cs="Courier New"/>
                <w:color w:val="A31515"/>
                <w:sz w:val="20"/>
                <w:szCs w:val="20"/>
                <w:lang w:val="en-GB" w:eastAsia="en-GB" w:bidi="ar-SA"/>
              </w:rPr>
              <w:t>"translate.DestinationText"</w:t>
            </w:r>
            <w:r w:rsidRPr="006E005F">
              <w:rPr>
                <w:rFonts w:ascii="Courier New" w:hAnsi="Courier New" w:cs="Courier New"/>
                <w:color w:val="333333"/>
                <w:sz w:val="20"/>
                <w:szCs w:val="20"/>
                <w:lang w:val="en-GB" w:eastAsia="en-GB" w:bidi="ar-SA"/>
              </w:rPr>
              <w:t>,</w:t>
            </w:r>
            <w:r w:rsidRPr="006E005F">
              <w:rPr>
                <w:rFonts w:ascii="Courier New" w:hAnsi="Courier New" w:cs="Courier New"/>
                <w:color w:val="A31515"/>
                <w:sz w:val="20"/>
                <w:szCs w:val="20"/>
                <w:lang w:val="en-GB" w:eastAsia="en-GB" w:bidi="ar-SA"/>
              </w:rPr>
              <w:t>""</w:t>
            </w:r>
            <w:r w:rsidRPr="006E005F">
              <w:rPr>
                <w:rFonts w:ascii="Courier New" w:hAnsi="Courier New" w:cs="Courier New"/>
                <w:color w:val="333333"/>
                <w:sz w:val="20"/>
                <w:szCs w:val="20"/>
                <w:lang w:val="en-GB" w:eastAsia="en-GB" w:bidi="ar-SA"/>
              </w:rPr>
              <w:t>)</w:t>
            </w:r>
          </w:p>
          <w:p w14:paraId="7C694190"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Set</w:t>
            </w:r>
            <w:r w:rsidRPr="006E005F">
              <w:rPr>
                <w:rFonts w:ascii="Courier New" w:hAnsi="Courier New" w:cs="Courier New"/>
                <w:color w:val="333333"/>
                <w:sz w:val="20"/>
                <w:szCs w:val="20"/>
                <w:lang w:val="en-GB" w:eastAsia="en-GB" w:bidi="ar-SA"/>
              </w:rPr>
              <w:t xml:space="preserve"> response</w:t>
            </w:r>
            <w:r w:rsidR="00214829">
              <w:rPr>
                <w:rFonts w:ascii="Courier New" w:hAnsi="Courier New" w:cs="Courier New"/>
                <w:color w:val="333333"/>
                <w:sz w:val="20"/>
                <w:szCs w:val="20"/>
                <w:lang w:val="en-GB" w:eastAsia="en-GB" w:bidi="ar-SA"/>
              </w:rPr>
              <w:t>XML</w:t>
            </w:r>
            <w:r w:rsidRPr="006E005F">
              <w:rPr>
                <w:rFonts w:ascii="Courier New" w:hAnsi="Courier New" w:cs="Courier New"/>
                <w:color w:val="333333"/>
                <w:sz w:val="20"/>
                <w:szCs w:val="20"/>
                <w:lang w:val="en-GB" w:eastAsia="en-GB" w:bidi="ar-SA"/>
              </w:rPr>
              <w:t>=HTTP_POST(url,</w:t>
            </w:r>
            <w:ins w:id="677" w:author="David Wright" w:date="2014-07-08T15:13:00Z">
              <w:r w:rsidR="00784B6A">
                <w:rPr>
                  <w:rFonts w:ascii="Courier New" w:hAnsi="Courier New" w:cs="Courier New"/>
                  <w:color w:val="333333"/>
                  <w:sz w:val="20"/>
                  <w:szCs w:val="20"/>
                  <w:lang w:val="en-GB" w:eastAsia="en-GB" w:bidi="ar-SA"/>
                </w:rPr>
                <w:t xml:space="preserve"> </w:t>
              </w:r>
            </w:ins>
            <w:r w:rsidRPr="006E005F">
              <w:rPr>
                <w:rFonts w:ascii="Courier New" w:hAnsi="Courier New" w:cs="Courier New"/>
                <w:color w:val="333333"/>
                <w:sz w:val="20"/>
                <w:szCs w:val="20"/>
                <w:lang w:val="en-GB" w:eastAsia="en-GB" w:bidi="ar-SA"/>
              </w:rPr>
              <w:t>xml)</w:t>
            </w:r>
          </w:p>
          <w:p w14:paraId="6D0536C2"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If</w:t>
            </w:r>
            <w:r w:rsidRPr="006E005F">
              <w:rPr>
                <w:rFonts w:ascii="Courier New" w:hAnsi="Courier New" w:cs="Courier New"/>
                <w:color w:val="333333"/>
                <w:sz w:val="20"/>
                <w:szCs w:val="20"/>
                <w:lang w:val="en-GB" w:eastAsia="en-GB" w:bidi="ar-SA"/>
              </w:rPr>
              <w:t xml:space="preserve"> response</w:t>
            </w:r>
            <w:r w:rsidR="00214829">
              <w:rPr>
                <w:rFonts w:ascii="Courier New" w:hAnsi="Courier New" w:cs="Courier New"/>
                <w:color w:val="333333"/>
                <w:sz w:val="20"/>
                <w:szCs w:val="20"/>
                <w:lang w:val="en-GB" w:eastAsia="en-GB" w:bidi="ar-SA"/>
              </w:rPr>
              <w:t>XML</w:t>
            </w:r>
            <w:r w:rsidRPr="006E005F">
              <w:rPr>
                <w:rFonts w:ascii="Courier New" w:hAnsi="Courier New" w:cs="Courier New"/>
                <w:color w:val="333333"/>
                <w:sz w:val="20"/>
                <w:szCs w:val="20"/>
                <w:lang w:val="en-GB" w:eastAsia="en-GB" w:bidi="ar-SA"/>
              </w:rPr>
              <w:t>.selectNodes(</w:t>
            </w:r>
            <w:r w:rsidRPr="006E005F">
              <w:rPr>
                <w:rFonts w:ascii="Courier New" w:hAnsi="Courier New" w:cs="Courier New"/>
                <w:color w:val="A31515"/>
                <w:sz w:val="20"/>
                <w:szCs w:val="20"/>
                <w:lang w:val="en-GB" w:eastAsia="en-GB" w:bidi="ar-SA"/>
              </w:rPr>
              <w:t>"//rest-result"</w:t>
            </w:r>
            <w:r w:rsidRPr="006E005F">
              <w:rPr>
                <w:rFonts w:ascii="Courier New" w:hAnsi="Courier New" w:cs="Courier New"/>
                <w:color w:val="333333"/>
                <w:sz w:val="20"/>
                <w:szCs w:val="20"/>
                <w:lang w:val="en-GB" w:eastAsia="en-GB" w:bidi="ar-SA"/>
              </w:rPr>
              <w:t xml:space="preserve">).Length=0 </w:t>
            </w:r>
            <w:r w:rsidRPr="006E005F">
              <w:rPr>
                <w:rFonts w:ascii="Courier New" w:hAnsi="Courier New" w:cs="Courier New"/>
                <w:color w:val="0000FF"/>
                <w:sz w:val="20"/>
                <w:szCs w:val="20"/>
                <w:lang w:val="en-GB" w:eastAsia="en-GB" w:bidi="ar-SA"/>
              </w:rPr>
              <w:t>Then</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Return</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A31515"/>
                <w:sz w:val="20"/>
                <w:szCs w:val="20"/>
                <w:lang w:val="en-GB" w:eastAsia="en-GB" w:bidi="ar-SA"/>
              </w:rPr>
              <w:t>"Error: No Internet Connection!"</w:t>
            </w:r>
          </w:p>
          <w:p w14:paraId="7C12B492"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milliseconds=</w:t>
            </w:r>
            <w:r w:rsidRPr="006E005F">
              <w:rPr>
                <w:rFonts w:ascii="Courier New" w:hAnsi="Courier New" w:cs="Courier New"/>
                <w:color w:val="0000FF"/>
                <w:sz w:val="20"/>
                <w:szCs w:val="20"/>
                <w:lang w:val="en-GB" w:eastAsia="en-GB" w:bidi="ar-SA"/>
              </w:rPr>
              <w:t>CInt</w:t>
            </w:r>
            <w:r w:rsidRPr="006E005F">
              <w:rPr>
                <w:rFonts w:ascii="Courier New" w:hAnsi="Courier New" w:cs="Courier New"/>
                <w:color w:val="333333"/>
                <w:sz w:val="20"/>
                <w:szCs w:val="20"/>
                <w:lang w:val="en-GB" w:eastAsia="en-GB" w:bidi="ar-SA"/>
              </w:rPr>
              <w:t>(response</w:t>
            </w:r>
            <w:r w:rsidR="00214829">
              <w:rPr>
                <w:rFonts w:ascii="Courier New" w:hAnsi="Courier New" w:cs="Courier New"/>
                <w:color w:val="333333"/>
                <w:sz w:val="20"/>
                <w:szCs w:val="20"/>
                <w:lang w:val="en-GB" w:eastAsia="en-GB" w:bidi="ar-SA"/>
              </w:rPr>
              <w:t>XML</w:t>
            </w:r>
            <w:r w:rsidRPr="006E005F">
              <w:rPr>
                <w:rFonts w:ascii="Courier New" w:hAnsi="Courier New" w:cs="Courier New"/>
                <w:color w:val="333333"/>
                <w:sz w:val="20"/>
                <w:szCs w:val="20"/>
                <w:lang w:val="en-GB" w:eastAsia="en-GB" w:bidi="ar-SA"/>
              </w:rPr>
              <w:t>.selectSingleNode(</w:t>
            </w:r>
            <w:r w:rsidRPr="006E005F">
              <w:rPr>
                <w:rFonts w:ascii="Courier New" w:hAnsi="Courier New" w:cs="Courier New"/>
                <w:color w:val="A31515"/>
                <w:sz w:val="20"/>
                <w:szCs w:val="20"/>
                <w:lang w:val="en-GB" w:eastAsia="en-GB" w:bidi="ar-SA"/>
              </w:rPr>
              <w:t>"//rest-result/@executionTime"</w:t>
            </w:r>
            <w:r w:rsidRPr="006E005F">
              <w:rPr>
                <w:rFonts w:ascii="Courier New" w:hAnsi="Courier New" w:cs="Courier New"/>
                <w:color w:val="333333"/>
                <w:sz w:val="20"/>
                <w:szCs w:val="20"/>
                <w:lang w:val="en-GB" w:eastAsia="en-GB" w:bidi="ar-SA"/>
              </w:rPr>
              <w:t>).Text)</w:t>
            </w:r>
          </w:p>
          <w:p w14:paraId="74A64E3B"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Return</w:t>
            </w:r>
            <w:r w:rsidRPr="006E005F">
              <w:rPr>
                <w:rFonts w:ascii="Courier New" w:hAnsi="Courier New" w:cs="Courier New"/>
                <w:color w:val="333333"/>
                <w:sz w:val="20"/>
                <w:szCs w:val="20"/>
                <w:lang w:val="en-GB" w:eastAsia="en-GB" w:bidi="ar-SA"/>
              </w:rPr>
              <w:t xml:space="preserve"> response</w:t>
            </w:r>
            <w:r w:rsidR="00214829">
              <w:rPr>
                <w:rFonts w:ascii="Courier New" w:hAnsi="Courier New" w:cs="Courier New"/>
                <w:color w:val="333333"/>
                <w:sz w:val="20"/>
                <w:szCs w:val="20"/>
                <w:lang w:val="en-GB" w:eastAsia="en-GB" w:bidi="ar-SA"/>
              </w:rPr>
              <w:t>XML</w:t>
            </w:r>
            <w:r w:rsidRPr="006E005F">
              <w:rPr>
                <w:rFonts w:ascii="Courier New" w:hAnsi="Courier New" w:cs="Courier New"/>
                <w:color w:val="333333"/>
                <w:sz w:val="20"/>
                <w:szCs w:val="20"/>
                <w:lang w:val="en-GB" w:eastAsia="en-GB" w:bidi="ar-SA"/>
              </w:rPr>
              <w:t>.selectSingleNode(</w:t>
            </w:r>
            <w:r w:rsidRPr="006E005F">
              <w:rPr>
                <w:rFonts w:ascii="Courier New" w:hAnsi="Courier New" w:cs="Courier New"/>
                <w:color w:val="A31515"/>
                <w:sz w:val="20"/>
                <w:szCs w:val="20"/>
                <w:lang w:val="en-GB" w:eastAsia="en-GB" w:bidi="ar-SA"/>
              </w:rPr>
              <w:t>"//attribute[@name='DestinationText']"</w:t>
            </w:r>
            <w:r w:rsidRPr="006E005F">
              <w:rPr>
                <w:rFonts w:ascii="Courier New" w:hAnsi="Courier New" w:cs="Courier New"/>
                <w:color w:val="333333"/>
                <w:sz w:val="20"/>
                <w:szCs w:val="20"/>
                <w:lang w:val="en-GB" w:eastAsia="en-GB" w:bidi="ar-SA"/>
              </w:rPr>
              <w:t>).Text</w:t>
            </w:r>
          </w:p>
          <w:p w14:paraId="2B141DC1"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0000FF"/>
                <w:sz w:val="20"/>
                <w:szCs w:val="20"/>
                <w:lang w:val="en-GB" w:eastAsia="en-GB" w:bidi="ar-SA"/>
              </w:rPr>
              <w:t>End</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Function</w:t>
            </w:r>
          </w:p>
          <w:p w14:paraId="3DC63361"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p>
          <w:p w14:paraId="77ADE7E7"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0000FF"/>
                <w:sz w:val="20"/>
                <w:szCs w:val="20"/>
                <w:lang w:val="en-GB" w:eastAsia="en-GB" w:bidi="ar-SA"/>
              </w:rPr>
              <w:t>Public</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Function</w:t>
            </w:r>
            <w:r w:rsidRPr="006E005F">
              <w:rPr>
                <w:rFonts w:ascii="Courier New" w:hAnsi="Courier New" w:cs="Courier New"/>
                <w:color w:val="333333"/>
                <w:sz w:val="20"/>
                <w:szCs w:val="20"/>
                <w:lang w:val="en-GB" w:eastAsia="en-GB" w:bidi="ar-SA"/>
              </w:rPr>
              <w:t xml:space="preserve"> Kapow_Create</w:t>
            </w:r>
            <w:r w:rsidR="00214829">
              <w:rPr>
                <w:rFonts w:ascii="Courier New" w:hAnsi="Courier New" w:cs="Courier New"/>
                <w:color w:val="333333"/>
                <w:sz w:val="20"/>
                <w:szCs w:val="20"/>
                <w:lang w:val="en-GB" w:eastAsia="en-GB" w:bidi="ar-SA"/>
              </w:rPr>
              <w:t>RESTRequest</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MSXML2.DOMDocument60</w:t>
            </w:r>
          </w:p>
          <w:p w14:paraId="65A676B0"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Dim</w:t>
            </w:r>
            <w:r w:rsidRPr="006E005F">
              <w:rPr>
                <w:rFonts w:ascii="Courier New" w:hAnsi="Courier New" w:cs="Courier New"/>
                <w:color w:val="333333"/>
                <w:sz w:val="20"/>
                <w:szCs w:val="20"/>
                <w:lang w:val="en-GB" w:eastAsia="en-GB" w:bidi="ar-SA"/>
              </w:rPr>
              <w:t xml:space="preserve"> xml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New</w:t>
            </w:r>
            <w:r w:rsidRPr="006E005F">
              <w:rPr>
                <w:rFonts w:ascii="Courier New" w:hAnsi="Courier New" w:cs="Courier New"/>
                <w:color w:val="333333"/>
                <w:sz w:val="20"/>
                <w:szCs w:val="20"/>
                <w:lang w:val="en-GB" w:eastAsia="en-GB" w:bidi="ar-SA"/>
              </w:rPr>
              <w:t xml:space="preserve"> MSXML2.DOMDocument60</w:t>
            </w:r>
          </w:p>
          <w:p w14:paraId="3E241BD3"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xml.appendChild(xml.createProcessingInstruction(</w:t>
            </w:r>
            <w:r w:rsidRPr="006E005F">
              <w:rPr>
                <w:rFonts w:ascii="Courier New" w:hAnsi="Courier New" w:cs="Courier New"/>
                <w:color w:val="A31515"/>
                <w:sz w:val="20"/>
                <w:szCs w:val="20"/>
                <w:lang w:val="en-GB" w:eastAsia="en-GB" w:bidi="ar-SA"/>
              </w:rPr>
              <w:t>"xml"</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A31515"/>
                <w:sz w:val="20"/>
                <w:szCs w:val="20"/>
                <w:lang w:val="en-GB" w:eastAsia="en-GB" w:bidi="ar-SA"/>
              </w:rPr>
              <w:t>"version=""1.0"" encoding='UTF-8' standalone='yes'"</w:t>
            </w:r>
            <w:r w:rsidRPr="006E005F">
              <w:rPr>
                <w:rFonts w:ascii="Courier New" w:hAnsi="Courier New" w:cs="Courier New"/>
                <w:color w:val="333333"/>
                <w:sz w:val="20"/>
                <w:szCs w:val="20"/>
                <w:lang w:val="en-GB" w:eastAsia="en-GB" w:bidi="ar-SA"/>
              </w:rPr>
              <w:t>))</w:t>
            </w:r>
          </w:p>
          <w:p w14:paraId="0A4C37FC"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xml.appendChild(xml.createElement(</w:t>
            </w:r>
            <w:r w:rsidRPr="006E005F">
              <w:rPr>
                <w:rFonts w:ascii="Courier New" w:hAnsi="Courier New" w:cs="Courier New"/>
                <w:color w:val="A31515"/>
                <w:sz w:val="20"/>
                <w:szCs w:val="20"/>
                <w:lang w:val="en-GB" w:eastAsia="en-GB" w:bidi="ar-SA"/>
              </w:rPr>
              <w:t>"rest-request"</w:t>
            </w:r>
            <w:r w:rsidR="004A1204">
              <w:rPr>
                <w:rFonts w:ascii="Courier New" w:hAnsi="Courier New" w:cs="Courier New"/>
                <w:color w:val="A31515"/>
                <w:sz w:val="20"/>
                <w:szCs w:val="20"/>
                <w:lang w:val="en-GB" w:eastAsia="en-GB" w:bidi="ar-SA"/>
              </w:rPr>
              <w:t xml:space="preserve"> </w:t>
            </w:r>
            <w:r w:rsidRPr="006E005F">
              <w:rPr>
                <w:rFonts w:ascii="Courier New" w:hAnsi="Courier New" w:cs="Courier New"/>
                <w:color w:val="333333"/>
                <w:sz w:val="20"/>
                <w:szCs w:val="20"/>
                <w:lang w:val="en-GB" w:eastAsia="en-GB" w:bidi="ar-SA"/>
              </w:rPr>
              <w:t>)).appendChild(xml.createElement(</w:t>
            </w:r>
            <w:r w:rsidRPr="006E005F">
              <w:rPr>
                <w:rFonts w:ascii="Courier New" w:hAnsi="Courier New" w:cs="Courier New"/>
                <w:color w:val="A31515"/>
                <w:sz w:val="20"/>
                <w:szCs w:val="20"/>
                <w:lang w:val="en-GB" w:eastAsia="en-GB" w:bidi="ar-SA"/>
              </w:rPr>
              <w:t>"parameters"</w:t>
            </w:r>
            <w:r w:rsidRPr="006E005F">
              <w:rPr>
                <w:rFonts w:ascii="Courier New" w:hAnsi="Courier New" w:cs="Courier New"/>
                <w:color w:val="333333"/>
                <w:sz w:val="20"/>
                <w:szCs w:val="20"/>
                <w:lang w:val="en-GB" w:eastAsia="en-GB" w:bidi="ar-SA"/>
              </w:rPr>
              <w:t>))</w:t>
            </w:r>
          </w:p>
          <w:p w14:paraId="290C7938"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Return</w:t>
            </w:r>
            <w:r w:rsidRPr="006E005F">
              <w:rPr>
                <w:rFonts w:ascii="Courier New" w:hAnsi="Courier New" w:cs="Courier New"/>
                <w:color w:val="333333"/>
                <w:sz w:val="20"/>
                <w:szCs w:val="20"/>
                <w:lang w:val="en-GB" w:eastAsia="en-GB" w:bidi="ar-SA"/>
              </w:rPr>
              <w:t xml:space="preserve"> xml</w:t>
            </w:r>
          </w:p>
          <w:p w14:paraId="5E93156F"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0000FF"/>
                <w:sz w:val="20"/>
                <w:szCs w:val="20"/>
                <w:lang w:val="en-GB" w:eastAsia="en-GB" w:bidi="ar-SA"/>
              </w:rPr>
              <w:t>End</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Function</w:t>
            </w:r>
          </w:p>
          <w:p w14:paraId="4BAA3717"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p>
          <w:p w14:paraId="5C10392E"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0000FF"/>
                <w:sz w:val="20"/>
                <w:szCs w:val="20"/>
                <w:lang w:val="en-GB" w:eastAsia="en-GB" w:bidi="ar-SA"/>
              </w:rPr>
              <w:t>Public</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Sub</w:t>
            </w:r>
            <w:r w:rsidRPr="006E005F">
              <w:rPr>
                <w:rFonts w:ascii="Courier New" w:hAnsi="Courier New" w:cs="Courier New"/>
                <w:color w:val="333333"/>
                <w:sz w:val="20"/>
                <w:szCs w:val="20"/>
                <w:lang w:val="en-GB" w:eastAsia="en-GB" w:bidi="ar-SA"/>
              </w:rPr>
              <w:t xml:space="preserve"> Kapow_AddParameter(xml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MSXML2.DOMDocument60, ParameterType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r w:rsidRPr="006E005F">
              <w:rPr>
                <w:rFonts w:ascii="Courier New" w:hAnsi="Courier New" w:cs="Courier New"/>
                <w:color w:val="333333"/>
                <w:sz w:val="20"/>
                <w:szCs w:val="20"/>
                <w:lang w:val="en-GB" w:eastAsia="en-GB" w:bidi="ar-SA"/>
              </w:rPr>
              <w:t xml:space="preserve">, Parameter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r w:rsidRPr="006E005F">
              <w:rPr>
                <w:rFonts w:ascii="Courier New" w:hAnsi="Courier New" w:cs="Courier New"/>
                <w:color w:val="333333"/>
                <w:sz w:val="20"/>
                <w:szCs w:val="20"/>
                <w:lang w:val="en-GB" w:eastAsia="en-GB" w:bidi="ar-SA"/>
              </w:rPr>
              <w:t xml:space="preserve">, value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r w:rsidRPr="006E005F">
              <w:rPr>
                <w:rFonts w:ascii="Courier New" w:hAnsi="Courier New" w:cs="Courier New"/>
                <w:color w:val="333333"/>
                <w:sz w:val="20"/>
                <w:szCs w:val="20"/>
                <w:lang w:val="en-GB" w:eastAsia="en-GB" w:bidi="ar-SA"/>
              </w:rPr>
              <w:t>)</w:t>
            </w:r>
          </w:p>
          <w:p w14:paraId="756E9304"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Dim</w:t>
            </w:r>
            <w:r w:rsidRPr="006E005F">
              <w:rPr>
                <w:rFonts w:ascii="Courier New" w:hAnsi="Courier New" w:cs="Courier New"/>
                <w:color w:val="333333"/>
                <w:sz w:val="20"/>
                <w:szCs w:val="20"/>
                <w:lang w:val="en-GB" w:eastAsia="en-GB" w:bidi="ar-SA"/>
              </w:rPr>
              <w:t xml:space="preserve"> vars()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r w:rsidRPr="006E005F">
              <w:rPr>
                <w:rFonts w:ascii="Courier New" w:hAnsi="Courier New" w:cs="Courier New"/>
                <w:color w:val="333333"/>
                <w:sz w:val="20"/>
                <w:szCs w:val="20"/>
                <w:lang w:val="en-GB" w:eastAsia="en-GB" w:bidi="ar-SA"/>
              </w:rPr>
              <w:t xml:space="preserve">, variable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MSXML2.IXMLDOMNode</w:t>
            </w:r>
          </w:p>
          <w:p w14:paraId="2E0B0394"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vars=Split(Parameter,</w:t>
            </w:r>
            <w:r w:rsidRPr="006E005F">
              <w:rPr>
                <w:rFonts w:ascii="Courier New" w:hAnsi="Courier New" w:cs="Courier New"/>
                <w:color w:val="A31515"/>
                <w:sz w:val="20"/>
                <w:szCs w:val="20"/>
                <w:lang w:val="en-GB" w:eastAsia="en-GB" w:bidi="ar-SA"/>
              </w:rPr>
              <w:t>"."</w:t>
            </w:r>
            <w:r w:rsidRPr="006E005F">
              <w:rPr>
                <w:rFonts w:ascii="Courier New" w:hAnsi="Courier New" w:cs="Courier New"/>
                <w:color w:val="333333"/>
                <w:sz w:val="20"/>
                <w:szCs w:val="20"/>
                <w:lang w:val="en-GB" w:eastAsia="en-GB" w:bidi="ar-SA"/>
              </w:rPr>
              <w:t>)</w:t>
            </w:r>
          </w:p>
          <w:p w14:paraId="779519CE"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Set</w:t>
            </w:r>
            <w:r w:rsidRPr="006E005F">
              <w:rPr>
                <w:rFonts w:ascii="Courier New" w:hAnsi="Courier New" w:cs="Courier New"/>
                <w:color w:val="333333"/>
                <w:sz w:val="20"/>
                <w:szCs w:val="20"/>
                <w:lang w:val="en-GB" w:eastAsia="en-GB" w:bidi="ar-SA"/>
              </w:rPr>
              <w:t xml:space="preserve"> variable=xml.selectSingleNode(</w:t>
            </w:r>
            <w:r w:rsidRPr="006E005F">
              <w:rPr>
                <w:rFonts w:ascii="Courier New" w:hAnsi="Courier New" w:cs="Courier New"/>
                <w:color w:val="A31515"/>
                <w:sz w:val="20"/>
                <w:szCs w:val="20"/>
                <w:lang w:val="en-GB" w:eastAsia="en-GB" w:bidi="ar-SA"/>
              </w:rPr>
              <w:t>"//variable[@variableName='"</w:t>
            </w:r>
            <w:r w:rsidRPr="006E005F">
              <w:rPr>
                <w:rFonts w:ascii="Courier New" w:hAnsi="Courier New" w:cs="Courier New"/>
                <w:color w:val="333333"/>
                <w:sz w:val="20"/>
                <w:szCs w:val="20"/>
                <w:lang w:val="en-GB" w:eastAsia="en-GB" w:bidi="ar-SA"/>
              </w:rPr>
              <w:t xml:space="preserve">&amp; vars(0) &amp; </w:t>
            </w:r>
            <w:r w:rsidRPr="006E005F">
              <w:rPr>
                <w:rFonts w:ascii="Courier New" w:hAnsi="Courier New" w:cs="Courier New"/>
                <w:color w:val="A31515"/>
                <w:sz w:val="20"/>
                <w:szCs w:val="20"/>
                <w:lang w:val="en-GB" w:eastAsia="en-GB" w:bidi="ar-SA"/>
              </w:rPr>
              <w:t>"']"</w:t>
            </w:r>
            <w:r w:rsidRPr="006E005F">
              <w:rPr>
                <w:rFonts w:ascii="Courier New" w:hAnsi="Courier New" w:cs="Courier New"/>
                <w:color w:val="333333"/>
                <w:sz w:val="20"/>
                <w:szCs w:val="20"/>
                <w:lang w:val="en-GB" w:eastAsia="en-GB" w:bidi="ar-SA"/>
              </w:rPr>
              <w:t>)</w:t>
            </w:r>
          </w:p>
          <w:p w14:paraId="2E0BFA42"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If</w:t>
            </w:r>
            <w:r w:rsidRPr="006E005F">
              <w:rPr>
                <w:rFonts w:ascii="Courier New" w:hAnsi="Courier New" w:cs="Courier New"/>
                <w:color w:val="333333"/>
                <w:sz w:val="20"/>
                <w:szCs w:val="20"/>
                <w:lang w:val="en-GB" w:eastAsia="en-GB" w:bidi="ar-SA"/>
              </w:rPr>
              <w:t xml:space="preserve"> variable </w:t>
            </w:r>
            <w:r w:rsidRPr="006E005F">
              <w:rPr>
                <w:rFonts w:ascii="Courier New" w:hAnsi="Courier New" w:cs="Courier New"/>
                <w:color w:val="0000FF"/>
                <w:sz w:val="20"/>
                <w:szCs w:val="20"/>
                <w:lang w:val="en-GB" w:eastAsia="en-GB" w:bidi="ar-SA"/>
              </w:rPr>
              <w:t>Is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Nothing</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Then</w:t>
            </w:r>
          </w:p>
          <w:p w14:paraId="1C8C8AB9"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Set</w:t>
            </w:r>
            <w:r w:rsidRPr="006E005F">
              <w:rPr>
                <w:rFonts w:ascii="Courier New" w:hAnsi="Courier New" w:cs="Courier New"/>
                <w:color w:val="333333"/>
                <w:sz w:val="20"/>
                <w:szCs w:val="20"/>
                <w:lang w:val="en-GB" w:eastAsia="en-GB" w:bidi="ar-SA"/>
              </w:rPr>
              <w:t xml:space="preserve"> variable= xml.selectSingleNode(</w:t>
            </w:r>
            <w:r w:rsidRPr="006E005F">
              <w:rPr>
                <w:rFonts w:ascii="Courier New" w:hAnsi="Courier New" w:cs="Courier New"/>
                <w:color w:val="A31515"/>
                <w:sz w:val="20"/>
                <w:szCs w:val="20"/>
                <w:lang w:val="en-GB" w:eastAsia="en-GB" w:bidi="ar-SA"/>
              </w:rPr>
              <w:t>"//parameters"</w:t>
            </w:r>
            <w:r w:rsidRPr="006E005F">
              <w:rPr>
                <w:rFonts w:ascii="Courier New" w:hAnsi="Courier New" w:cs="Courier New"/>
                <w:color w:val="333333"/>
                <w:sz w:val="20"/>
                <w:szCs w:val="20"/>
                <w:lang w:val="en-GB" w:eastAsia="en-GB" w:bidi="ar-SA"/>
              </w:rPr>
              <w:t>).appendChild(xml.createElement(</w:t>
            </w:r>
            <w:r w:rsidRPr="006E005F">
              <w:rPr>
                <w:rFonts w:ascii="Courier New" w:hAnsi="Courier New" w:cs="Courier New"/>
                <w:color w:val="A31515"/>
                <w:sz w:val="20"/>
                <w:szCs w:val="20"/>
                <w:lang w:val="en-GB" w:eastAsia="en-GB" w:bidi="ar-SA"/>
              </w:rPr>
              <w:t>"variable"</w:t>
            </w:r>
            <w:r w:rsidRPr="006E005F">
              <w:rPr>
                <w:rFonts w:ascii="Courier New" w:hAnsi="Courier New" w:cs="Courier New"/>
                <w:color w:val="333333"/>
                <w:sz w:val="20"/>
                <w:szCs w:val="20"/>
                <w:lang w:val="en-GB" w:eastAsia="en-GB" w:bidi="ar-SA"/>
              </w:rPr>
              <w:t>))</w:t>
            </w:r>
          </w:p>
          <w:p w14:paraId="56B29F64"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variable.attributes.setNamedItem(xml.createAttribute(</w:t>
            </w:r>
            <w:r w:rsidRPr="006E005F">
              <w:rPr>
                <w:rFonts w:ascii="Courier New" w:hAnsi="Courier New" w:cs="Courier New"/>
                <w:color w:val="A31515"/>
                <w:sz w:val="20"/>
                <w:szCs w:val="20"/>
                <w:lang w:val="en-GB" w:eastAsia="en-GB" w:bidi="ar-SA"/>
              </w:rPr>
              <w:t>"variableName"</w:t>
            </w:r>
            <w:r w:rsidRPr="006E005F">
              <w:rPr>
                <w:rFonts w:ascii="Courier New" w:hAnsi="Courier New" w:cs="Courier New"/>
                <w:color w:val="333333"/>
                <w:sz w:val="20"/>
                <w:szCs w:val="20"/>
                <w:lang w:val="en-GB" w:eastAsia="en-GB" w:bidi="ar-SA"/>
              </w:rPr>
              <w:t>)).Text=vars(0)</w:t>
            </w:r>
          </w:p>
          <w:p w14:paraId="1D99A469"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End</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If</w:t>
            </w:r>
          </w:p>
          <w:p w14:paraId="2A4504E5"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With</w:t>
            </w:r>
            <w:r w:rsidRPr="006E005F">
              <w:rPr>
                <w:rFonts w:ascii="Courier New" w:hAnsi="Courier New" w:cs="Courier New"/>
                <w:color w:val="333333"/>
                <w:sz w:val="20"/>
                <w:szCs w:val="20"/>
                <w:lang w:val="en-GB" w:eastAsia="en-GB" w:bidi="ar-SA"/>
              </w:rPr>
              <w:t xml:space="preserve"> variable.appendChild(xml.createElement(</w:t>
            </w:r>
            <w:r w:rsidRPr="006E005F">
              <w:rPr>
                <w:rFonts w:ascii="Courier New" w:hAnsi="Courier New" w:cs="Courier New"/>
                <w:color w:val="A31515"/>
                <w:sz w:val="20"/>
                <w:szCs w:val="20"/>
                <w:lang w:val="en-GB" w:eastAsia="en-GB" w:bidi="ar-SA"/>
              </w:rPr>
              <w:t>"attribute"</w:t>
            </w:r>
            <w:r w:rsidRPr="006E005F">
              <w:rPr>
                <w:rFonts w:ascii="Courier New" w:hAnsi="Courier New" w:cs="Courier New"/>
                <w:color w:val="333333"/>
                <w:sz w:val="20"/>
                <w:szCs w:val="20"/>
                <w:lang w:val="en-GB" w:eastAsia="en-GB" w:bidi="ar-SA"/>
              </w:rPr>
              <w:t>))</w:t>
            </w:r>
          </w:p>
          <w:p w14:paraId="34D99A3C"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.attributes.setNamedItem(xml.createAttribute(</w:t>
            </w:r>
            <w:r w:rsidRPr="006E005F">
              <w:rPr>
                <w:rFonts w:ascii="Courier New" w:hAnsi="Courier New" w:cs="Courier New"/>
                <w:color w:val="A31515"/>
                <w:sz w:val="20"/>
                <w:szCs w:val="20"/>
                <w:lang w:val="en-GB" w:eastAsia="en-GB" w:bidi="ar-SA"/>
              </w:rPr>
              <w:t>"type"</w:t>
            </w:r>
            <w:r w:rsidRPr="006E005F">
              <w:rPr>
                <w:rFonts w:ascii="Courier New" w:hAnsi="Courier New" w:cs="Courier New"/>
                <w:color w:val="333333"/>
                <w:sz w:val="20"/>
                <w:szCs w:val="20"/>
                <w:lang w:val="en-GB" w:eastAsia="en-GB" w:bidi="ar-SA"/>
              </w:rPr>
              <w:t>)).Text=ParameterType</w:t>
            </w:r>
          </w:p>
          <w:p w14:paraId="1AFECFDC"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.attributes.setNamedItem(xml.createAttribute(</w:t>
            </w:r>
            <w:r w:rsidRPr="006E005F">
              <w:rPr>
                <w:rFonts w:ascii="Courier New" w:hAnsi="Courier New" w:cs="Courier New"/>
                <w:color w:val="A31515"/>
                <w:sz w:val="20"/>
                <w:szCs w:val="20"/>
                <w:lang w:val="en-GB" w:eastAsia="en-GB" w:bidi="ar-SA"/>
              </w:rPr>
              <w:t>"name"</w:t>
            </w:r>
            <w:r w:rsidRPr="006E005F">
              <w:rPr>
                <w:rFonts w:ascii="Courier New" w:hAnsi="Courier New" w:cs="Courier New"/>
                <w:color w:val="333333"/>
                <w:sz w:val="20"/>
                <w:szCs w:val="20"/>
                <w:lang w:val="en-GB" w:eastAsia="en-GB" w:bidi="ar-SA"/>
              </w:rPr>
              <w:t>)).Text=vars(1)</w:t>
            </w:r>
          </w:p>
          <w:p w14:paraId="3C78D927"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.Text=value</w:t>
            </w:r>
          </w:p>
          <w:p w14:paraId="032F89C9"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End</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With</w:t>
            </w:r>
          </w:p>
          <w:p w14:paraId="51C5849D"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0000FF"/>
                <w:sz w:val="20"/>
                <w:szCs w:val="20"/>
                <w:lang w:val="en-GB" w:eastAsia="en-GB" w:bidi="ar-SA"/>
              </w:rPr>
              <w:t>End</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Sub</w:t>
            </w:r>
          </w:p>
          <w:p w14:paraId="217D5567"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p>
          <w:p w14:paraId="60421D25" w14:textId="77777777" w:rsid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0000FF"/>
                <w:sz w:val="20"/>
                <w:szCs w:val="20"/>
                <w:lang w:val="en-GB" w:eastAsia="en-GB" w:bidi="ar-SA"/>
              </w:rPr>
              <w:t>Public</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Function</w:t>
            </w:r>
            <w:r w:rsidRPr="006E005F">
              <w:rPr>
                <w:rFonts w:ascii="Courier New" w:hAnsi="Courier New" w:cs="Courier New"/>
                <w:color w:val="333333"/>
                <w:sz w:val="20"/>
                <w:szCs w:val="20"/>
                <w:lang w:val="en-GB" w:eastAsia="en-GB" w:bidi="ar-SA"/>
              </w:rPr>
              <w:t xml:space="preserve"> HTTP_POST(url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2B91AF"/>
                <w:sz w:val="20"/>
                <w:szCs w:val="20"/>
                <w:lang w:val="en-GB" w:eastAsia="en-GB" w:bidi="ar-SA"/>
              </w:rPr>
              <w:t>String</w:t>
            </w:r>
            <w:r w:rsidRPr="006E005F">
              <w:rPr>
                <w:rFonts w:ascii="Courier New" w:hAnsi="Courier New" w:cs="Courier New"/>
                <w:color w:val="333333"/>
                <w:sz w:val="20"/>
                <w:szCs w:val="20"/>
                <w:lang w:val="en-GB" w:eastAsia="en-GB" w:bidi="ar-SA"/>
              </w:rPr>
              <w:t xml:space="preserve">, xml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MSXML2.DOMDocument)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MSXML2.DOMDocument60</w:t>
            </w:r>
          </w:p>
          <w:p w14:paraId="6364EE47"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Dim</w:t>
            </w:r>
            <w:r w:rsidRPr="006E005F">
              <w:rPr>
                <w:rFonts w:ascii="Courier New" w:hAnsi="Courier New" w:cs="Courier New"/>
                <w:color w:val="333333"/>
                <w:sz w:val="20"/>
                <w:szCs w:val="20"/>
                <w:lang w:val="en-GB" w:eastAsia="en-GB" w:bidi="ar-SA"/>
              </w:rPr>
              <w:t xml:space="preserve"> XMLHTTP </w:t>
            </w:r>
            <w:r w:rsidRPr="006E005F">
              <w:rPr>
                <w:rFonts w:ascii="Courier New" w:hAnsi="Courier New" w:cs="Courier New"/>
                <w:color w:val="0000FF"/>
                <w:sz w:val="20"/>
                <w:szCs w:val="20"/>
                <w:lang w:val="en-GB" w:eastAsia="en-GB" w:bidi="ar-SA"/>
              </w:rPr>
              <w:t>As</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New</w:t>
            </w:r>
            <w:r w:rsidRPr="006E005F">
              <w:rPr>
                <w:rFonts w:ascii="Courier New" w:hAnsi="Courier New" w:cs="Courier New"/>
                <w:color w:val="333333"/>
                <w:sz w:val="20"/>
                <w:szCs w:val="20"/>
                <w:lang w:val="en-GB" w:eastAsia="en-GB" w:bidi="ar-SA"/>
              </w:rPr>
              <w:t xml:space="preserve"> MSXML2.XMLHTTP60</w:t>
            </w:r>
          </w:p>
          <w:p w14:paraId="321611D4" w14:textId="77777777" w:rsidR="006E005F" w:rsidRPr="006E005F" w:rsidDel="00784B6A"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del w:id="678" w:author="David Wright" w:date="2014-07-08T15:12:00Z"/>
                <w:rFonts w:ascii="Courier New" w:hAnsi="Courier New" w:cs="Courier New"/>
                <w:color w:val="333333"/>
                <w:sz w:val="20"/>
                <w:szCs w:val="20"/>
                <w:lang w:val="en-GB" w:eastAsia="en-GB" w:bidi="ar-SA"/>
              </w:rPr>
            </w:pPr>
            <w:del w:id="679" w:author="David Wright" w:date="2014-07-08T15:12:00Z">
              <w:r w:rsidRPr="006E005F" w:rsidDel="00784B6A">
                <w:rPr>
                  <w:rFonts w:ascii="Courier New" w:hAnsi="Courier New" w:cs="Courier New"/>
                  <w:color w:val="333333"/>
                  <w:sz w:val="20"/>
                  <w:szCs w:val="20"/>
                  <w:lang w:val="en-GB" w:eastAsia="en-GB" w:bidi="ar-SA"/>
                </w:rPr>
                <w:delText xml:space="preserve">   </w:delText>
              </w:r>
              <w:r w:rsidRPr="006E005F" w:rsidDel="00784B6A">
                <w:rPr>
                  <w:rFonts w:ascii="Courier New" w:hAnsi="Courier New" w:cs="Courier New"/>
                  <w:color w:val="0000FF"/>
                  <w:sz w:val="20"/>
                  <w:szCs w:val="20"/>
                  <w:lang w:val="en-GB" w:eastAsia="en-GB" w:bidi="ar-SA"/>
                </w:rPr>
                <w:delText>Dim</w:delText>
              </w:r>
              <w:r w:rsidRPr="006E005F" w:rsidDel="00784B6A">
                <w:rPr>
                  <w:rFonts w:ascii="Courier New" w:hAnsi="Courier New" w:cs="Courier New"/>
                  <w:color w:val="333333"/>
                  <w:sz w:val="20"/>
                  <w:szCs w:val="20"/>
                  <w:lang w:val="en-GB" w:eastAsia="en-GB" w:bidi="ar-SA"/>
                </w:rPr>
                <w:delText xml:space="preserve"> response </w:delText>
              </w:r>
              <w:r w:rsidRPr="006E005F" w:rsidDel="00784B6A">
                <w:rPr>
                  <w:rFonts w:ascii="Courier New" w:hAnsi="Courier New" w:cs="Courier New"/>
                  <w:color w:val="0000FF"/>
                  <w:sz w:val="20"/>
                  <w:szCs w:val="20"/>
                  <w:lang w:val="en-GB" w:eastAsia="en-GB" w:bidi="ar-SA"/>
                </w:rPr>
                <w:delText>As</w:delText>
              </w:r>
              <w:r w:rsidRPr="006E005F" w:rsidDel="00784B6A">
                <w:rPr>
                  <w:rFonts w:ascii="Courier New" w:hAnsi="Courier New" w:cs="Courier New"/>
                  <w:color w:val="333333"/>
                  <w:sz w:val="20"/>
                  <w:szCs w:val="20"/>
                  <w:lang w:val="en-GB" w:eastAsia="en-GB" w:bidi="ar-SA"/>
                </w:rPr>
                <w:delText xml:space="preserve"> MSXML2.DOMDocument60</w:delText>
              </w:r>
            </w:del>
          </w:p>
          <w:p w14:paraId="13B6CB68"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XMLHTTP.Open(</w:t>
            </w:r>
            <w:r w:rsidRPr="006E005F">
              <w:rPr>
                <w:rFonts w:ascii="Courier New" w:hAnsi="Courier New" w:cs="Courier New"/>
                <w:color w:val="A31515"/>
                <w:sz w:val="20"/>
                <w:szCs w:val="20"/>
                <w:lang w:val="en-GB" w:eastAsia="en-GB" w:bidi="ar-SA"/>
              </w:rPr>
              <w:t>"POST"</w:t>
            </w:r>
            <w:r w:rsidRPr="006E005F">
              <w:rPr>
                <w:rFonts w:ascii="Courier New" w:hAnsi="Courier New" w:cs="Courier New"/>
                <w:color w:val="333333"/>
                <w:sz w:val="20"/>
                <w:szCs w:val="20"/>
                <w:lang w:val="en-GB" w:eastAsia="en-GB" w:bidi="ar-SA"/>
              </w:rPr>
              <w:t>, url,</w:t>
            </w:r>
            <w:ins w:id="680" w:author="David Wright" w:date="2014-07-08T15:12:00Z">
              <w:r w:rsidR="00784B6A">
                <w:rPr>
                  <w:rFonts w:ascii="Courier New" w:hAnsi="Courier New" w:cs="Courier New"/>
                  <w:color w:val="333333"/>
                  <w:sz w:val="20"/>
                  <w:szCs w:val="20"/>
                  <w:lang w:val="en-GB" w:eastAsia="en-GB" w:bidi="ar-SA"/>
                </w:rPr>
                <w:t xml:space="preserve"> </w:t>
              </w:r>
            </w:ins>
            <w:r w:rsidRPr="006E005F">
              <w:rPr>
                <w:rFonts w:ascii="Courier New" w:hAnsi="Courier New" w:cs="Courier New"/>
                <w:color w:val="0000FF"/>
                <w:sz w:val="20"/>
                <w:szCs w:val="20"/>
                <w:lang w:val="en-GB" w:eastAsia="en-GB" w:bidi="ar-SA"/>
              </w:rPr>
              <w:t>False</w:t>
            </w:r>
            <w:r w:rsidRPr="006E005F">
              <w:rPr>
                <w:rFonts w:ascii="Courier New" w:hAnsi="Courier New" w:cs="Courier New"/>
                <w:color w:val="333333"/>
                <w:sz w:val="20"/>
                <w:szCs w:val="20"/>
                <w:lang w:val="en-GB" w:eastAsia="en-GB" w:bidi="ar-SA"/>
              </w:rPr>
              <w:t>)</w:t>
            </w:r>
            <w:ins w:id="681" w:author="David Wright" w:date="2014-07-08T15:11:00Z">
              <w:r w:rsidR="00784B6A">
                <w:rPr>
                  <w:rFonts w:ascii="Courier New" w:hAnsi="Courier New" w:cs="Courier New"/>
                  <w:color w:val="333333"/>
                  <w:sz w:val="20"/>
                  <w:szCs w:val="20"/>
                  <w:lang w:val="en-GB" w:eastAsia="en-GB" w:bidi="ar-SA"/>
                </w:rPr>
                <w:t xml:space="preserve"> </w:t>
              </w:r>
              <w:r w:rsidR="00784B6A" w:rsidRPr="006E005F">
                <w:rPr>
                  <w:rFonts w:ascii="Courier New" w:hAnsi="Courier New" w:cs="Courier New"/>
                  <w:color w:val="008000"/>
                  <w:sz w:val="20"/>
                  <w:szCs w:val="20"/>
                  <w:lang w:val="en-GB" w:eastAsia="en-GB" w:bidi="ar-SA"/>
                </w:rPr>
                <w:t>'</w:t>
              </w:r>
              <w:r w:rsidR="00784B6A">
                <w:rPr>
                  <w:rFonts w:ascii="Courier New" w:hAnsi="Courier New" w:cs="Courier New"/>
                  <w:color w:val="008000"/>
                  <w:sz w:val="20"/>
                  <w:szCs w:val="20"/>
                  <w:lang w:val="en-GB" w:eastAsia="en-GB" w:bidi="ar-SA"/>
                </w:rPr>
                <w:t>You can also add username&amp;password here for http basic authentication</w:t>
              </w:r>
            </w:ins>
          </w:p>
          <w:p w14:paraId="66A62301"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XMLHTTP.setRequestHeader(</w:t>
            </w:r>
            <w:r w:rsidRPr="006E005F">
              <w:rPr>
                <w:rFonts w:ascii="Courier New" w:hAnsi="Courier New" w:cs="Courier New"/>
                <w:color w:val="A31515"/>
                <w:sz w:val="20"/>
                <w:szCs w:val="20"/>
                <w:lang w:val="en-GB" w:eastAsia="en-GB" w:bidi="ar-SA"/>
              </w:rPr>
              <w:t>"Content-Type"</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A31515"/>
                <w:sz w:val="20"/>
                <w:szCs w:val="20"/>
                <w:lang w:val="en-GB" w:eastAsia="en-GB" w:bidi="ar-SA"/>
              </w:rPr>
              <w:t>"text/xml"</w:t>
            </w:r>
            <w:r w:rsidRPr="006E005F">
              <w:rPr>
                <w:rFonts w:ascii="Courier New" w:hAnsi="Courier New" w:cs="Courier New"/>
                <w:color w:val="333333"/>
                <w:sz w:val="20"/>
                <w:szCs w:val="20"/>
                <w:lang w:val="en-GB" w:eastAsia="en-GB" w:bidi="ar-SA"/>
              </w:rPr>
              <w:t>)</w:t>
            </w:r>
          </w:p>
          <w:p w14:paraId="0E99CF7B" w14:textId="77777777" w:rsidR="006E005F" w:rsidRPr="006E005F" w:rsidDel="00784B6A"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del w:id="682" w:author="David Wright" w:date="2014-07-08T15:10:00Z"/>
                <w:rFonts w:ascii="Courier New" w:hAnsi="Courier New" w:cs="Courier New"/>
                <w:color w:val="333333"/>
                <w:sz w:val="20"/>
                <w:szCs w:val="20"/>
                <w:lang w:val="en-GB" w:eastAsia="en-GB" w:bidi="ar-SA"/>
              </w:rPr>
            </w:pPr>
            <w:del w:id="683" w:author="David Wright" w:date="2014-07-08T15:10:00Z">
              <w:r w:rsidRPr="006E005F" w:rsidDel="00784B6A">
                <w:rPr>
                  <w:rFonts w:ascii="Courier New" w:hAnsi="Courier New" w:cs="Courier New"/>
                  <w:color w:val="333333"/>
                  <w:sz w:val="20"/>
                  <w:szCs w:val="20"/>
                  <w:lang w:val="en-GB" w:eastAsia="en-GB" w:bidi="ar-SA"/>
                </w:rPr>
                <w:delText xml:space="preserve">   Open </w:delText>
              </w:r>
              <w:r w:rsidRPr="006E005F" w:rsidDel="00784B6A">
                <w:rPr>
                  <w:rFonts w:ascii="Courier New" w:hAnsi="Courier New" w:cs="Courier New"/>
                  <w:color w:val="A31515"/>
                  <w:sz w:val="20"/>
                  <w:szCs w:val="20"/>
                  <w:lang w:val="en-GB" w:eastAsia="en-GB" w:bidi="ar-SA"/>
                </w:rPr>
                <w:delText>"c:\temp\out.xml"</w:delText>
              </w:r>
              <w:r w:rsidRPr="006E005F" w:rsidDel="00784B6A">
                <w:rPr>
                  <w:rFonts w:ascii="Courier New" w:hAnsi="Courier New" w:cs="Courier New"/>
                  <w:color w:val="333333"/>
                  <w:sz w:val="20"/>
                  <w:szCs w:val="20"/>
                  <w:lang w:val="en-GB" w:eastAsia="en-GB" w:bidi="ar-SA"/>
                </w:rPr>
                <w:delText xml:space="preserve"> </w:delText>
              </w:r>
              <w:r w:rsidRPr="006E005F" w:rsidDel="00784B6A">
                <w:rPr>
                  <w:rFonts w:ascii="Courier New" w:hAnsi="Courier New" w:cs="Courier New"/>
                  <w:color w:val="0000FF"/>
                  <w:sz w:val="20"/>
                  <w:szCs w:val="20"/>
                  <w:lang w:val="en-GB" w:eastAsia="en-GB" w:bidi="ar-SA"/>
                </w:rPr>
                <w:delText>For</w:delText>
              </w:r>
              <w:r w:rsidRPr="006E005F" w:rsidDel="00784B6A">
                <w:rPr>
                  <w:rFonts w:ascii="Courier New" w:hAnsi="Courier New" w:cs="Courier New"/>
                  <w:color w:val="333333"/>
                  <w:sz w:val="20"/>
                  <w:szCs w:val="20"/>
                  <w:lang w:val="en-GB" w:eastAsia="en-GB" w:bidi="ar-SA"/>
                </w:rPr>
                <w:delText xml:space="preserve"> Output </w:delText>
              </w:r>
              <w:r w:rsidRPr="006E005F" w:rsidDel="00784B6A">
                <w:rPr>
                  <w:rFonts w:ascii="Courier New" w:hAnsi="Courier New" w:cs="Courier New"/>
                  <w:color w:val="0000FF"/>
                  <w:sz w:val="20"/>
                  <w:szCs w:val="20"/>
                  <w:lang w:val="en-GB" w:eastAsia="en-GB" w:bidi="ar-SA"/>
                </w:rPr>
                <w:delText>As</w:delText>
              </w:r>
              <w:r w:rsidRPr="006E005F" w:rsidDel="00784B6A">
                <w:rPr>
                  <w:rFonts w:ascii="Courier New" w:hAnsi="Courier New" w:cs="Courier New"/>
                  <w:color w:val="333333"/>
                  <w:sz w:val="20"/>
                  <w:szCs w:val="20"/>
                  <w:lang w:val="en-GB" w:eastAsia="en-GB" w:bidi="ar-SA"/>
                </w:rPr>
                <w:delText xml:space="preserve"> #1</w:delText>
              </w:r>
            </w:del>
          </w:p>
          <w:p w14:paraId="3DB96DA9" w14:textId="77777777" w:rsidR="006E005F" w:rsidRPr="006E005F" w:rsidDel="00784B6A"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del w:id="684" w:author="David Wright" w:date="2014-07-08T15:10:00Z"/>
                <w:rFonts w:ascii="Courier New" w:hAnsi="Courier New" w:cs="Courier New"/>
                <w:color w:val="333333"/>
                <w:sz w:val="20"/>
                <w:szCs w:val="20"/>
                <w:lang w:val="en-GB" w:eastAsia="en-GB" w:bidi="ar-SA"/>
              </w:rPr>
            </w:pPr>
            <w:del w:id="685" w:author="David Wright" w:date="2014-07-08T15:10:00Z">
              <w:r w:rsidRPr="006E005F" w:rsidDel="00784B6A">
                <w:rPr>
                  <w:rFonts w:ascii="Courier New" w:hAnsi="Courier New" w:cs="Courier New"/>
                  <w:color w:val="333333"/>
                  <w:sz w:val="20"/>
                  <w:szCs w:val="20"/>
                  <w:lang w:val="en-GB" w:eastAsia="en-GB" w:bidi="ar-SA"/>
                </w:rPr>
                <w:delText xml:space="preserve">   Print #1, vbUTF8BOM &amp; xml.XML</w:delText>
              </w:r>
            </w:del>
          </w:p>
          <w:p w14:paraId="0DB0CD48" w14:textId="77777777" w:rsidR="006E005F" w:rsidRPr="006E005F" w:rsidDel="00784B6A"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del w:id="686" w:author="David Wright" w:date="2014-07-08T15:10:00Z"/>
                <w:rFonts w:ascii="Courier New" w:hAnsi="Courier New" w:cs="Courier New"/>
                <w:color w:val="333333"/>
                <w:sz w:val="20"/>
                <w:szCs w:val="20"/>
                <w:lang w:val="en-GB" w:eastAsia="en-GB" w:bidi="ar-SA"/>
              </w:rPr>
            </w:pPr>
            <w:del w:id="687" w:author="David Wright" w:date="2014-07-08T15:10:00Z">
              <w:r w:rsidRPr="006E005F" w:rsidDel="00784B6A">
                <w:rPr>
                  <w:rFonts w:ascii="Courier New" w:hAnsi="Courier New" w:cs="Courier New"/>
                  <w:color w:val="333333"/>
                  <w:sz w:val="20"/>
                  <w:szCs w:val="20"/>
                  <w:lang w:val="en-GB" w:eastAsia="en-GB" w:bidi="ar-SA"/>
                </w:rPr>
                <w:delText xml:space="preserve">   Close 1</w:delText>
              </w:r>
            </w:del>
          </w:p>
          <w:p w14:paraId="52BFF150" w14:textId="77777777" w:rsidR="006E005F" w:rsidRPr="006E005F" w:rsidDel="00784B6A"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del w:id="688" w:author="David Wright" w:date="2014-07-08T15:10:00Z"/>
                <w:rFonts w:ascii="Courier New" w:hAnsi="Courier New" w:cs="Courier New"/>
                <w:color w:val="333333"/>
                <w:sz w:val="20"/>
                <w:szCs w:val="20"/>
                <w:lang w:val="en-GB" w:eastAsia="en-GB" w:bidi="ar-SA"/>
              </w:rPr>
            </w:pPr>
            <w:del w:id="689" w:author="David Wright" w:date="2014-07-08T15:10:00Z">
              <w:r w:rsidRPr="006E005F" w:rsidDel="00784B6A">
                <w:rPr>
                  <w:rFonts w:ascii="Courier New" w:hAnsi="Courier New" w:cs="Courier New"/>
                  <w:color w:val="333333"/>
                  <w:sz w:val="20"/>
                  <w:szCs w:val="20"/>
                  <w:lang w:val="en-GB" w:eastAsia="en-GB" w:bidi="ar-SA"/>
                </w:rPr>
                <w:delText xml:space="preserve">   </w:delText>
              </w:r>
              <w:r w:rsidRPr="006E005F" w:rsidDel="00784B6A">
                <w:rPr>
                  <w:rFonts w:ascii="Courier New" w:hAnsi="Courier New" w:cs="Courier New"/>
                  <w:color w:val="008000"/>
                  <w:sz w:val="20"/>
                  <w:szCs w:val="20"/>
                  <w:lang w:val="en-GB" w:eastAsia="en-GB" w:bidi="ar-SA"/>
                </w:rPr>
                <w:delText>'On Error Resume Next 'Catch Any http errors</w:delText>
              </w:r>
            </w:del>
          </w:p>
          <w:p w14:paraId="28995FB5"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del w:id="690" w:author="David Wright" w:date="2014-07-08T15:11:00Z">
              <w:r w:rsidRPr="006E005F" w:rsidDel="00784B6A">
                <w:rPr>
                  <w:rFonts w:ascii="Courier New" w:hAnsi="Courier New" w:cs="Courier New"/>
                  <w:color w:val="333333"/>
                  <w:sz w:val="20"/>
                  <w:szCs w:val="20"/>
                  <w:lang w:val="en-GB" w:eastAsia="en-GB" w:bidi="ar-SA"/>
                </w:rPr>
                <w:delText xml:space="preserve">   </w:delText>
              </w:r>
            </w:del>
            <w:r w:rsidRPr="006E005F">
              <w:rPr>
                <w:rFonts w:ascii="Courier New" w:hAnsi="Courier New" w:cs="Courier New"/>
                <w:color w:val="333333"/>
                <w:sz w:val="20"/>
                <w:szCs w:val="20"/>
                <w:lang w:val="en-GB" w:eastAsia="en-GB" w:bidi="ar-SA"/>
              </w:rPr>
              <w:t>XMLHTTP.send(xml)</w:t>
            </w:r>
          </w:p>
          <w:p w14:paraId="1EF96DD6"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If</w:t>
            </w:r>
            <w:r w:rsidRPr="006E005F">
              <w:rPr>
                <w:rFonts w:ascii="Courier New" w:hAnsi="Courier New" w:cs="Courier New"/>
                <w:color w:val="333333"/>
                <w:sz w:val="20"/>
                <w:szCs w:val="20"/>
                <w:lang w:val="en-GB" w:eastAsia="en-GB" w:bidi="ar-SA"/>
              </w:rPr>
              <w:t xml:space="preserve"> XMLHTTP.status&lt;&gt;200 </w:t>
            </w:r>
            <w:r w:rsidRPr="006E005F">
              <w:rPr>
                <w:rFonts w:ascii="Courier New" w:hAnsi="Courier New" w:cs="Courier New"/>
                <w:color w:val="0000FF"/>
                <w:sz w:val="20"/>
                <w:szCs w:val="20"/>
                <w:lang w:val="en-GB" w:eastAsia="en-GB" w:bidi="ar-SA"/>
              </w:rPr>
              <w:t>Then</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8000"/>
                <w:sz w:val="20"/>
                <w:szCs w:val="20"/>
                <w:lang w:val="en-GB" w:eastAsia="en-GB" w:bidi="ar-SA"/>
              </w:rPr>
              <w:t>'Some error happened</w:t>
            </w:r>
          </w:p>
          <w:p w14:paraId="61F75E5E"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With</w:t>
            </w:r>
            <w:r w:rsidRPr="006E005F">
              <w:rPr>
                <w:rFonts w:ascii="Courier New" w:hAnsi="Courier New" w:cs="Courier New"/>
                <w:color w:val="333333"/>
                <w:sz w:val="20"/>
                <w:szCs w:val="20"/>
                <w:lang w:val="en-GB" w:eastAsia="en-GB" w:bidi="ar-SA"/>
              </w:rPr>
              <w:t xml:space="preserve"> XMLHTTP.responseXML.appendChild(xml.createElement(</w:t>
            </w:r>
            <w:r w:rsidRPr="006E005F">
              <w:rPr>
                <w:rFonts w:ascii="Courier New" w:hAnsi="Courier New" w:cs="Courier New"/>
                <w:color w:val="A31515"/>
                <w:sz w:val="20"/>
                <w:szCs w:val="20"/>
                <w:lang w:val="en-GB" w:eastAsia="en-GB" w:bidi="ar-SA"/>
              </w:rPr>
              <w:t>"status"</w:t>
            </w:r>
            <w:r w:rsidRPr="006E005F">
              <w:rPr>
                <w:rFonts w:ascii="Courier New" w:hAnsi="Courier New" w:cs="Courier New"/>
                <w:color w:val="333333"/>
                <w:sz w:val="20"/>
                <w:szCs w:val="20"/>
                <w:lang w:val="en-GB" w:eastAsia="en-GB" w:bidi="ar-SA"/>
              </w:rPr>
              <w:t>))</w:t>
            </w:r>
          </w:p>
          <w:p w14:paraId="69EC1BC1"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.Text=XMLHTTP.statusText</w:t>
            </w:r>
          </w:p>
          <w:p w14:paraId="21F1B2A0"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.attributes.setNamedItem(xml.createAttribute(</w:t>
            </w:r>
            <w:r w:rsidRPr="006E005F">
              <w:rPr>
                <w:rFonts w:ascii="Courier New" w:hAnsi="Courier New" w:cs="Courier New"/>
                <w:color w:val="A31515"/>
                <w:sz w:val="20"/>
                <w:szCs w:val="20"/>
                <w:lang w:val="en-GB" w:eastAsia="en-GB" w:bidi="ar-SA"/>
              </w:rPr>
              <w:t>"value"</w:t>
            </w:r>
            <w:r w:rsidRPr="006E005F">
              <w:rPr>
                <w:rFonts w:ascii="Courier New" w:hAnsi="Courier New" w:cs="Courier New"/>
                <w:color w:val="333333"/>
                <w:sz w:val="20"/>
                <w:szCs w:val="20"/>
                <w:lang w:val="en-GB" w:eastAsia="en-GB" w:bidi="ar-SA"/>
              </w:rPr>
              <w:t>)).Text=</w:t>
            </w:r>
            <w:r w:rsidRPr="006E005F">
              <w:rPr>
                <w:rFonts w:ascii="Courier New" w:hAnsi="Courier New" w:cs="Courier New"/>
                <w:color w:val="0000FF"/>
                <w:sz w:val="20"/>
                <w:szCs w:val="20"/>
                <w:lang w:val="en-GB" w:eastAsia="en-GB" w:bidi="ar-SA"/>
              </w:rPr>
              <w:t>CStr</w:t>
            </w:r>
            <w:r w:rsidRPr="006E005F">
              <w:rPr>
                <w:rFonts w:ascii="Courier New" w:hAnsi="Courier New" w:cs="Courier New"/>
                <w:color w:val="333333"/>
                <w:sz w:val="20"/>
                <w:szCs w:val="20"/>
                <w:lang w:val="en-GB" w:eastAsia="en-GB" w:bidi="ar-SA"/>
              </w:rPr>
              <w:t>(XMLHTTP.status)</w:t>
            </w:r>
          </w:p>
          <w:p w14:paraId="505E7319"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End</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With</w:t>
            </w:r>
          </w:p>
          <w:p w14:paraId="52727127"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End</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If</w:t>
            </w:r>
          </w:p>
          <w:p w14:paraId="0B6BD4AA" w14:textId="77777777" w:rsidR="006E005F" w:rsidRPr="006E005F" w:rsidDel="00784B6A"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del w:id="691" w:author="David Wright" w:date="2014-07-08T15:11:00Z"/>
                <w:rFonts w:ascii="Courier New" w:hAnsi="Courier New" w:cs="Courier New"/>
                <w:color w:val="333333"/>
                <w:sz w:val="20"/>
                <w:szCs w:val="20"/>
                <w:lang w:val="en-GB" w:eastAsia="en-GB" w:bidi="ar-SA"/>
              </w:rPr>
            </w:pPr>
            <w:del w:id="692" w:author="David Wright" w:date="2014-07-08T15:11:00Z">
              <w:r w:rsidRPr="006E005F" w:rsidDel="00784B6A">
                <w:rPr>
                  <w:rFonts w:ascii="Courier New" w:hAnsi="Courier New" w:cs="Courier New"/>
                  <w:color w:val="333333"/>
                  <w:sz w:val="20"/>
                  <w:szCs w:val="20"/>
                  <w:lang w:val="en-GB" w:eastAsia="en-GB" w:bidi="ar-SA"/>
                </w:rPr>
                <w:delText xml:space="preserve">   Open </w:delText>
              </w:r>
              <w:r w:rsidRPr="006E005F" w:rsidDel="00784B6A">
                <w:rPr>
                  <w:rFonts w:ascii="Courier New" w:hAnsi="Courier New" w:cs="Courier New"/>
                  <w:color w:val="A31515"/>
                  <w:sz w:val="20"/>
                  <w:szCs w:val="20"/>
                  <w:lang w:val="en-GB" w:eastAsia="en-GB" w:bidi="ar-SA"/>
                </w:rPr>
                <w:delText>"c:\temp\response.xml"</w:delText>
              </w:r>
              <w:r w:rsidRPr="006E005F" w:rsidDel="00784B6A">
                <w:rPr>
                  <w:rFonts w:ascii="Courier New" w:hAnsi="Courier New" w:cs="Courier New"/>
                  <w:color w:val="333333"/>
                  <w:sz w:val="20"/>
                  <w:szCs w:val="20"/>
                  <w:lang w:val="en-GB" w:eastAsia="en-GB" w:bidi="ar-SA"/>
                </w:rPr>
                <w:delText xml:space="preserve"> </w:delText>
              </w:r>
              <w:r w:rsidRPr="006E005F" w:rsidDel="00784B6A">
                <w:rPr>
                  <w:rFonts w:ascii="Courier New" w:hAnsi="Courier New" w:cs="Courier New"/>
                  <w:color w:val="0000FF"/>
                  <w:sz w:val="20"/>
                  <w:szCs w:val="20"/>
                  <w:lang w:val="en-GB" w:eastAsia="en-GB" w:bidi="ar-SA"/>
                </w:rPr>
                <w:delText>For</w:delText>
              </w:r>
              <w:r w:rsidRPr="006E005F" w:rsidDel="00784B6A">
                <w:rPr>
                  <w:rFonts w:ascii="Courier New" w:hAnsi="Courier New" w:cs="Courier New"/>
                  <w:color w:val="333333"/>
                  <w:sz w:val="20"/>
                  <w:szCs w:val="20"/>
                  <w:lang w:val="en-GB" w:eastAsia="en-GB" w:bidi="ar-SA"/>
                </w:rPr>
                <w:delText xml:space="preserve"> Output </w:delText>
              </w:r>
              <w:r w:rsidRPr="006E005F" w:rsidDel="00784B6A">
                <w:rPr>
                  <w:rFonts w:ascii="Courier New" w:hAnsi="Courier New" w:cs="Courier New"/>
                  <w:color w:val="0000FF"/>
                  <w:sz w:val="20"/>
                  <w:szCs w:val="20"/>
                  <w:lang w:val="en-GB" w:eastAsia="en-GB" w:bidi="ar-SA"/>
                </w:rPr>
                <w:delText>As</w:delText>
              </w:r>
              <w:r w:rsidRPr="006E005F" w:rsidDel="00784B6A">
                <w:rPr>
                  <w:rFonts w:ascii="Courier New" w:hAnsi="Courier New" w:cs="Courier New"/>
                  <w:color w:val="333333"/>
                  <w:sz w:val="20"/>
                  <w:szCs w:val="20"/>
                  <w:lang w:val="en-GB" w:eastAsia="en-GB" w:bidi="ar-SA"/>
                </w:rPr>
                <w:delText xml:space="preserve"> #1</w:delText>
              </w:r>
            </w:del>
          </w:p>
          <w:p w14:paraId="42CA3C06" w14:textId="77777777" w:rsidR="006E005F" w:rsidRPr="006E005F" w:rsidDel="00784B6A"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del w:id="693" w:author="David Wright" w:date="2014-07-08T15:11:00Z"/>
                <w:rFonts w:ascii="Courier New" w:hAnsi="Courier New" w:cs="Courier New"/>
                <w:color w:val="333333"/>
                <w:sz w:val="20"/>
                <w:szCs w:val="20"/>
                <w:lang w:val="en-GB" w:eastAsia="en-GB" w:bidi="ar-SA"/>
              </w:rPr>
            </w:pPr>
            <w:del w:id="694" w:author="David Wright" w:date="2014-07-08T15:11:00Z">
              <w:r w:rsidRPr="006E005F" w:rsidDel="00784B6A">
                <w:rPr>
                  <w:rFonts w:ascii="Courier New" w:hAnsi="Courier New" w:cs="Courier New"/>
                  <w:color w:val="333333"/>
                  <w:sz w:val="20"/>
                  <w:szCs w:val="20"/>
                  <w:lang w:val="en-GB" w:eastAsia="en-GB" w:bidi="ar-SA"/>
                </w:rPr>
                <w:delText xml:space="preserve">   Print #1, vbUTF8BOM &amp; XMLHTTP.responseXML.XML</w:delText>
              </w:r>
            </w:del>
          </w:p>
          <w:p w14:paraId="636D89D8" w14:textId="77777777" w:rsidR="006E005F" w:rsidRPr="006E005F" w:rsidDel="00784B6A"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del w:id="695" w:author="David Wright" w:date="2014-07-08T15:11:00Z"/>
                <w:rFonts w:ascii="Courier New" w:hAnsi="Courier New" w:cs="Courier New"/>
                <w:color w:val="333333"/>
                <w:sz w:val="20"/>
                <w:szCs w:val="20"/>
                <w:lang w:val="en-GB" w:eastAsia="en-GB" w:bidi="ar-SA"/>
              </w:rPr>
            </w:pPr>
            <w:del w:id="696" w:author="David Wright" w:date="2014-07-08T15:11:00Z">
              <w:r w:rsidRPr="006E005F" w:rsidDel="00784B6A">
                <w:rPr>
                  <w:rFonts w:ascii="Courier New" w:hAnsi="Courier New" w:cs="Courier New"/>
                  <w:color w:val="333333"/>
                  <w:sz w:val="20"/>
                  <w:szCs w:val="20"/>
                  <w:lang w:val="en-GB" w:eastAsia="en-GB" w:bidi="ar-SA"/>
                </w:rPr>
                <w:delText xml:space="preserve">   Close 1</w:delText>
              </w:r>
            </w:del>
          </w:p>
          <w:p w14:paraId="7C4E113C"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333333"/>
                <w:sz w:val="20"/>
                <w:szCs w:val="20"/>
                <w:lang w:val="en-GB" w:eastAsia="en-GB" w:bidi="ar-SA"/>
              </w:rPr>
              <w:lastRenderedPageBreak/>
              <w:t xml:space="preserve">   </w:t>
            </w:r>
            <w:r w:rsidRPr="006E005F">
              <w:rPr>
                <w:rFonts w:ascii="Courier New" w:hAnsi="Courier New" w:cs="Courier New"/>
                <w:color w:val="0000FF"/>
                <w:sz w:val="20"/>
                <w:szCs w:val="20"/>
                <w:lang w:val="en-GB" w:eastAsia="en-GB" w:bidi="ar-SA"/>
              </w:rPr>
              <w:t>Return</w:t>
            </w:r>
            <w:r w:rsidRPr="006E005F">
              <w:rPr>
                <w:rFonts w:ascii="Courier New" w:hAnsi="Courier New" w:cs="Courier New"/>
                <w:color w:val="333333"/>
                <w:sz w:val="20"/>
                <w:szCs w:val="20"/>
                <w:lang w:val="en-GB" w:eastAsia="en-GB" w:bidi="ar-SA"/>
              </w:rPr>
              <w:t xml:space="preserve"> XMLHTTP.responseXML</w:t>
            </w:r>
          </w:p>
          <w:p w14:paraId="59F82EF8" w14:textId="77777777" w:rsidR="006E005F" w:rsidRPr="006E005F" w:rsidRDefault="006E005F" w:rsidP="006E00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6E005F">
              <w:rPr>
                <w:rFonts w:ascii="Courier New" w:hAnsi="Courier New" w:cs="Courier New"/>
                <w:color w:val="0000FF"/>
                <w:sz w:val="20"/>
                <w:szCs w:val="20"/>
                <w:lang w:val="en-GB" w:eastAsia="en-GB" w:bidi="ar-SA"/>
              </w:rPr>
              <w:t>End</w:t>
            </w:r>
            <w:r w:rsidRPr="006E005F">
              <w:rPr>
                <w:rFonts w:ascii="Courier New" w:hAnsi="Courier New" w:cs="Courier New"/>
                <w:color w:val="333333"/>
                <w:sz w:val="20"/>
                <w:szCs w:val="20"/>
                <w:lang w:val="en-GB" w:eastAsia="en-GB" w:bidi="ar-SA"/>
              </w:rPr>
              <w:t xml:space="preserve"> </w:t>
            </w:r>
            <w:r w:rsidRPr="006E005F">
              <w:rPr>
                <w:rFonts w:ascii="Courier New" w:hAnsi="Courier New" w:cs="Courier New"/>
                <w:color w:val="0000FF"/>
                <w:sz w:val="20"/>
                <w:szCs w:val="20"/>
                <w:lang w:val="en-GB" w:eastAsia="en-GB" w:bidi="ar-SA"/>
              </w:rPr>
              <w:t>Function</w:t>
            </w:r>
          </w:p>
        </w:tc>
      </w:tr>
    </w:tbl>
    <w:p w14:paraId="1B013C15" w14:textId="77777777" w:rsidR="006E005F" w:rsidRPr="006E005F" w:rsidRDefault="006E005F" w:rsidP="006E005F">
      <w:pPr>
        <w:ind w:left="360"/>
        <w:rPr>
          <w:lang w:val="en-GB"/>
        </w:rPr>
      </w:pPr>
    </w:p>
    <w:p w14:paraId="196AAD59" w14:textId="77777777" w:rsidR="00393BA7" w:rsidRDefault="00393BA7" w:rsidP="00F10E03">
      <w:pPr>
        <w:pStyle w:val="Heading2"/>
        <w:pageBreakBefore/>
        <w:numPr>
          <w:ilvl w:val="0"/>
          <w:numId w:val="66"/>
        </w:numPr>
        <w:spacing w:before="240"/>
        <w:rPr>
          <w:lang w:val="en-GB"/>
        </w:rPr>
      </w:pPr>
      <w:bookmarkStart w:id="697" w:name="_Toc386812672"/>
      <w:r>
        <w:rPr>
          <w:lang w:val="en-GB"/>
        </w:rPr>
        <w:lastRenderedPageBreak/>
        <w:t>Converting Fields to Dates and Amounts</w:t>
      </w:r>
      <w:bookmarkEnd w:id="697"/>
    </w:p>
    <w:p w14:paraId="2C890042" w14:textId="77777777" w:rsidR="00393BA7" w:rsidRDefault="00393BA7" w:rsidP="00393BA7">
      <w:pPr>
        <w:rPr>
          <w:lang w:val="en-GB"/>
        </w:rPr>
      </w:pPr>
      <w:r>
        <w:rPr>
          <w:lang w:val="en-GB"/>
        </w:rPr>
        <w:t>You should avoid using the following functions in your scripting  CDbl, CLng, CDate, CCurr as they can have very unpredictable results.</w:t>
      </w:r>
    </w:p>
    <w:p w14:paraId="1EDB9E0C" w14:textId="77777777" w:rsidR="00393BA7" w:rsidRDefault="00393BA7" w:rsidP="00393BA7">
      <w:pPr>
        <w:rPr>
          <w:lang w:val="en-GB"/>
        </w:rPr>
      </w:pPr>
      <w:r>
        <w:rPr>
          <w:lang w:val="en-GB"/>
        </w:rPr>
        <w:t>You have to assume that the input to these functions has come from OCR and hence contains errors. You also have to assume that you don’t know what the regional settings are on the client machine – you may not really know if the user has dates MM_DD or DD_MM. You don’t always know what the decimal and thousands separator is.</w:t>
      </w:r>
    </w:p>
    <w:p w14:paraId="6A4B036E" w14:textId="77777777" w:rsidR="00393BA7" w:rsidRDefault="00393BA7" w:rsidP="00393BA7">
      <w:pPr>
        <w:rPr>
          <w:lang w:val="en-GB"/>
        </w:rPr>
      </w:pPr>
      <w:r>
        <w:rPr>
          <w:lang w:val="en-GB"/>
        </w:rPr>
        <w:t>It is recommended to use these functions for converting Strings into Dates and Amounts. They use the standard formatters that you configure in your project. This keeps all of your number and date parsing consistent, and presents consistent error messages to the user.</w:t>
      </w:r>
    </w:p>
    <w:p w14:paraId="5ACF8154" w14:textId="77777777" w:rsidR="00393BA7" w:rsidRPr="00393BA7" w:rsidRDefault="00393BA7" w:rsidP="00393BA7">
      <w:pPr>
        <w:rPr>
          <w:lang w:val="en-GB"/>
        </w:rPr>
      </w:pPr>
      <w:r>
        <w:rPr>
          <w:lang w:val="en-GB"/>
        </w:rPr>
        <w:t xml:space="preserve">The functions below always return a value. If the date is unformatted then you have an undefined value. If you want to check that the value formatted correctly check the Boolean values </w:t>
      </w:r>
      <w:r w:rsidRPr="00393BA7">
        <w:rPr>
          <w:rStyle w:val="ScriptingCodeChar"/>
        </w:rPr>
        <w:t>f.DoubleFormatted</w:t>
      </w:r>
      <w:r>
        <w:rPr>
          <w:lang w:val="en-GB"/>
        </w:rPr>
        <w:t xml:space="preserve"> or </w:t>
      </w:r>
      <w:r w:rsidRPr="00393BA7">
        <w:rPr>
          <w:rStyle w:val="ScriptingCodeChar"/>
        </w:rPr>
        <w:t>f.Dateformatted</w:t>
      </w:r>
      <w:r>
        <w:rPr>
          <w:rStyle w:val="ScriptingCodeChar"/>
        </w:rPr>
        <w:t>.</w:t>
      </w:r>
    </w:p>
    <w:tbl>
      <w:tblPr>
        <w:tblStyle w:val="TableGrid"/>
        <w:tblW w:w="0" w:type="auto"/>
        <w:tblLook w:val="04A0" w:firstRow="1" w:lastRow="0" w:firstColumn="1" w:lastColumn="0" w:noHBand="0" w:noVBand="1"/>
      </w:tblPr>
      <w:tblGrid>
        <w:gridCol w:w="11304"/>
      </w:tblGrid>
      <w:tr w:rsidR="00451F97" w14:paraId="1BE1156C" w14:textId="77777777" w:rsidTr="00451F97">
        <w:tc>
          <w:tcPr>
            <w:tcW w:w="11304" w:type="dxa"/>
          </w:tcPr>
          <w:p w14:paraId="65A162B5"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0000FF"/>
                <w:sz w:val="20"/>
                <w:szCs w:val="20"/>
                <w:lang w:val="en-GB" w:eastAsia="en-GB" w:bidi="ar-SA"/>
              </w:rPr>
              <w:t>Private</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Function</w:t>
            </w:r>
            <w:r w:rsidRPr="00393BA7">
              <w:rPr>
                <w:rFonts w:ascii="Courier New" w:hAnsi="Courier New" w:cs="Courier New"/>
                <w:color w:val="333333"/>
                <w:sz w:val="20"/>
                <w:szCs w:val="20"/>
                <w:lang w:val="en-GB" w:eastAsia="en-GB" w:bidi="ar-SA"/>
              </w:rPr>
              <w:t xml:space="preserve"> String_ParseDouble(a </w:t>
            </w:r>
            <w:r w:rsidRPr="00393BA7">
              <w:rPr>
                <w:rFonts w:ascii="Courier New" w:hAnsi="Courier New" w:cs="Courier New"/>
                <w:color w:val="0000FF"/>
                <w:sz w:val="20"/>
                <w:szCs w:val="20"/>
                <w:lang w:val="en-GB" w:eastAsia="en-GB" w:bidi="ar-SA"/>
              </w:rPr>
              <w:t>As</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2B91AF"/>
                <w:sz w:val="20"/>
                <w:szCs w:val="20"/>
                <w:lang w:val="en-GB" w:eastAsia="en-GB" w:bidi="ar-SA"/>
              </w:rPr>
              <w:t>String</w:t>
            </w:r>
            <w:r w:rsidRPr="00393BA7">
              <w:rPr>
                <w:rFonts w:ascii="Courier New" w:hAnsi="Courier New" w:cs="Courier New"/>
                <w:color w:val="333333"/>
                <w:sz w:val="20"/>
                <w:szCs w:val="20"/>
                <w:lang w:val="en-GB" w:eastAsia="en-GB" w:bidi="ar-SA"/>
              </w:rPr>
              <w:t>,</w:t>
            </w:r>
            <w:r w:rsidRPr="00393BA7">
              <w:rPr>
                <w:rFonts w:ascii="Courier New" w:hAnsi="Courier New" w:cs="Courier New"/>
                <w:color w:val="0000FF"/>
                <w:sz w:val="20"/>
                <w:szCs w:val="20"/>
                <w:lang w:val="en-GB" w:eastAsia="en-GB" w:bidi="ar-SA"/>
              </w:rPr>
              <w:t>Optional</w:t>
            </w:r>
            <w:r w:rsidRPr="00393BA7">
              <w:rPr>
                <w:rFonts w:ascii="Courier New" w:hAnsi="Courier New" w:cs="Courier New"/>
                <w:color w:val="333333"/>
                <w:sz w:val="20"/>
                <w:szCs w:val="20"/>
                <w:lang w:val="en-GB" w:eastAsia="en-GB" w:bidi="ar-SA"/>
              </w:rPr>
              <w:t xml:space="preserve"> amountFormatter </w:t>
            </w:r>
            <w:r w:rsidRPr="00393BA7">
              <w:rPr>
                <w:rFonts w:ascii="Courier New" w:hAnsi="Courier New" w:cs="Courier New"/>
                <w:color w:val="0000FF"/>
                <w:sz w:val="20"/>
                <w:szCs w:val="20"/>
                <w:lang w:val="en-GB" w:eastAsia="en-GB" w:bidi="ar-SA"/>
              </w:rPr>
              <w:t>As</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2B91AF"/>
                <w:sz w:val="20"/>
                <w:szCs w:val="20"/>
                <w:lang w:val="en-GB" w:eastAsia="en-GB" w:bidi="ar-SA"/>
              </w:rPr>
              <w:t>String</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As</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2B91AF"/>
                <w:sz w:val="20"/>
                <w:szCs w:val="20"/>
                <w:lang w:val="en-GB" w:eastAsia="en-GB" w:bidi="ar-SA"/>
              </w:rPr>
              <w:t>Double</w:t>
            </w:r>
          </w:p>
          <w:p w14:paraId="7B54A8DF"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Dim</w:t>
            </w:r>
            <w:r w:rsidRPr="00393BA7">
              <w:rPr>
                <w:rFonts w:ascii="Courier New" w:hAnsi="Courier New" w:cs="Courier New"/>
                <w:color w:val="333333"/>
                <w:sz w:val="20"/>
                <w:szCs w:val="20"/>
                <w:lang w:val="en-GB" w:eastAsia="en-GB" w:bidi="ar-SA"/>
              </w:rPr>
              <w:t xml:space="preserve"> f </w:t>
            </w:r>
            <w:r w:rsidRPr="00393BA7">
              <w:rPr>
                <w:rFonts w:ascii="Courier New" w:hAnsi="Courier New" w:cs="Courier New"/>
                <w:color w:val="0000FF"/>
                <w:sz w:val="20"/>
                <w:szCs w:val="20"/>
                <w:lang w:val="en-GB" w:eastAsia="en-GB" w:bidi="ar-SA"/>
              </w:rPr>
              <w:t>As</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New</w:t>
            </w:r>
            <w:r w:rsidRPr="00393BA7">
              <w:rPr>
                <w:rFonts w:ascii="Courier New" w:hAnsi="Courier New" w:cs="Courier New"/>
                <w:color w:val="333333"/>
                <w:sz w:val="20"/>
                <w:szCs w:val="20"/>
                <w:lang w:val="en-GB" w:eastAsia="en-GB" w:bidi="ar-SA"/>
              </w:rPr>
              <w:t xml:space="preserve"> CscXDocField</w:t>
            </w:r>
          </w:p>
          <w:p w14:paraId="79DF5B29"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If</w:t>
            </w:r>
            <w:r w:rsidRPr="00393BA7">
              <w:rPr>
                <w:rFonts w:ascii="Courier New" w:hAnsi="Courier New" w:cs="Courier New"/>
                <w:color w:val="333333"/>
                <w:sz w:val="20"/>
                <w:szCs w:val="20"/>
                <w:lang w:val="en-GB" w:eastAsia="en-GB" w:bidi="ar-SA"/>
              </w:rPr>
              <w:t xml:space="preserve"> amountFormatter=</w:t>
            </w:r>
            <w:r w:rsidRPr="00393BA7">
              <w:rPr>
                <w:rFonts w:ascii="Courier New" w:hAnsi="Courier New" w:cs="Courier New"/>
                <w:color w:val="A31515"/>
                <w:sz w:val="20"/>
                <w:szCs w:val="20"/>
                <w:lang w:val="en-GB" w:eastAsia="en-GB" w:bidi="ar-SA"/>
              </w:rPr>
              <w:t>""</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Then</w:t>
            </w:r>
            <w:r w:rsidRPr="00393BA7">
              <w:rPr>
                <w:rFonts w:ascii="Courier New" w:hAnsi="Courier New" w:cs="Courier New"/>
                <w:color w:val="333333"/>
                <w:sz w:val="20"/>
                <w:szCs w:val="20"/>
                <w:lang w:val="en-GB" w:eastAsia="en-GB" w:bidi="ar-SA"/>
              </w:rPr>
              <w:t xml:space="preserve"> amountFormatter=Project.DefaultAmountFormatter</w:t>
            </w:r>
          </w:p>
          <w:p w14:paraId="08B92052"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333333"/>
                <w:sz w:val="20"/>
                <w:szCs w:val="20"/>
                <w:lang w:val="en-GB" w:eastAsia="en-GB" w:bidi="ar-SA"/>
              </w:rPr>
              <w:t xml:space="preserve">   f.Text=a</w:t>
            </w:r>
          </w:p>
          <w:p w14:paraId="411996F9"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333333"/>
                <w:sz w:val="20"/>
                <w:szCs w:val="20"/>
                <w:lang w:val="en-GB" w:eastAsia="en-GB" w:bidi="ar-SA"/>
              </w:rPr>
              <w:t xml:space="preserve">   Project.FieldFormatters.ItemByName(amountFormatter).FormatField(f)</w:t>
            </w:r>
          </w:p>
          <w:p w14:paraId="0DC1963E"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Return</w:t>
            </w:r>
            <w:r w:rsidRPr="00393BA7">
              <w:rPr>
                <w:rFonts w:ascii="Courier New" w:hAnsi="Courier New" w:cs="Courier New"/>
                <w:color w:val="333333"/>
                <w:sz w:val="20"/>
                <w:szCs w:val="20"/>
                <w:lang w:val="en-GB" w:eastAsia="en-GB" w:bidi="ar-SA"/>
              </w:rPr>
              <w:t xml:space="preserve"> f.DoubleValue</w:t>
            </w:r>
          </w:p>
          <w:p w14:paraId="56AD7C73"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0000FF"/>
                <w:sz w:val="20"/>
                <w:szCs w:val="20"/>
                <w:lang w:val="en-GB" w:eastAsia="en-GB" w:bidi="ar-SA"/>
              </w:rPr>
              <w:t>End</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Function</w:t>
            </w:r>
          </w:p>
          <w:p w14:paraId="588C1CE5"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p>
          <w:p w14:paraId="123D6439"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0000FF"/>
                <w:sz w:val="20"/>
                <w:szCs w:val="20"/>
                <w:lang w:val="en-GB" w:eastAsia="en-GB" w:bidi="ar-SA"/>
              </w:rPr>
              <w:t>Private</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Function</w:t>
            </w:r>
            <w:r w:rsidRPr="00393BA7">
              <w:rPr>
                <w:rFonts w:ascii="Courier New" w:hAnsi="Courier New" w:cs="Courier New"/>
                <w:color w:val="333333"/>
                <w:sz w:val="20"/>
                <w:szCs w:val="20"/>
                <w:lang w:val="en-GB" w:eastAsia="en-GB" w:bidi="ar-SA"/>
              </w:rPr>
              <w:t xml:space="preserve"> String_ParseDate(a </w:t>
            </w:r>
            <w:r w:rsidRPr="00393BA7">
              <w:rPr>
                <w:rFonts w:ascii="Courier New" w:hAnsi="Courier New" w:cs="Courier New"/>
                <w:color w:val="0000FF"/>
                <w:sz w:val="20"/>
                <w:szCs w:val="20"/>
                <w:lang w:val="en-GB" w:eastAsia="en-GB" w:bidi="ar-SA"/>
              </w:rPr>
              <w:t>As</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2B91AF"/>
                <w:sz w:val="20"/>
                <w:szCs w:val="20"/>
                <w:lang w:val="en-GB" w:eastAsia="en-GB" w:bidi="ar-SA"/>
              </w:rPr>
              <w:t>String</w:t>
            </w:r>
            <w:r w:rsidRPr="00393BA7">
              <w:rPr>
                <w:rFonts w:ascii="Courier New" w:hAnsi="Courier New" w:cs="Courier New"/>
                <w:color w:val="333333"/>
                <w:sz w:val="20"/>
                <w:szCs w:val="20"/>
                <w:lang w:val="en-GB" w:eastAsia="en-GB" w:bidi="ar-SA"/>
              </w:rPr>
              <w:t>,</w:t>
            </w:r>
            <w:r w:rsidRPr="00393BA7">
              <w:rPr>
                <w:rFonts w:ascii="Courier New" w:hAnsi="Courier New" w:cs="Courier New"/>
                <w:color w:val="0000FF"/>
                <w:sz w:val="20"/>
                <w:szCs w:val="20"/>
                <w:lang w:val="en-GB" w:eastAsia="en-GB" w:bidi="ar-SA"/>
              </w:rPr>
              <w:t>Optional</w:t>
            </w:r>
            <w:r w:rsidRPr="00393BA7">
              <w:rPr>
                <w:rFonts w:ascii="Courier New" w:hAnsi="Courier New" w:cs="Courier New"/>
                <w:color w:val="333333"/>
                <w:sz w:val="20"/>
                <w:szCs w:val="20"/>
                <w:lang w:val="en-GB" w:eastAsia="en-GB" w:bidi="ar-SA"/>
              </w:rPr>
              <w:t xml:space="preserve"> dateFormatter </w:t>
            </w:r>
            <w:r w:rsidRPr="00393BA7">
              <w:rPr>
                <w:rFonts w:ascii="Courier New" w:hAnsi="Courier New" w:cs="Courier New"/>
                <w:color w:val="0000FF"/>
                <w:sz w:val="20"/>
                <w:szCs w:val="20"/>
                <w:lang w:val="en-GB" w:eastAsia="en-GB" w:bidi="ar-SA"/>
              </w:rPr>
              <w:t>As</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2B91AF"/>
                <w:sz w:val="20"/>
                <w:szCs w:val="20"/>
                <w:lang w:val="en-GB" w:eastAsia="en-GB" w:bidi="ar-SA"/>
              </w:rPr>
              <w:t>String</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As</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2B91AF"/>
                <w:sz w:val="20"/>
                <w:szCs w:val="20"/>
                <w:lang w:val="en-GB" w:eastAsia="en-GB" w:bidi="ar-SA"/>
              </w:rPr>
              <w:t>Date</w:t>
            </w:r>
          </w:p>
          <w:p w14:paraId="583A88D1"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Dim</w:t>
            </w:r>
            <w:r w:rsidRPr="00393BA7">
              <w:rPr>
                <w:rFonts w:ascii="Courier New" w:hAnsi="Courier New" w:cs="Courier New"/>
                <w:color w:val="333333"/>
                <w:sz w:val="20"/>
                <w:szCs w:val="20"/>
                <w:lang w:val="en-GB" w:eastAsia="en-GB" w:bidi="ar-SA"/>
              </w:rPr>
              <w:t xml:space="preserve"> f </w:t>
            </w:r>
            <w:r w:rsidRPr="00393BA7">
              <w:rPr>
                <w:rFonts w:ascii="Courier New" w:hAnsi="Courier New" w:cs="Courier New"/>
                <w:color w:val="0000FF"/>
                <w:sz w:val="20"/>
                <w:szCs w:val="20"/>
                <w:lang w:val="en-GB" w:eastAsia="en-GB" w:bidi="ar-SA"/>
              </w:rPr>
              <w:t>As</w:t>
            </w:r>
            <w:r w:rsidRPr="00393BA7">
              <w:rPr>
                <w:rFonts w:ascii="Courier New" w:hAnsi="Courier New" w:cs="Courier New"/>
                <w:color w:val="333333"/>
                <w:sz w:val="20"/>
                <w:szCs w:val="20"/>
                <w:lang w:val="en-GB" w:eastAsia="en-GB" w:bidi="ar-SA"/>
              </w:rPr>
              <w:t xml:space="preserve"> CscXDocField</w:t>
            </w:r>
          </w:p>
          <w:p w14:paraId="589F96E9"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If</w:t>
            </w:r>
            <w:r w:rsidRPr="00393BA7">
              <w:rPr>
                <w:rFonts w:ascii="Courier New" w:hAnsi="Courier New" w:cs="Courier New"/>
                <w:color w:val="333333"/>
                <w:sz w:val="20"/>
                <w:szCs w:val="20"/>
                <w:lang w:val="en-GB" w:eastAsia="en-GB" w:bidi="ar-SA"/>
              </w:rPr>
              <w:t xml:space="preserve"> dateFormatter=</w:t>
            </w:r>
            <w:r w:rsidRPr="00393BA7">
              <w:rPr>
                <w:rFonts w:ascii="Courier New" w:hAnsi="Courier New" w:cs="Courier New"/>
                <w:color w:val="A31515"/>
                <w:sz w:val="20"/>
                <w:szCs w:val="20"/>
                <w:lang w:val="en-GB" w:eastAsia="en-GB" w:bidi="ar-SA"/>
              </w:rPr>
              <w:t>""</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Then</w:t>
            </w:r>
            <w:r w:rsidRPr="00393BA7">
              <w:rPr>
                <w:rFonts w:ascii="Courier New" w:hAnsi="Courier New" w:cs="Courier New"/>
                <w:color w:val="333333"/>
                <w:sz w:val="20"/>
                <w:szCs w:val="20"/>
                <w:lang w:val="en-GB" w:eastAsia="en-GB" w:bidi="ar-SA"/>
              </w:rPr>
              <w:t xml:space="preserve"> dateFormatter=Project.DefaultDateFormatter</w:t>
            </w:r>
          </w:p>
          <w:p w14:paraId="7D6D5271"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333333"/>
                <w:sz w:val="20"/>
                <w:szCs w:val="20"/>
                <w:lang w:val="en-GB" w:eastAsia="en-GB" w:bidi="ar-SA"/>
              </w:rPr>
              <w:t xml:space="preserve">   f.Text=a</w:t>
            </w:r>
          </w:p>
          <w:p w14:paraId="6600A52C"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333333"/>
                <w:sz w:val="20"/>
                <w:szCs w:val="20"/>
                <w:lang w:val="en-GB" w:eastAsia="en-GB" w:bidi="ar-SA"/>
              </w:rPr>
              <w:t xml:space="preserve">   Project.FieldFormatters.ItemByName(dateFormatter).FormatField(f)</w:t>
            </w:r>
          </w:p>
          <w:p w14:paraId="41CD6705" w14:textId="77777777" w:rsidR="00451F97" w:rsidRPr="00393BA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Return</w:t>
            </w:r>
            <w:r w:rsidRPr="00393BA7">
              <w:rPr>
                <w:rFonts w:ascii="Courier New" w:hAnsi="Courier New" w:cs="Courier New"/>
                <w:color w:val="333333"/>
                <w:sz w:val="20"/>
                <w:szCs w:val="20"/>
                <w:lang w:val="en-GB" w:eastAsia="en-GB" w:bidi="ar-SA"/>
              </w:rPr>
              <w:t xml:space="preserve"> f.DateValue</w:t>
            </w:r>
          </w:p>
          <w:p w14:paraId="7FF60314" w14:textId="77777777" w:rsidR="00451F97" w:rsidRPr="00451F97" w:rsidRDefault="00451F97" w:rsidP="00451F9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hAnsi="Courier New" w:cs="Courier New"/>
                <w:color w:val="333333"/>
                <w:sz w:val="20"/>
                <w:szCs w:val="20"/>
                <w:lang w:val="en-GB" w:eastAsia="en-GB" w:bidi="ar-SA"/>
              </w:rPr>
            </w:pPr>
            <w:r w:rsidRPr="00393BA7">
              <w:rPr>
                <w:rFonts w:ascii="Courier New" w:hAnsi="Courier New" w:cs="Courier New"/>
                <w:color w:val="0000FF"/>
                <w:sz w:val="20"/>
                <w:szCs w:val="20"/>
                <w:lang w:val="en-GB" w:eastAsia="en-GB" w:bidi="ar-SA"/>
              </w:rPr>
              <w:t>End</w:t>
            </w:r>
            <w:r w:rsidRPr="00393BA7">
              <w:rPr>
                <w:rFonts w:ascii="Courier New" w:hAnsi="Courier New" w:cs="Courier New"/>
                <w:color w:val="333333"/>
                <w:sz w:val="20"/>
                <w:szCs w:val="20"/>
                <w:lang w:val="en-GB" w:eastAsia="en-GB" w:bidi="ar-SA"/>
              </w:rPr>
              <w:t xml:space="preserve"> </w:t>
            </w:r>
            <w:r w:rsidRPr="00393BA7">
              <w:rPr>
                <w:rFonts w:ascii="Courier New" w:hAnsi="Courier New" w:cs="Courier New"/>
                <w:color w:val="0000FF"/>
                <w:sz w:val="20"/>
                <w:szCs w:val="20"/>
                <w:lang w:val="en-GB" w:eastAsia="en-GB" w:bidi="ar-SA"/>
              </w:rPr>
              <w:t>Function</w:t>
            </w:r>
          </w:p>
        </w:tc>
      </w:tr>
    </w:tbl>
    <w:p w14:paraId="24FF8D27" w14:textId="77777777" w:rsidR="00A37475" w:rsidRDefault="00A37475">
      <w:pPr>
        <w:spacing w:after="0" w:line="240" w:lineRule="auto"/>
        <w:rPr>
          <w:b/>
          <w:color w:val="4F81BD"/>
          <w:sz w:val="36"/>
          <w:szCs w:val="26"/>
          <w:lang w:val="en-GB"/>
        </w:rPr>
      </w:pPr>
    </w:p>
    <w:p w14:paraId="7AD6DE7E" w14:textId="77777777" w:rsidR="00A37475" w:rsidRPr="00A37475" w:rsidRDefault="00A37475" w:rsidP="00504714">
      <w:pPr>
        <w:pStyle w:val="Heading1"/>
        <w:pageBreakBefore/>
        <w:spacing w:before="240"/>
        <w:ind w:left="714" w:hanging="357"/>
        <w:rPr>
          <w:lang w:val="en-GB"/>
        </w:rPr>
      </w:pPr>
      <w:bookmarkStart w:id="698" w:name="_Toc386812673"/>
      <w:r>
        <w:rPr>
          <w:lang w:val="en-GB"/>
        </w:rPr>
        <w:lastRenderedPageBreak/>
        <w:t>Index</w:t>
      </w:r>
      <w:bookmarkEnd w:id="698"/>
    </w:p>
    <w:p w14:paraId="20227300" w14:textId="77777777" w:rsidR="00F84573" w:rsidRDefault="00A37475" w:rsidP="00971627">
      <w:pPr>
        <w:rPr>
          <w:noProof/>
        </w:rPr>
        <w:sectPr w:rsidR="00F84573" w:rsidSect="00F84573">
          <w:pgSz w:w="12240" w:h="15840" w:code="1"/>
          <w:pgMar w:top="1152" w:right="576" w:bottom="720" w:left="576" w:header="288" w:footer="432" w:gutter="0"/>
          <w:cols w:space="720"/>
          <w:docGrid w:linePitch="360"/>
        </w:sectPr>
      </w:pPr>
      <w:r>
        <w:fldChar w:fldCharType="begin"/>
      </w:r>
      <w:r>
        <w:instrText xml:space="preserve"> INDEX \e "</w:instrText>
      </w:r>
      <w:r>
        <w:tab/>
        <w:instrText xml:space="preserve">" \c "2" \z "2057" </w:instrText>
      </w:r>
      <w:r>
        <w:fldChar w:fldCharType="separate"/>
      </w:r>
    </w:p>
    <w:p w14:paraId="64A277C7" w14:textId="77777777" w:rsidR="00F84573" w:rsidRDefault="00F84573">
      <w:pPr>
        <w:pStyle w:val="Index1"/>
      </w:pPr>
      <w:r>
        <w:t>"In-Place" Locator Scripting</w:t>
      </w:r>
      <w:r>
        <w:tab/>
        <w:t>88</w:t>
      </w:r>
    </w:p>
    <w:p w14:paraId="47D9F0A6" w14:textId="77777777" w:rsidR="00F84573" w:rsidRDefault="00F84573">
      <w:pPr>
        <w:pStyle w:val="Index1"/>
      </w:pPr>
      <w:r>
        <w:t>.Net Scripting</w:t>
      </w:r>
      <w:r>
        <w:tab/>
        <w:t>89</w:t>
      </w:r>
    </w:p>
    <w:p w14:paraId="0EF1E49A" w14:textId="77777777" w:rsidR="00F84573" w:rsidRDefault="00F84573">
      <w:pPr>
        <w:pStyle w:val="Index1"/>
      </w:pPr>
      <w:r>
        <w:t>A2iA</w:t>
      </w:r>
      <w:r>
        <w:tab/>
        <w:t>56</w:t>
      </w:r>
    </w:p>
    <w:p w14:paraId="70DBA8AE" w14:textId="77777777" w:rsidR="00F84573" w:rsidRDefault="00F84573">
      <w:pPr>
        <w:pStyle w:val="Index1"/>
      </w:pPr>
      <w:r>
        <w:t>ADO</w:t>
      </w:r>
    </w:p>
    <w:p w14:paraId="35E31904" w14:textId="77777777" w:rsidR="00F84573" w:rsidRDefault="00F84573">
      <w:pPr>
        <w:pStyle w:val="Index2"/>
        <w:tabs>
          <w:tab w:val="right" w:leader="dot" w:pos="5174"/>
        </w:tabs>
        <w:rPr>
          <w:noProof/>
        </w:rPr>
      </w:pPr>
      <w:r>
        <w:rPr>
          <w:noProof/>
        </w:rPr>
        <w:t>ActiveX Data Objects</w:t>
      </w:r>
      <w:r>
        <w:rPr>
          <w:noProof/>
        </w:rPr>
        <w:tab/>
        <w:t>104</w:t>
      </w:r>
    </w:p>
    <w:p w14:paraId="64438764" w14:textId="77777777" w:rsidR="00F84573" w:rsidRDefault="00F84573">
      <w:pPr>
        <w:pStyle w:val="Index1"/>
      </w:pPr>
      <w:r>
        <w:t>Advanced Evaluator</w:t>
      </w:r>
      <w:r>
        <w:tab/>
        <w:t>57, 60</w:t>
      </w:r>
    </w:p>
    <w:p w14:paraId="0DADF879" w14:textId="77777777" w:rsidR="00F84573" w:rsidRDefault="00F84573">
      <w:pPr>
        <w:pStyle w:val="Index1"/>
      </w:pPr>
      <w:r>
        <w:t>Advanced Zone Locator</w:t>
      </w:r>
      <w:r>
        <w:tab/>
        <w:t>35, 56</w:t>
      </w:r>
    </w:p>
    <w:p w14:paraId="6621F812" w14:textId="77777777" w:rsidR="00F84573" w:rsidRDefault="00F84573">
      <w:pPr>
        <w:pStyle w:val="Index1"/>
      </w:pPr>
      <w:r>
        <w:t>Amount Group Locator</w:t>
      </w:r>
      <w:r>
        <w:tab/>
        <w:t>56</w:t>
      </w:r>
    </w:p>
    <w:p w14:paraId="4036BAA2" w14:textId="77777777" w:rsidR="00F84573" w:rsidRDefault="00F84573">
      <w:pPr>
        <w:pStyle w:val="Index1"/>
      </w:pPr>
      <w:r>
        <w:t>Amount-based Algorithm</w:t>
      </w:r>
      <w:r>
        <w:tab/>
        <w:t>69</w:t>
      </w:r>
    </w:p>
    <w:p w14:paraId="0EA2A881" w14:textId="77777777" w:rsidR="00F84573" w:rsidRDefault="00F84573">
      <w:pPr>
        <w:pStyle w:val="Index1"/>
      </w:pPr>
      <w:r>
        <w:t>Anchors</w:t>
      </w:r>
    </w:p>
    <w:p w14:paraId="11271390" w14:textId="77777777" w:rsidR="00F84573" w:rsidRDefault="00F84573">
      <w:pPr>
        <w:pStyle w:val="Index2"/>
        <w:tabs>
          <w:tab w:val="right" w:leader="dot" w:pos="5174"/>
        </w:tabs>
        <w:rPr>
          <w:noProof/>
        </w:rPr>
      </w:pPr>
      <w:r>
        <w:rPr>
          <w:noProof/>
        </w:rPr>
        <w:t>Changing Training Anchors</w:t>
      </w:r>
      <w:r>
        <w:rPr>
          <w:noProof/>
        </w:rPr>
        <w:tab/>
        <w:t>58</w:t>
      </w:r>
    </w:p>
    <w:p w14:paraId="232645B8" w14:textId="77777777" w:rsidR="00F84573" w:rsidRDefault="00F84573">
      <w:pPr>
        <w:pStyle w:val="Index1"/>
      </w:pPr>
      <w:r w:rsidRPr="00273065">
        <w:rPr>
          <w:b/>
        </w:rPr>
        <w:t>Application_InitializeScript</w:t>
      </w:r>
      <w:r>
        <w:tab/>
        <w:t>104</w:t>
      </w:r>
    </w:p>
    <w:p w14:paraId="0E4D657C" w14:textId="77777777" w:rsidR="00F84573" w:rsidRDefault="00F84573">
      <w:pPr>
        <w:pStyle w:val="Index1"/>
      </w:pPr>
      <w:r>
        <w:t>Auditing a Project</w:t>
      </w:r>
      <w:r>
        <w:tab/>
        <w:t>82</w:t>
      </w:r>
    </w:p>
    <w:p w14:paraId="4A3AFE05" w14:textId="77777777" w:rsidR="00F84573" w:rsidRDefault="00F84573">
      <w:pPr>
        <w:pStyle w:val="Index1"/>
      </w:pPr>
      <w:r w:rsidRPr="00273065">
        <w:rPr>
          <w:b/>
        </w:rPr>
        <w:t>Autocomplete</w:t>
      </w:r>
      <w:r>
        <w:tab/>
        <w:t>38</w:t>
      </w:r>
    </w:p>
    <w:p w14:paraId="542FD397" w14:textId="77777777" w:rsidR="00F84573" w:rsidRDefault="00F84573">
      <w:pPr>
        <w:pStyle w:val="Index1"/>
      </w:pPr>
      <w:r w:rsidRPr="00273065">
        <w:rPr>
          <w:lang w:val="en-AU"/>
        </w:rPr>
        <w:t>Automatic Document Separation</w:t>
      </w:r>
      <w:r>
        <w:tab/>
        <w:t>53</w:t>
      </w:r>
    </w:p>
    <w:p w14:paraId="49D53686" w14:textId="77777777" w:rsidR="00F84573" w:rsidRDefault="00F84573">
      <w:pPr>
        <w:pStyle w:val="Index1"/>
      </w:pPr>
      <w:r>
        <w:t>Automatic Table Locators</w:t>
      </w:r>
      <w:r>
        <w:tab/>
        <w:t>67</w:t>
      </w:r>
    </w:p>
    <w:p w14:paraId="13999763" w14:textId="77777777" w:rsidR="00F84573" w:rsidRDefault="00F84573">
      <w:pPr>
        <w:pStyle w:val="Index1"/>
      </w:pPr>
      <w:r>
        <w:t>Barcode Locator</w:t>
      </w:r>
      <w:r>
        <w:tab/>
        <w:t>56</w:t>
      </w:r>
    </w:p>
    <w:p w14:paraId="0651693D" w14:textId="77777777" w:rsidR="00F84573" w:rsidRDefault="00F84573">
      <w:pPr>
        <w:pStyle w:val="Index1"/>
      </w:pPr>
      <w:r>
        <w:t>Barcodes</w:t>
      </w:r>
      <w:r>
        <w:tab/>
        <w:t>90</w:t>
      </w:r>
    </w:p>
    <w:p w14:paraId="7C3F0C71" w14:textId="77777777" w:rsidR="00F84573" w:rsidRDefault="00F84573">
      <w:pPr>
        <w:pStyle w:val="Index1"/>
      </w:pPr>
      <w:r>
        <w:t>Batch Restructuring</w:t>
      </w:r>
      <w:r>
        <w:tab/>
        <w:t>81</w:t>
      </w:r>
    </w:p>
    <w:p w14:paraId="19CD4F9A" w14:textId="77777777" w:rsidR="00F84573" w:rsidRDefault="00F84573">
      <w:pPr>
        <w:pStyle w:val="Index1"/>
      </w:pPr>
      <w:r>
        <w:t>Batch Splitting</w:t>
      </w:r>
      <w:r>
        <w:tab/>
        <w:t>82</w:t>
      </w:r>
    </w:p>
    <w:p w14:paraId="747386DB" w14:textId="77777777" w:rsidR="00F84573" w:rsidRDefault="00F84573">
      <w:pPr>
        <w:pStyle w:val="Index1"/>
      </w:pPr>
      <w:r>
        <w:t>Benchmarking</w:t>
      </w:r>
      <w:r>
        <w:tab/>
        <w:t>23</w:t>
      </w:r>
    </w:p>
    <w:p w14:paraId="0F097D71" w14:textId="77777777" w:rsidR="00F84573" w:rsidRDefault="00F84573">
      <w:pPr>
        <w:pStyle w:val="Index2"/>
        <w:tabs>
          <w:tab w:val="right" w:leader="dot" w:pos="5174"/>
        </w:tabs>
        <w:rPr>
          <w:noProof/>
        </w:rPr>
      </w:pPr>
      <w:r>
        <w:rPr>
          <w:noProof/>
        </w:rPr>
        <w:t>Productive System</w:t>
      </w:r>
      <w:r>
        <w:rPr>
          <w:noProof/>
        </w:rPr>
        <w:tab/>
        <w:t>109</w:t>
      </w:r>
    </w:p>
    <w:p w14:paraId="7A1E1184" w14:textId="77777777" w:rsidR="00F84573" w:rsidRDefault="00F84573">
      <w:pPr>
        <w:pStyle w:val="Index2"/>
        <w:tabs>
          <w:tab w:val="right" w:leader="dot" w:pos="5174"/>
        </w:tabs>
        <w:rPr>
          <w:noProof/>
        </w:rPr>
      </w:pPr>
      <w:r>
        <w:rPr>
          <w:noProof/>
        </w:rPr>
        <w:t>Table Data</w:t>
      </w:r>
      <w:r>
        <w:rPr>
          <w:noProof/>
        </w:rPr>
        <w:tab/>
        <w:t>25</w:t>
      </w:r>
    </w:p>
    <w:p w14:paraId="6E93015E" w14:textId="77777777" w:rsidR="00F84573" w:rsidRDefault="00F84573">
      <w:pPr>
        <w:pStyle w:val="Index1"/>
      </w:pPr>
      <w:r>
        <w:t>Character Level Confidence</w:t>
      </w:r>
      <w:r>
        <w:tab/>
        <w:t>21</w:t>
      </w:r>
    </w:p>
    <w:p w14:paraId="18A85C47" w14:textId="77777777" w:rsidR="00F84573" w:rsidRDefault="00F84573">
      <w:pPr>
        <w:pStyle w:val="Index1"/>
      </w:pPr>
      <w:r>
        <w:t>Classification</w:t>
      </w:r>
    </w:p>
    <w:p w14:paraId="0DE8BD47" w14:textId="77777777" w:rsidR="00F84573" w:rsidRDefault="00F84573">
      <w:pPr>
        <w:pStyle w:val="Index2"/>
        <w:tabs>
          <w:tab w:val="right" w:leader="dot" w:pos="5174"/>
        </w:tabs>
        <w:rPr>
          <w:noProof/>
        </w:rPr>
      </w:pPr>
      <w:r>
        <w:rPr>
          <w:noProof/>
        </w:rPr>
        <w:t>by Barcode</w:t>
      </w:r>
      <w:r>
        <w:rPr>
          <w:noProof/>
        </w:rPr>
        <w:tab/>
        <w:t>101</w:t>
      </w:r>
    </w:p>
    <w:p w14:paraId="34B20A16" w14:textId="77777777" w:rsidR="00F84573" w:rsidRDefault="00F84573">
      <w:pPr>
        <w:pStyle w:val="Index2"/>
        <w:tabs>
          <w:tab w:val="right" w:leader="dot" w:pos="5174"/>
        </w:tabs>
        <w:rPr>
          <w:noProof/>
        </w:rPr>
      </w:pPr>
      <w:r>
        <w:rPr>
          <w:noProof/>
        </w:rPr>
        <w:t>by region of a page</w:t>
      </w:r>
      <w:r>
        <w:rPr>
          <w:noProof/>
        </w:rPr>
        <w:tab/>
        <w:t>51, 103</w:t>
      </w:r>
    </w:p>
    <w:p w14:paraId="2D39B7CC" w14:textId="77777777" w:rsidR="00F84573" w:rsidRDefault="00F84573">
      <w:pPr>
        <w:pStyle w:val="Index1"/>
      </w:pPr>
      <w:r w:rsidRPr="00273065">
        <w:rPr>
          <w:lang w:val="en-AU"/>
        </w:rPr>
        <w:t>Classification Trees</w:t>
      </w:r>
      <w:r>
        <w:tab/>
        <w:t>44</w:t>
      </w:r>
    </w:p>
    <w:p w14:paraId="1A4CE3BB" w14:textId="77777777" w:rsidR="00F84573" w:rsidRDefault="00F84573">
      <w:pPr>
        <w:pStyle w:val="Index1"/>
      </w:pPr>
      <w:r>
        <w:t>Clustering</w:t>
      </w:r>
      <w:r>
        <w:tab/>
        <w:t>47</w:t>
      </w:r>
    </w:p>
    <w:p w14:paraId="12C92F83" w14:textId="77777777" w:rsidR="00F84573" w:rsidRDefault="00F84573">
      <w:pPr>
        <w:pStyle w:val="Index1"/>
      </w:pPr>
      <w:r>
        <w:t>Color</w:t>
      </w:r>
    </w:p>
    <w:p w14:paraId="4B307F5E" w14:textId="77777777" w:rsidR="00F84573" w:rsidRDefault="00F84573">
      <w:pPr>
        <w:pStyle w:val="Index2"/>
        <w:tabs>
          <w:tab w:val="right" w:leader="dot" w:pos="5174"/>
        </w:tabs>
        <w:rPr>
          <w:noProof/>
        </w:rPr>
      </w:pPr>
      <w:r>
        <w:rPr>
          <w:noProof/>
        </w:rPr>
        <w:t>Change Color of a Label</w:t>
      </w:r>
      <w:r>
        <w:rPr>
          <w:noProof/>
        </w:rPr>
        <w:tab/>
        <w:t>39</w:t>
      </w:r>
    </w:p>
    <w:p w14:paraId="1E931DA1" w14:textId="77777777" w:rsidR="00F84573" w:rsidRDefault="00F84573">
      <w:pPr>
        <w:pStyle w:val="Index1"/>
      </w:pPr>
      <w:r>
        <w:t>COM Objects</w:t>
      </w:r>
      <w:r>
        <w:tab/>
        <w:t>89</w:t>
      </w:r>
    </w:p>
    <w:p w14:paraId="0CE47339" w14:textId="77777777" w:rsidR="00F84573" w:rsidRDefault="00F84573">
      <w:pPr>
        <w:pStyle w:val="Index1"/>
      </w:pPr>
      <w:r>
        <w:t>Conflicts</w:t>
      </w:r>
    </w:p>
    <w:p w14:paraId="3324FAFE" w14:textId="77777777" w:rsidR="00F84573" w:rsidRDefault="00F84573">
      <w:pPr>
        <w:pStyle w:val="Index2"/>
        <w:tabs>
          <w:tab w:val="right" w:leader="dot" w:pos="5174"/>
        </w:tabs>
        <w:rPr>
          <w:noProof/>
        </w:rPr>
      </w:pPr>
      <w:r>
        <w:rPr>
          <w:noProof/>
        </w:rPr>
        <w:t>Resolving</w:t>
      </w:r>
      <w:r>
        <w:rPr>
          <w:noProof/>
        </w:rPr>
        <w:tab/>
        <w:t>60</w:t>
      </w:r>
    </w:p>
    <w:p w14:paraId="2CBDBF56" w14:textId="77777777" w:rsidR="00F84573" w:rsidRDefault="00F84573">
      <w:pPr>
        <w:pStyle w:val="Index1"/>
      </w:pPr>
      <w:r>
        <w:t>Customer Analysis</w:t>
      </w:r>
      <w:r>
        <w:tab/>
        <w:t>12</w:t>
      </w:r>
    </w:p>
    <w:p w14:paraId="066210A6" w14:textId="77777777" w:rsidR="00F84573" w:rsidRDefault="00F84573">
      <w:pPr>
        <w:pStyle w:val="Index1"/>
      </w:pPr>
      <w:r w:rsidRPr="00273065">
        <w:rPr>
          <w:lang w:val="en-AU"/>
        </w:rPr>
        <w:t>Database Evaluator</w:t>
      </w:r>
      <w:r>
        <w:tab/>
        <w:t>55</w:t>
      </w:r>
    </w:p>
    <w:p w14:paraId="7B2571F0" w14:textId="77777777" w:rsidR="00F84573" w:rsidRDefault="00F84573">
      <w:pPr>
        <w:pStyle w:val="Index2"/>
        <w:tabs>
          <w:tab w:val="right" w:leader="dot" w:pos="5174"/>
        </w:tabs>
        <w:rPr>
          <w:noProof/>
        </w:rPr>
      </w:pPr>
      <w:r>
        <w:rPr>
          <w:noProof/>
        </w:rPr>
        <w:t>Spell checking</w:t>
      </w:r>
      <w:r>
        <w:rPr>
          <w:noProof/>
        </w:rPr>
        <w:tab/>
        <w:t>30</w:t>
      </w:r>
    </w:p>
    <w:p w14:paraId="669108E2" w14:textId="77777777" w:rsidR="00F84573" w:rsidRDefault="00F84573">
      <w:pPr>
        <w:pStyle w:val="Index2"/>
        <w:tabs>
          <w:tab w:val="right" w:leader="dot" w:pos="5174"/>
        </w:tabs>
        <w:rPr>
          <w:noProof/>
        </w:rPr>
      </w:pPr>
      <w:r>
        <w:rPr>
          <w:noProof/>
        </w:rPr>
        <w:t>Uses</w:t>
      </w:r>
      <w:r>
        <w:rPr>
          <w:noProof/>
        </w:rPr>
        <w:tab/>
        <w:t>63</w:t>
      </w:r>
    </w:p>
    <w:p w14:paraId="650EBA50" w14:textId="77777777" w:rsidR="00F84573" w:rsidRDefault="00F84573">
      <w:pPr>
        <w:pStyle w:val="Index1"/>
      </w:pPr>
      <w:r w:rsidRPr="00273065">
        <w:rPr>
          <w:lang w:val="en-AU"/>
        </w:rPr>
        <w:t>Database Formatter</w:t>
      </w:r>
      <w:r>
        <w:tab/>
        <w:t>30</w:t>
      </w:r>
    </w:p>
    <w:p w14:paraId="010E84B4" w14:textId="77777777" w:rsidR="00F84573" w:rsidRDefault="00F84573">
      <w:pPr>
        <w:pStyle w:val="Index1"/>
      </w:pPr>
      <w:r>
        <w:t>Database Locator</w:t>
      </w:r>
      <w:r>
        <w:tab/>
        <w:t>55</w:t>
      </w:r>
    </w:p>
    <w:p w14:paraId="2505A79D" w14:textId="77777777" w:rsidR="00F84573" w:rsidRDefault="00F84573">
      <w:pPr>
        <w:pStyle w:val="Index1"/>
      </w:pPr>
      <w:r>
        <w:t>Databases</w:t>
      </w:r>
      <w:r>
        <w:tab/>
        <w:t>62</w:t>
      </w:r>
    </w:p>
    <w:p w14:paraId="64FBEAAE" w14:textId="77777777" w:rsidR="00F84573" w:rsidRDefault="00F84573">
      <w:pPr>
        <w:pStyle w:val="Index2"/>
        <w:tabs>
          <w:tab w:val="right" w:leader="dot" w:pos="5174"/>
        </w:tabs>
        <w:rPr>
          <w:noProof/>
        </w:rPr>
      </w:pPr>
      <w:r>
        <w:rPr>
          <w:noProof/>
        </w:rPr>
        <w:t>Using fuzzy databases in scripts</w:t>
      </w:r>
      <w:r>
        <w:rPr>
          <w:noProof/>
        </w:rPr>
        <w:tab/>
        <w:t>50, 99, 106</w:t>
      </w:r>
    </w:p>
    <w:p w14:paraId="2F6706D7" w14:textId="77777777" w:rsidR="00F84573" w:rsidRDefault="00F84573">
      <w:pPr>
        <w:pStyle w:val="Index1"/>
      </w:pPr>
      <w:r w:rsidRPr="00273065">
        <w:rPr>
          <w:lang w:val="en-AU"/>
        </w:rPr>
        <w:t>Datamatrix</w:t>
      </w:r>
      <w:r>
        <w:tab/>
        <w:t>53</w:t>
      </w:r>
    </w:p>
    <w:p w14:paraId="1E7E3E60" w14:textId="77777777" w:rsidR="00F84573" w:rsidRDefault="00F84573">
      <w:pPr>
        <w:pStyle w:val="Index1"/>
      </w:pPr>
      <w:r>
        <w:t>Dates</w:t>
      </w:r>
    </w:p>
    <w:p w14:paraId="6C2B9B4D" w14:textId="77777777" w:rsidR="00F84573" w:rsidRDefault="00F84573">
      <w:pPr>
        <w:pStyle w:val="Index2"/>
        <w:tabs>
          <w:tab w:val="right" w:leader="dot" w:pos="5174"/>
        </w:tabs>
        <w:rPr>
          <w:noProof/>
        </w:rPr>
      </w:pPr>
      <w:r>
        <w:rPr>
          <w:noProof/>
        </w:rPr>
        <w:t>US &amp; European</w:t>
      </w:r>
      <w:r>
        <w:rPr>
          <w:noProof/>
        </w:rPr>
        <w:tab/>
        <w:t>79</w:t>
      </w:r>
    </w:p>
    <w:p w14:paraId="5FF1BC2D" w14:textId="77777777" w:rsidR="00F84573" w:rsidRDefault="00F84573">
      <w:pPr>
        <w:pStyle w:val="Index1"/>
      </w:pPr>
      <w:r>
        <w:t>Debugging</w:t>
      </w:r>
      <w:r>
        <w:tab/>
        <w:t>83</w:t>
      </w:r>
    </w:p>
    <w:p w14:paraId="57CCF711" w14:textId="77777777" w:rsidR="00F84573" w:rsidRDefault="00F84573">
      <w:pPr>
        <w:pStyle w:val="Index2"/>
        <w:tabs>
          <w:tab w:val="right" w:leader="dot" w:pos="5174"/>
        </w:tabs>
        <w:rPr>
          <w:noProof/>
        </w:rPr>
      </w:pPr>
      <w:r>
        <w:rPr>
          <w:noProof/>
        </w:rPr>
        <w:t>DebugView</w:t>
      </w:r>
      <w:r>
        <w:rPr>
          <w:noProof/>
        </w:rPr>
        <w:tab/>
        <w:t>90</w:t>
      </w:r>
    </w:p>
    <w:p w14:paraId="6D2F3684" w14:textId="77777777" w:rsidR="00F84573" w:rsidRDefault="00F84573">
      <w:pPr>
        <w:pStyle w:val="Index1"/>
      </w:pPr>
      <w:r w:rsidRPr="00273065">
        <w:rPr>
          <w:b/>
        </w:rPr>
        <w:t>Delivery Number</w:t>
      </w:r>
      <w:r>
        <w:tab/>
        <w:t>78</w:t>
      </w:r>
    </w:p>
    <w:p w14:paraId="474B6302" w14:textId="77777777" w:rsidR="00F84573" w:rsidRDefault="00F84573">
      <w:pPr>
        <w:pStyle w:val="Index1"/>
      </w:pPr>
      <w:r>
        <w:t>Deterministic Software</w:t>
      </w:r>
    </w:p>
    <w:p w14:paraId="322223B6" w14:textId="77777777" w:rsidR="00F84573" w:rsidRDefault="00F84573">
      <w:pPr>
        <w:pStyle w:val="Index2"/>
        <w:tabs>
          <w:tab w:val="right" w:leader="dot" w:pos="5174"/>
        </w:tabs>
        <w:rPr>
          <w:noProof/>
        </w:rPr>
      </w:pPr>
      <w:r>
        <w:rPr>
          <w:noProof/>
        </w:rPr>
        <w:t>Definition</w:t>
      </w:r>
      <w:r>
        <w:rPr>
          <w:noProof/>
        </w:rPr>
        <w:tab/>
        <w:t>11</w:t>
      </w:r>
    </w:p>
    <w:p w14:paraId="62C0CABE" w14:textId="77777777" w:rsidR="00F84573" w:rsidRDefault="00F84573">
      <w:pPr>
        <w:pStyle w:val="Index1"/>
      </w:pPr>
      <w:r>
        <w:t>Dictionaries</w:t>
      </w:r>
      <w:r>
        <w:tab/>
        <w:t>78</w:t>
      </w:r>
    </w:p>
    <w:p w14:paraId="192EBBC2" w14:textId="77777777" w:rsidR="00F84573" w:rsidRDefault="00F84573">
      <w:pPr>
        <w:pStyle w:val="Index1"/>
      </w:pPr>
      <w:r>
        <w:t>Dictionary</w:t>
      </w:r>
      <w:r>
        <w:tab/>
        <w:t>35</w:t>
      </w:r>
    </w:p>
    <w:p w14:paraId="30E5C80F" w14:textId="77777777" w:rsidR="00F84573" w:rsidRDefault="00F84573">
      <w:pPr>
        <w:pStyle w:val="Index1"/>
      </w:pPr>
      <w:r w:rsidRPr="00273065">
        <w:rPr>
          <w:b/>
        </w:rPr>
        <w:t>Discrepancies</w:t>
      </w:r>
      <w:r>
        <w:tab/>
        <w:t>41</w:t>
      </w:r>
    </w:p>
    <w:p w14:paraId="7A38C555" w14:textId="77777777" w:rsidR="00F84573" w:rsidRDefault="00F84573">
      <w:pPr>
        <w:pStyle w:val="Index1"/>
      </w:pPr>
      <w:r>
        <w:t>Divide &amp; Conquer</w:t>
      </w:r>
      <w:r>
        <w:tab/>
        <w:t>83</w:t>
      </w:r>
    </w:p>
    <w:p w14:paraId="6EF73E92" w14:textId="77777777" w:rsidR="00F84573" w:rsidRDefault="00F84573">
      <w:pPr>
        <w:pStyle w:val="Index1"/>
      </w:pPr>
      <w:r>
        <w:t>Divide and Conquer</w:t>
      </w:r>
      <w:r>
        <w:tab/>
        <w:t>52</w:t>
      </w:r>
    </w:p>
    <w:p w14:paraId="1E284813" w14:textId="77777777" w:rsidR="00F84573" w:rsidRDefault="00F84573">
      <w:pPr>
        <w:pStyle w:val="Index1"/>
      </w:pPr>
      <w:r w:rsidRPr="00273065">
        <w:rPr>
          <w:lang w:val="en-AU"/>
        </w:rPr>
        <w:t>Document Separation</w:t>
      </w:r>
      <w:r>
        <w:tab/>
        <w:t>52</w:t>
      </w:r>
    </w:p>
    <w:p w14:paraId="0A61BD13" w14:textId="77777777" w:rsidR="00F84573" w:rsidRDefault="00F84573">
      <w:pPr>
        <w:pStyle w:val="Index1"/>
      </w:pPr>
      <w:r w:rsidRPr="00273065">
        <w:rPr>
          <w:b/>
        </w:rPr>
        <w:t>Document_AfterExtract</w:t>
      </w:r>
      <w:r>
        <w:tab/>
        <w:t>84</w:t>
      </w:r>
    </w:p>
    <w:p w14:paraId="629F2FE8" w14:textId="77777777" w:rsidR="00F84573" w:rsidRDefault="00F84573">
      <w:pPr>
        <w:pStyle w:val="Index1"/>
      </w:pPr>
      <w:r>
        <w:t>Embedded Columns</w:t>
      </w:r>
      <w:r>
        <w:tab/>
        <w:t>71</w:t>
      </w:r>
    </w:p>
    <w:p w14:paraId="0FFDC55B" w14:textId="77777777" w:rsidR="00F84573" w:rsidRDefault="00F84573">
      <w:pPr>
        <w:pStyle w:val="Index1"/>
      </w:pPr>
      <w:r>
        <w:t>Error handling</w:t>
      </w:r>
      <w:r>
        <w:tab/>
        <w:t>83</w:t>
      </w:r>
    </w:p>
    <w:p w14:paraId="1588E105" w14:textId="77777777" w:rsidR="00F84573" w:rsidRDefault="00F84573">
      <w:pPr>
        <w:pStyle w:val="Index1"/>
      </w:pPr>
      <w:r>
        <w:t>Excel</w:t>
      </w:r>
    </w:p>
    <w:p w14:paraId="3F2D2FB1" w14:textId="77777777" w:rsidR="00F84573" w:rsidRDefault="00F84573">
      <w:pPr>
        <w:pStyle w:val="Index2"/>
        <w:tabs>
          <w:tab w:val="right" w:leader="dot" w:pos="5174"/>
        </w:tabs>
        <w:rPr>
          <w:noProof/>
        </w:rPr>
      </w:pPr>
      <w:r>
        <w:rPr>
          <w:noProof/>
        </w:rPr>
        <w:t>Using Microsoft Excel to collect Data</w:t>
      </w:r>
      <w:r>
        <w:rPr>
          <w:noProof/>
        </w:rPr>
        <w:tab/>
        <w:t>17</w:t>
      </w:r>
    </w:p>
    <w:p w14:paraId="438B7FF4" w14:textId="77777777" w:rsidR="00F84573" w:rsidRDefault="00F84573">
      <w:pPr>
        <w:pStyle w:val="Index1"/>
      </w:pPr>
      <w:r>
        <w:t>False Positives</w:t>
      </w:r>
      <w:r>
        <w:tab/>
        <w:t>9, 22</w:t>
      </w:r>
    </w:p>
    <w:p w14:paraId="59B887A2" w14:textId="77777777" w:rsidR="00F84573" w:rsidRDefault="00F84573">
      <w:pPr>
        <w:pStyle w:val="Index1"/>
      </w:pPr>
      <w:r>
        <w:t>Field Analysis Workshop</w:t>
      </w:r>
      <w:r>
        <w:tab/>
        <w:t>18</w:t>
      </w:r>
    </w:p>
    <w:p w14:paraId="17384372" w14:textId="77777777" w:rsidR="00F84573" w:rsidRDefault="00F84573">
      <w:pPr>
        <w:pStyle w:val="Index1"/>
      </w:pPr>
      <w:r>
        <w:t>Field Viewers</w:t>
      </w:r>
      <w:r>
        <w:tab/>
        <w:t>39</w:t>
      </w:r>
    </w:p>
    <w:p w14:paraId="64802DF9" w14:textId="77777777" w:rsidR="00F84573" w:rsidRDefault="00F84573">
      <w:pPr>
        <w:pStyle w:val="Index1"/>
      </w:pPr>
      <w:r>
        <w:t>Find and Filter</w:t>
      </w:r>
      <w:r>
        <w:tab/>
        <w:t>52</w:t>
      </w:r>
    </w:p>
    <w:p w14:paraId="2470A730" w14:textId="77777777" w:rsidR="00F84573" w:rsidRDefault="00F84573">
      <w:pPr>
        <w:pStyle w:val="Index1"/>
      </w:pPr>
      <w:r>
        <w:t>Fonts</w:t>
      </w:r>
      <w:r>
        <w:tab/>
        <w:t>39</w:t>
      </w:r>
    </w:p>
    <w:p w14:paraId="10CAAE56" w14:textId="77777777" w:rsidR="00F84573" w:rsidRDefault="00F84573">
      <w:pPr>
        <w:pStyle w:val="Index1"/>
      </w:pPr>
      <w:r>
        <w:t>Format Locator</w:t>
      </w:r>
      <w:r>
        <w:tab/>
        <w:t>35, 57</w:t>
      </w:r>
    </w:p>
    <w:p w14:paraId="4A8EE12C" w14:textId="77777777" w:rsidR="00F84573" w:rsidRDefault="00F84573">
      <w:pPr>
        <w:pStyle w:val="Index2"/>
        <w:tabs>
          <w:tab w:val="right" w:leader="dot" w:pos="5174"/>
        </w:tabs>
        <w:rPr>
          <w:noProof/>
        </w:rPr>
      </w:pPr>
      <w:r>
        <w:rPr>
          <w:noProof/>
        </w:rPr>
        <w:t>With Fuzzy Dictionaries</w:t>
      </w:r>
      <w:r>
        <w:rPr>
          <w:noProof/>
        </w:rPr>
        <w:tab/>
        <w:t>55</w:t>
      </w:r>
    </w:p>
    <w:p w14:paraId="66613D35" w14:textId="77777777" w:rsidR="00F84573" w:rsidRDefault="00F84573">
      <w:pPr>
        <w:pStyle w:val="Index1"/>
      </w:pPr>
      <w:r>
        <w:t>Formatter</w:t>
      </w:r>
    </w:p>
    <w:p w14:paraId="3B760D7F" w14:textId="77777777" w:rsidR="00F84573" w:rsidRDefault="00F84573">
      <w:pPr>
        <w:pStyle w:val="Index2"/>
        <w:tabs>
          <w:tab w:val="right" w:leader="dot" w:pos="5174"/>
        </w:tabs>
        <w:rPr>
          <w:noProof/>
        </w:rPr>
      </w:pPr>
      <w:r>
        <w:rPr>
          <w:noProof/>
        </w:rPr>
        <w:t>using Fuzzy Databases</w:t>
      </w:r>
      <w:r>
        <w:rPr>
          <w:noProof/>
        </w:rPr>
        <w:tab/>
        <w:t>65, 106</w:t>
      </w:r>
    </w:p>
    <w:p w14:paraId="3AF0828D" w14:textId="77777777" w:rsidR="00F84573" w:rsidRDefault="00F84573">
      <w:pPr>
        <w:pStyle w:val="Index1"/>
      </w:pPr>
      <w:r>
        <w:t>Function Keys</w:t>
      </w:r>
      <w:r>
        <w:tab/>
        <w:t>38</w:t>
      </w:r>
    </w:p>
    <w:p w14:paraId="37CD24A7" w14:textId="77777777" w:rsidR="00F84573" w:rsidRDefault="00F84573">
      <w:pPr>
        <w:pStyle w:val="Index1"/>
      </w:pPr>
      <w:r>
        <w:t>Fuzzy Database vs ODBC</w:t>
      </w:r>
      <w:r>
        <w:tab/>
        <w:t>65</w:t>
      </w:r>
    </w:p>
    <w:p w14:paraId="5403F4CE" w14:textId="77777777" w:rsidR="00F84573" w:rsidRDefault="00F84573">
      <w:pPr>
        <w:pStyle w:val="Index1"/>
      </w:pPr>
      <w:r>
        <w:t>Goals, Needs, Pains</w:t>
      </w:r>
      <w:r>
        <w:tab/>
        <w:t>13</w:t>
      </w:r>
    </w:p>
    <w:p w14:paraId="36D37062" w14:textId="77777777" w:rsidR="00F84573" w:rsidRDefault="00F84573">
      <w:pPr>
        <w:pStyle w:val="Index1"/>
      </w:pPr>
      <w:r>
        <w:t>Golden Files</w:t>
      </w:r>
      <w:r>
        <w:tab/>
        <w:t>32</w:t>
      </w:r>
    </w:p>
    <w:p w14:paraId="688B2881" w14:textId="77777777" w:rsidR="00F84573" w:rsidRDefault="00F84573">
      <w:pPr>
        <w:pStyle w:val="Index2"/>
        <w:tabs>
          <w:tab w:val="right" w:leader="dot" w:pos="5174"/>
        </w:tabs>
        <w:rPr>
          <w:noProof/>
        </w:rPr>
      </w:pPr>
      <w:r>
        <w:rPr>
          <w:noProof/>
        </w:rPr>
        <w:t>Creating from CSV File</w:t>
      </w:r>
      <w:r>
        <w:rPr>
          <w:noProof/>
        </w:rPr>
        <w:tab/>
        <w:t>110</w:t>
      </w:r>
    </w:p>
    <w:p w14:paraId="3D9DD2F3" w14:textId="77777777" w:rsidR="00F84573" w:rsidRDefault="00F84573">
      <w:pPr>
        <w:pStyle w:val="Index2"/>
        <w:tabs>
          <w:tab w:val="right" w:leader="dot" w:pos="5174"/>
        </w:tabs>
        <w:rPr>
          <w:noProof/>
        </w:rPr>
      </w:pPr>
      <w:r>
        <w:rPr>
          <w:noProof/>
        </w:rPr>
        <w:t>From a Productive System</w:t>
      </w:r>
      <w:r>
        <w:rPr>
          <w:noProof/>
        </w:rPr>
        <w:tab/>
        <w:t>109</w:t>
      </w:r>
    </w:p>
    <w:p w14:paraId="6AB2984E" w14:textId="77777777" w:rsidR="00F84573" w:rsidRDefault="00F84573">
      <w:pPr>
        <w:pStyle w:val="Index2"/>
        <w:tabs>
          <w:tab w:val="right" w:leader="dot" w:pos="5174"/>
        </w:tabs>
        <w:rPr>
          <w:noProof/>
        </w:rPr>
      </w:pPr>
      <w:r>
        <w:rPr>
          <w:noProof/>
        </w:rPr>
        <w:t>used for building a Benchmark</w:t>
      </w:r>
      <w:r>
        <w:rPr>
          <w:noProof/>
        </w:rPr>
        <w:tab/>
        <w:t>23</w:t>
      </w:r>
    </w:p>
    <w:p w14:paraId="6089D4FB" w14:textId="77777777" w:rsidR="00F84573" w:rsidRDefault="00F84573">
      <w:pPr>
        <w:pStyle w:val="Index1"/>
      </w:pPr>
      <w:r>
        <w:t>Google Translate</w:t>
      </w:r>
      <w:r>
        <w:tab/>
        <w:t>112</w:t>
      </w:r>
    </w:p>
    <w:p w14:paraId="22BC8990" w14:textId="77777777" w:rsidR="00F84573" w:rsidRDefault="00F84573">
      <w:pPr>
        <w:pStyle w:val="Index1"/>
      </w:pPr>
      <w:r>
        <w:t>Header-based Algorithm</w:t>
      </w:r>
      <w:r>
        <w:tab/>
        <w:t>70</w:t>
      </w:r>
    </w:p>
    <w:p w14:paraId="35F60DC3" w14:textId="77777777" w:rsidR="00F84573" w:rsidRDefault="00F84573">
      <w:pPr>
        <w:pStyle w:val="Index1"/>
      </w:pPr>
      <w:r>
        <w:t>Hotkeys</w:t>
      </w:r>
      <w:r>
        <w:tab/>
        <w:t>37</w:t>
      </w:r>
    </w:p>
    <w:p w14:paraId="3B7AD160" w14:textId="77777777" w:rsidR="00F84573" w:rsidRDefault="00F84573">
      <w:pPr>
        <w:pStyle w:val="Index1"/>
      </w:pPr>
      <w:r>
        <w:t>How Many Documents?</w:t>
      </w:r>
      <w:r>
        <w:tab/>
        <w:t>26</w:t>
      </w:r>
    </w:p>
    <w:p w14:paraId="71BF1A0D" w14:textId="77777777" w:rsidR="00F84573" w:rsidRDefault="00F84573">
      <w:pPr>
        <w:pStyle w:val="Index1"/>
      </w:pPr>
      <w:r w:rsidRPr="00273065">
        <w:rPr>
          <w:lang w:val="en-AU"/>
        </w:rPr>
        <w:t>Inheritance</w:t>
      </w:r>
      <w:r>
        <w:tab/>
        <w:t>44</w:t>
      </w:r>
    </w:p>
    <w:p w14:paraId="4B575E2E" w14:textId="77777777" w:rsidR="00F84573" w:rsidRDefault="00F84573">
      <w:pPr>
        <w:pStyle w:val="Index1"/>
      </w:pPr>
      <w:r>
        <w:t>Instructional Classification</w:t>
      </w:r>
      <w:r>
        <w:tab/>
        <w:t>48</w:t>
      </w:r>
    </w:p>
    <w:p w14:paraId="71C4F57B" w14:textId="77777777" w:rsidR="00F84573" w:rsidRDefault="00F84573">
      <w:pPr>
        <w:pStyle w:val="Index1"/>
      </w:pPr>
      <w:r>
        <w:t>Interleaved Columns</w:t>
      </w:r>
      <w:r>
        <w:tab/>
        <w:t>71</w:t>
      </w:r>
    </w:p>
    <w:p w14:paraId="2C0A69AB" w14:textId="77777777" w:rsidR="00F84573" w:rsidRDefault="00F84573">
      <w:pPr>
        <w:pStyle w:val="Index1"/>
      </w:pPr>
      <w:r>
        <w:t>Invoice Evaluator</w:t>
      </w:r>
      <w:r>
        <w:tab/>
        <w:t>57, 60</w:t>
      </w:r>
    </w:p>
    <w:p w14:paraId="268493DF" w14:textId="77777777" w:rsidR="00F84573" w:rsidRDefault="00F84573">
      <w:pPr>
        <w:pStyle w:val="Index1"/>
      </w:pPr>
      <w:r>
        <w:t>Invoice Group Locator</w:t>
      </w:r>
      <w:r>
        <w:tab/>
        <w:t>55</w:t>
      </w:r>
    </w:p>
    <w:p w14:paraId="4729A82E" w14:textId="77777777" w:rsidR="00F84573" w:rsidRDefault="00F84573">
      <w:pPr>
        <w:pStyle w:val="Index1"/>
      </w:pPr>
      <w:r>
        <w:t>Invoice Header Locator</w:t>
      </w:r>
      <w:r>
        <w:tab/>
        <w:t>57</w:t>
      </w:r>
    </w:p>
    <w:p w14:paraId="2425C235" w14:textId="77777777" w:rsidR="00F84573" w:rsidRDefault="00F84573">
      <w:pPr>
        <w:pStyle w:val="Index1"/>
      </w:pPr>
      <w:r>
        <w:t>Kapow</w:t>
      </w:r>
    </w:p>
    <w:p w14:paraId="57982865" w14:textId="77777777" w:rsidR="00F84573" w:rsidRDefault="00F84573">
      <w:pPr>
        <w:pStyle w:val="Index2"/>
        <w:tabs>
          <w:tab w:val="right" w:leader="dot" w:pos="5174"/>
        </w:tabs>
        <w:rPr>
          <w:noProof/>
        </w:rPr>
      </w:pPr>
      <w:r>
        <w:rPr>
          <w:noProof/>
        </w:rPr>
        <w:t>Integrating with KTM</w:t>
      </w:r>
      <w:r>
        <w:rPr>
          <w:noProof/>
        </w:rPr>
        <w:tab/>
        <w:t>90</w:t>
      </w:r>
    </w:p>
    <w:p w14:paraId="03528CED" w14:textId="77777777" w:rsidR="00F84573" w:rsidRDefault="00F84573">
      <w:pPr>
        <w:pStyle w:val="Index2"/>
        <w:tabs>
          <w:tab w:val="right" w:leader="dot" w:pos="5174"/>
        </w:tabs>
        <w:rPr>
          <w:noProof/>
        </w:rPr>
      </w:pPr>
      <w:r>
        <w:rPr>
          <w:noProof/>
        </w:rPr>
        <w:t>Scripting Example</w:t>
      </w:r>
      <w:r>
        <w:rPr>
          <w:noProof/>
        </w:rPr>
        <w:tab/>
        <w:t>112</w:t>
      </w:r>
    </w:p>
    <w:p w14:paraId="10F51899" w14:textId="77777777" w:rsidR="00F84573" w:rsidRDefault="00F84573">
      <w:pPr>
        <w:pStyle w:val="Index1"/>
      </w:pPr>
      <w:r>
        <w:t>Key Value Pairs</w:t>
      </w:r>
      <w:r>
        <w:tab/>
        <w:t>18</w:t>
      </w:r>
    </w:p>
    <w:p w14:paraId="25BD576A" w14:textId="77777777" w:rsidR="00F84573" w:rsidRDefault="00F84573">
      <w:pPr>
        <w:pStyle w:val="Index1"/>
      </w:pPr>
      <w:r>
        <w:t>Kofax Export Connector</w:t>
      </w:r>
      <w:r>
        <w:tab/>
        <w:t>32</w:t>
      </w:r>
    </w:p>
    <w:p w14:paraId="6BCF3FF8" w14:textId="77777777" w:rsidR="00F84573" w:rsidRDefault="00F84573">
      <w:pPr>
        <w:pStyle w:val="Index1"/>
      </w:pPr>
      <w:r>
        <w:t>Kofax Express</w:t>
      </w:r>
      <w:r>
        <w:tab/>
        <w:t>93</w:t>
      </w:r>
    </w:p>
    <w:p w14:paraId="08D5EB5B" w14:textId="77777777" w:rsidR="00F84573" w:rsidRDefault="00F84573">
      <w:pPr>
        <w:pStyle w:val="Index1"/>
      </w:pPr>
      <w:r w:rsidRPr="00273065">
        <w:rPr>
          <w:lang w:val="en-AU"/>
        </w:rPr>
        <w:t>Kofax Web Capture</w:t>
      </w:r>
      <w:r>
        <w:tab/>
        <w:t>29</w:t>
      </w:r>
    </w:p>
    <w:p w14:paraId="11B2C905" w14:textId="77777777" w:rsidR="00F84573" w:rsidRDefault="00F84573">
      <w:pPr>
        <w:pStyle w:val="Index1"/>
      </w:pPr>
      <w:r w:rsidRPr="00273065">
        <w:rPr>
          <w:rFonts w:ascii="Courier New" w:hAnsi="Courier New" w:cs="Courier New"/>
          <w:color w:val="333333"/>
        </w:rPr>
        <w:t>Lasso</w:t>
      </w:r>
      <w:r>
        <w:tab/>
        <w:t>112</w:t>
      </w:r>
    </w:p>
    <w:p w14:paraId="12D678D2" w14:textId="77777777" w:rsidR="00F84573" w:rsidRDefault="00F84573">
      <w:pPr>
        <w:pStyle w:val="Index1"/>
      </w:pPr>
      <w:r>
        <w:t>Layout Classification</w:t>
      </w:r>
      <w:r>
        <w:tab/>
        <w:t>48</w:t>
      </w:r>
    </w:p>
    <w:p w14:paraId="48E5C603" w14:textId="77777777" w:rsidR="00F84573" w:rsidRDefault="00F84573">
      <w:pPr>
        <w:pStyle w:val="Index1"/>
      </w:pPr>
      <w:r>
        <w:t>Learning</w:t>
      </w:r>
      <w:r>
        <w:tab/>
        <w:t>33</w:t>
      </w:r>
    </w:p>
    <w:p w14:paraId="31EA43FF" w14:textId="77777777" w:rsidR="00F84573" w:rsidRDefault="00F84573">
      <w:pPr>
        <w:pStyle w:val="Index1"/>
      </w:pPr>
      <w:r>
        <w:t>Learning Software</w:t>
      </w:r>
    </w:p>
    <w:p w14:paraId="033F5E7D" w14:textId="77777777" w:rsidR="00F84573" w:rsidRDefault="00F84573">
      <w:pPr>
        <w:pStyle w:val="Index2"/>
        <w:tabs>
          <w:tab w:val="right" w:leader="dot" w:pos="5174"/>
        </w:tabs>
        <w:rPr>
          <w:noProof/>
        </w:rPr>
      </w:pPr>
      <w:r>
        <w:rPr>
          <w:noProof/>
        </w:rPr>
        <w:t>Definition</w:t>
      </w:r>
      <w:r>
        <w:rPr>
          <w:noProof/>
        </w:rPr>
        <w:tab/>
        <w:t>11</w:t>
      </w:r>
    </w:p>
    <w:p w14:paraId="31189483" w14:textId="77777777" w:rsidR="00F84573" w:rsidRDefault="00F84573">
      <w:pPr>
        <w:pStyle w:val="Index1"/>
      </w:pPr>
      <w:r>
        <w:t>Line Item Matching Locator</w:t>
      </w:r>
      <w:r>
        <w:tab/>
        <w:t>55, 72</w:t>
      </w:r>
    </w:p>
    <w:p w14:paraId="17063ACA" w14:textId="77777777" w:rsidR="00F84573" w:rsidRDefault="00F84573">
      <w:pPr>
        <w:pStyle w:val="Index1"/>
      </w:pPr>
      <w:r>
        <w:t>Line-based Algorithm</w:t>
      </w:r>
      <w:r>
        <w:tab/>
        <w:t>70</w:t>
      </w:r>
    </w:p>
    <w:p w14:paraId="650A0FA7" w14:textId="77777777" w:rsidR="00F84573" w:rsidRDefault="00F84573">
      <w:pPr>
        <w:pStyle w:val="Index1"/>
      </w:pPr>
      <w:r>
        <w:t>Localization</w:t>
      </w:r>
      <w:r>
        <w:tab/>
        <w:t>74</w:t>
      </w:r>
    </w:p>
    <w:p w14:paraId="4E076351" w14:textId="77777777" w:rsidR="00F84573" w:rsidRDefault="00F84573">
      <w:pPr>
        <w:pStyle w:val="Index1"/>
      </w:pPr>
      <w:r>
        <w:t>Locator</w:t>
      </w:r>
    </w:p>
    <w:p w14:paraId="0C79F89D" w14:textId="77777777" w:rsidR="00F84573" w:rsidRDefault="00F84573">
      <w:pPr>
        <w:pStyle w:val="Index2"/>
        <w:tabs>
          <w:tab w:val="right" w:leader="dot" w:pos="5174"/>
        </w:tabs>
        <w:rPr>
          <w:noProof/>
        </w:rPr>
      </w:pPr>
      <w:r>
        <w:rPr>
          <w:noProof/>
        </w:rPr>
        <w:t>"In Place" Scripting</w:t>
      </w:r>
      <w:r>
        <w:rPr>
          <w:noProof/>
        </w:rPr>
        <w:tab/>
        <w:t>88</w:t>
      </w:r>
    </w:p>
    <w:p w14:paraId="3E435EE0" w14:textId="77777777" w:rsidR="00F84573" w:rsidRDefault="00F84573">
      <w:pPr>
        <w:pStyle w:val="Index1"/>
      </w:pPr>
      <w:r>
        <w:t>Locators</w:t>
      </w:r>
      <w:r>
        <w:tab/>
        <w:t>33, 54</w:t>
      </w:r>
    </w:p>
    <w:p w14:paraId="399B87EC" w14:textId="77777777" w:rsidR="00F84573" w:rsidRDefault="00F84573">
      <w:pPr>
        <w:pStyle w:val="Index1"/>
      </w:pPr>
      <w:r>
        <w:t>Manual Table Locator</w:t>
      </w:r>
      <w:r>
        <w:tab/>
        <w:t>70</w:t>
      </w:r>
    </w:p>
    <w:p w14:paraId="1EBA4CB1" w14:textId="77777777" w:rsidR="00F84573" w:rsidRDefault="00F84573">
      <w:pPr>
        <w:pStyle w:val="Index1"/>
      </w:pPr>
      <w:r>
        <w:lastRenderedPageBreak/>
        <w:t>Margin of Error</w:t>
      </w:r>
      <w:r>
        <w:tab/>
        <w:t>26</w:t>
      </w:r>
    </w:p>
    <w:p w14:paraId="6C1CE19D" w14:textId="77777777" w:rsidR="00F84573" w:rsidRDefault="00F84573">
      <w:pPr>
        <w:pStyle w:val="Index1"/>
      </w:pPr>
      <w:r>
        <w:t>Metrics</w:t>
      </w:r>
      <w:r>
        <w:tab/>
        <w:t>21</w:t>
      </w:r>
    </w:p>
    <w:p w14:paraId="2B083088" w14:textId="77777777" w:rsidR="00F84573" w:rsidRDefault="00F84573">
      <w:pPr>
        <w:pStyle w:val="Index2"/>
        <w:tabs>
          <w:tab w:val="right" w:leader="dot" w:pos="5174"/>
        </w:tabs>
        <w:rPr>
          <w:noProof/>
        </w:rPr>
      </w:pPr>
      <w:r w:rsidRPr="00273065">
        <w:rPr>
          <w:noProof/>
          <w:lang w:val="de-DE"/>
        </w:rPr>
        <w:t>Accuracy Metrics</w:t>
      </w:r>
      <w:r>
        <w:rPr>
          <w:noProof/>
        </w:rPr>
        <w:tab/>
        <w:t>21</w:t>
      </w:r>
    </w:p>
    <w:p w14:paraId="743AABD8" w14:textId="77777777" w:rsidR="00F84573" w:rsidRDefault="00F84573">
      <w:pPr>
        <w:pStyle w:val="Index1"/>
      </w:pPr>
      <w:r w:rsidRPr="00273065">
        <w:rPr>
          <w:lang w:val="en-AU"/>
        </w:rPr>
        <w:t>OCR Reread</w:t>
      </w:r>
      <w:r>
        <w:tab/>
        <w:t>29</w:t>
      </w:r>
    </w:p>
    <w:p w14:paraId="09DF6087" w14:textId="77777777" w:rsidR="00F84573" w:rsidRDefault="00F84573">
      <w:pPr>
        <w:pStyle w:val="Index1"/>
      </w:pPr>
      <w:r>
        <w:t>OCR Voting</w:t>
      </w:r>
      <w:r>
        <w:tab/>
        <w:t>57</w:t>
      </w:r>
    </w:p>
    <w:p w14:paraId="5986D39D" w14:textId="77777777" w:rsidR="00F84573" w:rsidRDefault="00F84573">
      <w:pPr>
        <w:pStyle w:val="Index1"/>
      </w:pPr>
      <w:r>
        <w:t>ODBC</w:t>
      </w:r>
    </w:p>
    <w:p w14:paraId="24710D32" w14:textId="77777777" w:rsidR="00F84573" w:rsidRDefault="00F84573">
      <w:pPr>
        <w:pStyle w:val="Index2"/>
        <w:tabs>
          <w:tab w:val="right" w:leader="dot" w:pos="5174"/>
        </w:tabs>
        <w:rPr>
          <w:noProof/>
        </w:rPr>
      </w:pPr>
      <w:r>
        <w:rPr>
          <w:noProof/>
        </w:rPr>
        <w:t>Creating Entries on 64 bit machines</w:t>
      </w:r>
      <w:r>
        <w:rPr>
          <w:noProof/>
        </w:rPr>
        <w:tab/>
        <w:t>104</w:t>
      </w:r>
    </w:p>
    <w:p w14:paraId="201404DE" w14:textId="77777777" w:rsidR="00F84573" w:rsidRDefault="00F84573">
      <w:pPr>
        <w:pStyle w:val="Index1"/>
      </w:pPr>
      <w:r>
        <w:t>Online Training</w:t>
      </w:r>
      <w:r>
        <w:tab/>
        <w:t>59</w:t>
      </w:r>
    </w:p>
    <w:p w14:paraId="3B0B79FD" w14:textId="77777777" w:rsidR="00F84573" w:rsidRDefault="00F84573">
      <w:pPr>
        <w:pStyle w:val="Index1"/>
      </w:pPr>
      <w:r>
        <w:t>Order Group Locator</w:t>
      </w:r>
      <w:r>
        <w:tab/>
        <w:t>56</w:t>
      </w:r>
    </w:p>
    <w:p w14:paraId="4253A15F" w14:textId="77777777" w:rsidR="00F84573" w:rsidRDefault="00F84573">
      <w:pPr>
        <w:pStyle w:val="Index1"/>
      </w:pPr>
      <w:r>
        <w:t>Passive Information</w:t>
      </w:r>
      <w:r>
        <w:tab/>
        <w:t>41</w:t>
      </w:r>
    </w:p>
    <w:p w14:paraId="1D6297C6" w14:textId="77777777" w:rsidR="00F84573" w:rsidRDefault="00F84573">
      <w:pPr>
        <w:pStyle w:val="Index1"/>
      </w:pPr>
      <w:r>
        <w:t>Performance Metrics</w:t>
      </w:r>
      <w:r>
        <w:tab/>
        <w:t>23</w:t>
      </w:r>
    </w:p>
    <w:p w14:paraId="6A654DBC" w14:textId="77777777" w:rsidR="00F84573" w:rsidRDefault="00F84573">
      <w:pPr>
        <w:pStyle w:val="Index1"/>
      </w:pPr>
      <w:r>
        <w:t>Position-based Algorithm</w:t>
      </w:r>
      <w:r>
        <w:tab/>
        <w:t>70</w:t>
      </w:r>
    </w:p>
    <w:p w14:paraId="4B641816" w14:textId="77777777" w:rsidR="00F84573" w:rsidRDefault="00F84573">
      <w:pPr>
        <w:pStyle w:val="Index1"/>
      </w:pPr>
      <w:r>
        <w:t>Priorities</w:t>
      </w:r>
      <w:r>
        <w:tab/>
        <w:t>23, 34</w:t>
      </w:r>
    </w:p>
    <w:p w14:paraId="59FCE852" w14:textId="77777777" w:rsidR="00F84573" w:rsidRDefault="00F84573">
      <w:pPr>
        <w:pStyle w:val="Index1"/>
      </w:pPr>
      <w:r>
        <w:t>Reject Documents and Pages</w:t>
      </w:r>
      <w:r>
        <w:tab/>
        <w:t>81</w:t>
      </w:r>
    </w:p>
    <w:p w14:paraId="566973F2" w14:textId="77777777" w:rsidR="00F84573" w:rsidRDefault="00F84573">
      <w:pPr>
        <w:pStyle w:val="Index1"/>
      </w:pPr>
      <w:r>
        <w:t>Relational Evaluator</w:t>
      </w:r>
      <w:r>
        <w:tab/>
        <w:t>57</w:t>
      </w:r>
    </w:p>
    <w:p w14:paraId="2691E2CF" w14:textId="77777777" w:rsidR="00F84573" w:rsidRDefault="00F84573">
      <w:pPr>
        <w:pStyle w:val="Index1"/>
      </w:pPr>
      <w:r>
        <w:t>Remote Fuzzy Databases</w:t>
      </w:r>
      <w:r>
        <w:tab/>
        <w:t>66</w:t>
      </w:r>
    </w:p>
    <w:p w14:paraId="45B6D526" w14:textId="77777777" w:rsidR="00F84573" w:rsidRDefault="00F84573">
      <w:pPr>
        <w:pStyle w:val="Index1"/>
      </w:pPr>
      <w:r>
        <w:t>Representative Documents</w:t>
      </w:r>
      <w:r>
        <w:tab/>
        <w:t>16, 26</w:t>
      </w:r>
    </w:p>
    <w:p w14:paraId="121BE441" w14:textId="77777777" w:rsidR="00F84573" w:rsidRDefault="00F84573">
      <w:pPr>
        <w:pStyle w:val="Index1"/>
      </w:pPr>
      <w:r>
        <w:t>Scoring</w:t>
      </w:r>
      <w:r>
        <w:tab/>
        <w:t>59</w:t>
      </w:r>
    </w:p>
    <w:p w14:paraId="53105619" w14:textId="77777777" w:rsidR="00F84573" w:rsidRDefault="00F84573">
      <w:pPr>
        <w:pStyle w:val="Index1"/>
      </w:pPr>
      <w:r>
        <w:t>Script Classification</w:t>
      </w:r>
      <w:r>
        <w:tab/>
        <w:t>49</w:t>
      </w:r>
    </w:p>
    <w:p w14:paraId="34C3D7AC" w14:textId="77777777" w:rsidR="00F84573" w:rsidRDefault="00F84573">
      <w:pPr>
        <w:pStyle w:val="Index1"/>
      </w:pPr>
      <w:r>
        <w:t>Script Events</w:t>
      </w:r>
      <w:r>
        <w:tab/>
        <w:t>96</w:t>
      </w:r>
    </w:p>
    <w:p w14:paraId="5835AC1D" w14:textId="77777777" w:rsidR="00F84573" w:rsidRDefault="00F84573">
      <w:pPr>
        <w:pStyle w:val="Index1"/>
      </w:pPr>
      <w:r>
        <w:t>Script Locator</w:t>
      </w:r>
    </w:p>
    <w:p w14:paraId="1E18AB14" w14:textId="77777777" w:rsidR="00F84573" w:rsidRDefault="00F84573">
      <w:pPr>
        <w:pStyle w:val="Index2"/>
        <w:tabs>
          <w:tab w:val="right" w:leader="dot" w:pos="5174"/>
        </w:tabs>
        <w:rPr>
          <w:noProof/>
        </w:rPr>
      </w:pPr>
      <w:r>
        <w:rPr>
          <w:noProof/>
        </w:rPr>
        <w:t>Multiple Subfields</w:t>
      </w:r>
      <w:r>
        <w:rPr>
          <w:noProof/>
        </w:rPr>
        <w:tab/>
        <w:t>86</w:t>
      </w:r>
    </w:p>
    <w:p w14:paraId="3367F03D" w14:textId="77777777" w:rsidR="00F84573" w:rsidRDefault="00F84573">
      <w:pPr>
        <w:pStyle w:val="Index2"/>
        <w:tabs>
          <w:tab w:val="right" w:leader="dot" w:pos="5174"/>
        </w:tabs>
        <w:rPr>
          <w:noProof/>
        </w:rPr>
      </w:pPr>
      <w:r>
        <w:rPr>
          <w:noProof/>
        </w:rPr>
        <w:t>Single Subfield</w:t>
      </w:r>
      <w:r>
        <w:rPr>
          <w:noProof/>
        </w:rPr>
        <w:tab/>
        <w:t>86</w:t>
      </w:r>
    </w:p>
    <w:p w14:paraId="35782310" w14:textId="77777777" w:rsidR="00F84573" w:rsidRDefault="00F84573">
      <w:pPr>
        <w:pStyle w:val="Index1"/>
      </w:pPr>
      <w:r>
        <w:t>Scripting</w:t>
      </w:r>
      <w:r>
        <w:tab/>
        <w:t>83</w:t>
      </w:r>
    </w:p>
    <w:p w14:paraId="5CE5DA8D" w14:textId="77777777" w:rsidR="00F84573" w:rsidRDefault="00F84573">
      <w:pPr>
        <w:pStyle w:val="Index2"/>
        <w:tabs>
          <w:tab w:val="right" w:leader="dot" w:pos="5174"/>
        </w:tabs>
        <w:rPr>
          <w:noProof/>
        </w:rPr>
      </w:pPr>
      <w:r>
        <w:rPr>
          <w:noProof/>
        </w:rPr>
        <w:t>Tables</w:t>
      </w:r>
      <w:r>
        <w:rPr>
          <w:noProof/>
        </w:rPr>
        <w:tab/>
        <w:t>88</w:t>
      </w:r>
    </w:p>
    <w:p w14:paraId="78FE46D5" w14:textId="77777777" w:rsidR="00F84573" w:rsidRDefault="00F84573">
      <w:pPr>
        <w:pStyle w:val="Index1"/>
      </w:pPr>
      <w:r w:rsidRPr="00273065">
        <w:rPr>
          <w:lang w:val="en-AU"/>
        </w:rPr>
        <w:t>Search And Matching Server</w:t>
      </w:r>
      <w:r>
        <w:tab/>
        <w:t>65</w:t>
      </w:r>
    </w:p>
    <w:p w14:paraId="4DF063FF" w14:textId="77777777" w:rsidR="00F84573" w:rsidRDefault="00F84573">
      <w:pPr>
        <w:pStyle w:val="Index1"/>
      </w:pPr>
      <w:r w:rsidRPr="00273065">
        <w:rPr>
          <w:lang w:val="en-AU"/>
        </w:rPr>
        <w:t>Search</w:t>
      </w:r>
      <w:r>
        <w:t>ing</w:t>
      </w:r>
    </w:p>
    <w:p w14:paraId="1A3908FA" w14:textId="77777777" w:rsidR="00F84573" w:rsidRDefault="00F84573">
      <w:pPr>
        <w:pStyle w:val="Index2"/>
        <w:tabs>
          <w:tab w:val="right" w:leader="dot" w:pos="5174"/>
        </w:tabs>
        <w:rPr>
          <w:noProof/>
        </w:rPr>
      </w:pPr>
      <w:r>
        <w:rPr>
          <w:noProof/>
        </w:rPr>
        <w:t>Validation Form</w:t>
      </w:r>
      <w:r>
        <w:rPr>
          <w:noProof/>
        </w:rPr>
        <w:tab/>
        <w:t>64</w:t>
      </w:r>
    </w:p>
    <w:p w14:paraId="191A2269" w14:textId="77777777" w:rsidR="00F84573" w:rsidRDefault="00F84573">
      <w:pPr>
        <w:pStyle w:val="Index1"/>
      </w:pPr>
      <w:r w:rsidRPr="00273065">
        <w:rPr>
          <w:lang w:val="en-AU"/>
        </w:rPr>
        <w:t>Separator Sheets</w:t>
      </w:r>
      <w:r>
        <w:tab/>
        <w:t>53</w:t>
      </w:r>
    </w:p>
    <w:p w14:paraId="1AA6C37B" w14:textId="77777777" w:rsidR="00F84573" w:rsidRDefault="00F84573">
      <w:pPr>
        <w:pStyle w:val="Index1"/>
      </w:pPr>
      <w:r>
        <w:t>Skip Modules</w:t>
      </w:r>
      <w:r>
        <w:tab/>
        <w:t>81</w:t>
      </w:r>
    </w:p>
    <w:p w14:paraId="0AA5F50B" w14:textId="77777777" w:rsidR="00F84573" w:rsidRDefault="00F84573">
      <w:pPr>
        <w:pStyle w:val="Index1"/>
      </w:pPr>
      <w:r>
        <w:t>Spell Checking</w:t>
      </w:r>
      <w:r>
        <w:tab/>
        <w:t>63, 106</w:t>
      </w:r>
    </w:p>
    <w:p w14:paraId="1BB652AF" w14:textId="77777777" w:rsidR="00F84573" w:rsidRDefault="00F84573">
      <w:pPr>
        <w:pStyle w:val="Index1"/>
      </w:pPr>
      <w:r w:rsidRPr="00273065">
        <w:rPr>
          <w:lang w:val="en-AU"/>
        </w:rPr>
        <w:t>Spellchecking</w:t>
      </w:r>
      <w:r>
        <w:tab/>
        <w:t>30</w:t>
      </w:r>
    </w:p>
    <w:p w14:paraId="3C8EB314" w14:textId="77777777" w:rsidR="00F84573" w:rsidRDefault="00F84573">
      <w:pPr>
        <w:pStyle w:val="Index1"/>
      </w:pPr>
      <w:r>
        <w:t>SQL</w:t>
      </w:r>
      <w:r>
        <w:tab/>
        <w:t>66</w:t>
      </w:r>
    </w:p>
    <w:p w14:paraId="4978E640" w14:textId="77777777" w:rsidR="00F84573" w:rsidRDefault="00F84573">
      <w:pPr>
        <w:pStyle w:val="Index2"/>
        <w:tabs>
          <w:tab w:val="right" w:leader="dot" w:pos="5174"/>
        </w:tabs>
        <w:rPr>
          <w:noProof/>
        </w:rPr>
      </w:pPr>
      <w:r>
        <w:rPr>
          <w:noProof/>
        </w:rPr>
        <w:t>Comparison with Fuzzy</w:t>
      </w:r>
      <w:r>
        <w:rPr>
          <w:noProof/>
        </w:rPr>
        <w:tab/>
        <w:t>104</w:t>
      </w:r>
    </w:p>
    <w:p w14:paraId="3E25F2E0" w14:textId="77777777" w:rsidR="00F84573" w:rsidRDefault="00F84573">
      <w:pPr>
        <w:pStyle w:val="Index2"/>
        <w:tabs>
          <w:tab w:val="right" w:leader="dot" w:pos="5174"/>
        </w:tabs>
        <w:rPr>
          <w:noProof/>
        </w:rPr>
      </w:pPr>
      <w:r>
        <w:rPr>
          <w:noProof/>
        </w:rPr>
        <w:t>Queries from Script</w:t>
      </w:r>
      <w:r>
        <w:rPr>
          <w:noProof/>
        </w:rPr>
        <w:tab/>
        <w:t>104</w:t>
      </w:r>
    </w:p>
    <w:p w14:paraId="50E35C1B" w14:textId="77777777" w:rsidR="00F84573" w:rsidRDefault="00F84573">
      <w:pPr>
        <w:pStyle w:val="Index2"/>
        <w:tabs>
          <w:tab w:val="right" w:leader="dot" w:pos="5174"/>
        </w:tabs>
        <w:rPr>
          <w:noProof/>
        </w:rPr>
      </w:pPr>
      <w:r>
        <w:rPr>
          <w:noProof/>
        </w:rPr>
        <w:t>Scripting</w:t>
      </w:r>
      <w:r>
        <w:rPr>
          <w:noProof/>
        </w:rPr>
        <w:tab/>
        <w:t>104</w:t>
      </w:r>
    </w:p>
    <w:p w14:paraId="3D5164C1" w14:textId="77777777" w:rsidR="00F84573" w:rsidRDefault="00F84573">
      <w:pPr>
        <w:pStyle w:val="Index2"/>
        <w:tabs>
          <w:tab w:val="right" w:leader="dot" w:pos="5174"/>
        </w:tabs>
        <w:rPr>
          <w:noProof/>
        </w:rPr>
      </w:pPr>
      <w:r>
        <w:rPr>
          <w:noProof/>
        </w:rPr>
        <w:t>Using CscSQLDataTable</w:t>
      </w:r>
      <w:r>
        <w:rPr>
          <w:noProof/>
        </w:rPr>
        <w:tab/>
        <w:t>104</w:t>
      </w:r>
    </w:p>
    <w:p w14:paraId="76931DFF" w14:textId="77777777" w:rsidR="00F84573" w:rsidRDefault="00F84573">
      <w:pPr>
        <w:pStyle w:val="Index1"/>
      </w:pPr>
      <w:r>
        <w:t>Square Root of N</w:t>
      </w:r>
      <w:r>
        <w:tab/>
        <w:t>26</w:t>
      </w:r>
    </w:p>
    <w:p w14:paraId="04F2B055" w14:textId="77777777" w:rsidR="00F84573" w:rsidRDefault="00F84573">
      <w:pPr>
        <w:pStyle w:val="Index1"/>
      </w:pPr>
      <w:r>
        <w:t>Standard Evaluator</w:t>
      </w:r>
      <w:r>
        <w:tab/>
        <w:t>57</w:t>
      </w:r>
    </w:p>
    <w:p w14:paraId="6D63678C" w14:textId="77777777" w:rsidR="00F84573" w:rsidRDefault="00F84573">
      <w:pPr>
        <w:pStyle w:val="Index1"/>
      </w:pPr>
      <w:r>
        <w:t>Statement of Work</w:t>
      </w:r>
      <w:r>
        <w:tab/>
        <w:t>21</w:t>
      </w:r>
    </w:p>
    <w:p w14:paraId="19884851" w14:textId="77777777" w:rsidR="00F84573" w:rsidRDefault="00F84573">
      <w:pPr>
        <w:pStyle w:val="Index1"/>
      </w:pPr>
      <w:r>
        <w:t>Steps in Building a Project</w:t>
      </w:r>
      <w:r>
        <w:tab/>
        <w:t>34</w:t>
      </w:r>
    </w:p>
    <w:p w14:paraId="1C4B18FB" w14:textId="77777777" w:rsidR="00F84573" w:rsidRDefault="00F84573">
      <w:pPr>
        <w:pStyle w:val="Index1"/>
      </w:pPr>
      <w:r>
        <w:t>Strong</w:t>
      </w:r>
      <w:r w:rsidRPr="00273065">
        <w:rPr>
          <w:b/>
        </w:rPr>
        <w:t xml:space="preserve"> </w:t>
      </w:r>
      <w:r>
        <w:t>Phrases</w:t>
      </w:r>
      <w:r>
        <w:tab/>
        <w:t>78</w:t>
      </w:r>
    </w:p>
    <w:p w14:paraId="080A0897" w14:textId="77777777" w:rsidR="00F84573" w:rsidRDefault="00F84573">
      <w:pPr>
        <w:pStyle w:val="Index1"/>
      </w:pPr>
      <w:r w:rsidRPr="00273065">
        <w:rPr>
          <w:lang w:val="en-AU"/>
        </w:rPr>
        <w:t>Structural Classes</w:t>
      </w:r>
      <w:r>
        <w:tab/>
        <w:t>45</w:t>
      </w:r>
    </w:p>
    <w:p w14:paraId="03F82D33" w14:textId="77777777" w:rsidR="00F84573" w:rsidRDefault="00F84573">
      <w:pPr>
        <w:pStyle w:val="Index1"/>
      </w:pPr>
      <w:r>
        <w:t>Table Header Pack</w:t>
      </w:r>
      <w:r>
        <w:tab/>
        <w:t>69</w:t>
      </w:r>
    </w:p>
    <w:p w14:paraId="62EAB4AC" w14:textId="77777777" w:rsidR="00F84573" w:rsidRDefault="00F84573">
      <w:pPr>
        <w:pStyle w:val="Index1"/>
      </w:pPr>
      <w:r>
        <w:t>Table Interpolation</w:t>
      </w:r>
      <w:r>
        <w:tab/>
        <w:t>74</w:t>
      </w:r>
    </w:p>
    <w:p w14:paraId="61221EB2" w14:textId="77777777" w:rsidR="00F84573" w:rsidRDefault="00F84573">
      <w:pPr>
        <w:pStyle w:val="Index1"/>
      </w:pPr>
      <w:r>
        <w:t>Table Locator</w:t>
      </w:r>
      <w:r>
        <w:tab/>
        <w:t>56</w:t>
      </w:r>
    </w:p>
    <w:p w14:paraId="7500884C" w14:textId="77777777" w:rsidR="00F84573" w:rsidRDefault="00F84573">
      <w:pPr>
        <w:pStyle w:val="Index1"/>
      </w:pPr>
      <w:r>
        <w:t>Table Model</w:t>
      </w:r>
      <w:r>
        <w:tab/>
        <w:t>68</w:t>
      </w:r>
    </w:p>
    <w:p w14:paraId="3079D28E" w14:textId="77777777" w:rsidR="00F84573" w:rsidRDefault="00F84573">
      <w:pPr>
        <w:pStyle w:val="Index1"/>
      </w:pPr>
      <w:r>
        <w:t>Tables</w:t>
      </w:r>
      <w:r>
        <w:tab/>
        <w:t>67</w:t>
      </w:r>
    </w:p>
    <w:p w14:paraId="4C8F70AB" w14:textId="77777777" w:rsidR="00F84573" w:rsidRDefault="00F84573">
      <w:pPr>
        <w:pStyle w:val="Index2"/>
        <w:tabs>
          <w:tab w:val="right" w:leader="dot" w:pos="5174"/>
        </w:tabs>
        <w:rPr>
          <w:noProof/>
        </w:rPr>
      </w:pPr>
      <w:r>
        <w:rPr>
          <w:noProof/>
        </w:rPr>
        <w:t>Scripting</w:t>
      </w:r>
      <w:r>
        <w:rPr>
          <w:noProof/>
        </w:rPr>
        <w:tab/>
        <w:t>88</w:t>
      </w:r>
    </w:p>
    <w:p w14:paraId="35E23D38" w14:textId="77777777" w:rsidR="00F84573" w:rsidRDefault="00F84573">
      <w:pPr>
        <w:pStyle w:val="Index1"/>
      </w:pPr>
      <w:r>
        <w:t>Text Classification</w:t>
      </w:r>
      <w:r>
        <w:tab/>
        <w:t>48</w:t>
      </w:r>
    </w:p>
    <w:p w14:paraId="435352CD" w14:textId="77777777" w:rsidR="00F84573" w:rsidRDefault="00F84573">
      <w:pPr>
        <w:pStyle w:val="Index1"/>
      </w:pPr>
      <w:r>
        <w:t>Text Content Locator</w:t>
      </w:r>
      <w:r>
        <w:tab/>
        <w:t>56</w:t>
      </w:r>
    </w:p>
    <w:p w14:paraId="6E9C6AEC" w14:textId="77777777" w:rsidR="00F84573" w:rsidRDefault="00F84573">
      <w:pPr>
        <w:pStyle w:val="Index1"/>
      </w:pPr>
      <w:r>
        <w:t>the Line Item Matching Locator</w:t>
      </w:r>
    </w:p>
    <w:p w14:paraId="01BEC185" w14:textId="77777777" w:rsidR="00F84573" w:rsidRDefault="00F84573">
      <w:pPr>
        <w:pStyle w:val="Index2"/>
        <w:tabs>
          <w:tab w:val="right" w:leader="dot" w:pos="5174"/>
        </w:tabs>
        <w:rPr>
          <w:noProof/>
        </w:rPr>
      </w:pPr>
      <w:r>
        <w:rPr>
          <w:noProof/>
        </w:rPr>
        <w:t>Field Dependencies</w:t>
      </w:r>
      <w:r>
        <w:rPr>
          <w:noProof/>
        </w:rPr>
        <w:tab/>
        <w:t>74</w:t>
      </w:r>
    </w:p>
    <w:p w14:paraId="0E12C072" w14:textId="77777777" w:rsidR="00F84573" w:rsidRDefault="00F84573">
      <w:pPr>
        <w:pStyle w:val="Index1"/>
      </w:pPr>
      <w:r>
        <w:t>Trainable Document Separation</w:t>
      </w:r>
      <w:r>
        <w:tab/>
        <w:t>48, 51, 53</w:t>
      </w:r>
    </w:p>
    <w:p w14:paraId="006D8094" w14:textId="77777777" w:rsidR="00F84573" w:rsidRDefault="00F84573">
      <w:pPr>
        <w:pStyle w:val="Index1"/>
      </w:pPr>
      <w:r>
        <w:t>Trainable Group Locator</w:t>
      </w:r>
      <w:r>
        <w:tab/>
        <w:t>56</w:t>
      </w:r>
    </w:p>
    <w:p w14:paraId="03EA69DD" w14:textId="77777777" w:rsidR="00F84573" w:rsidRDefault="00F84573">
      <w:pPr>
        <w:pStyle w:val="Index1"/>
      </w:pPr>
      <w:r>
        <w:t>True Positives</w:t>
      </w:r>
      <w:r>
        <w:tab/>
        <w:t>9, 22</w:t>
      </w:r>
    </w:p>
    <w:p w14:paraId="52EBEA53" w14:textId="77777777" w:rsidR="00F84573" w:rsidRDefault="00F84573">
      <w:pPr>
        <w:pStyle w:val="Index1"/>
      </w:pPr>
      <w:r>
        <w:t>Unicode</w:t>
      </w:r>
      <w:r>
        <w:tab/>
        <w:t>90</w:t>
      </w:r>
    </w:p>
    <w:p w14:paraId="3F89497A" w14:textId="77777777" w:rsidR="00F84573" w:rsidRDefault="00F84573">
      <w:pPr>
        <w:pStyle w:val="Index1"/>
      </w:pPr>
      <w:r>
        <w:t>User Experience</w:t>
      </w:r>
      <w:r>
        <w:tab/>
        <w:t>36</w:t>
      </w:r>
    </w:p>
    <w:p w14:paraId="10D4A750" w14:textId="77777777" w:rsidR="00F84573" w:rsidRDefault="00F84573">
      <w:pPr>
        <w:pStyle w:val="Index1"/>
      </w:pPr>
      <w:r>
        <w:t>Validation Rule</w:t>
      </w:r>
    </w:p>
    <w:p w14:paraId="4923614F" w14:textId="77777777" w:rsidR="00F84573" w:rsidRDefault="00F84573">
      <w:pPr>
        <w:pStyle w:val="Index2"/>
        <w:tabs>
          <w:tab w:val="right" w:leader="dot" w:pos="5174"/>
        </w:tabs>
        <w:rPr>
          <w:noProof/>
        </w:rPr>
      </w:pPr>
      <w:r>
        <w:rPr>
          <w:noProof/>
        </w:rPr>
        <w:t>Fuzzy Databases</w:t>
      </w:r>
      <w:r>
        <w:rPr>
          <w:noProof/>
        </w:rPr>
        <w:tab/>
        <w:t>108</w:t>
      </w:r>
    </w:p>
    <w:p w14:paraId="6D58E4D8" w14:textId="77777777" w:rsidR="00F84573" w:rsidRDefault="00F84573">
      <w:pPr>
        <w:pStyle w:val="Index1"/>
      </w:pPr>
      <w:r w:rsidRPr="00273065">
        <w:rPr>
          <w:lang w:val="en-AU"/>
        </w:rPr>
        <w:t>Vendor Locator</w:t>
      </w:r>
      <w:r>
        <w:tab/>
        <w:t>29, 57, 62</w:t>
      </w:r>
    </w:p>
    <w:p w14:paraId="065027CF" w14:textId="77777777" w:rsidR="00F84573" w:rsidRDefault="00F84573">
      <w:pPr>
        <w:pStyle w:val="Index1"/>
      </w:pPr>
      <w:r>
        <w:t>Vision</w:t>
      </w:r>
      <w:r>
        <w:tab/>
        <w:t>13</w:t>
      </w:r>
    </w:p>
    <w:p w14:paraId="4C13F50F" w14:textId="77777777" w:rsidR="00F84573" w:rsidRDefault="00F84573">
      <w:pPr>
        <w:pStyle w:val="Index1"/>
      </w:pPr>
      <w:r>
        <w:t>Visual Basic</w:t>
      </w:r>
    </w:p>
    <w:p w14:paraId="34AD1784" w14:textId="77777777" w:rsidR="00F84573" w:rsidRDefault="00F84573">
      <w:pPr>
        <w:pStyle w:val="Index2"/>
        <w:tabs>
          <w:tab w:val="right" w:leader="dot" w:pos="5174"/>
        </w:tabs>
        <w:rPr>
          <w:noProof/>
        </w:rPr>
      </w:pPr>
      <w:r>
        <w:rPr>
          <w:noProof/>
        </w:rPr>
        <w:t>Tips</w:t>
      </w:r>
      <w:r>
        <w:rPr>
          <w:noProof/>
        </w:rPr>
        <w:tab/>
        <w:t>49, 98, 106</w:t>
      </w:r>
    </w:p>
    <w:p w14:paraId="6F6BFF56" w14:textId="77777777" w:rsidR="00F84573" w:rsidRDefault="00F84573">
      <w:pPr>
        <w:pStyle w:val="Index1"/>
      </w:pPr>
      <w:r w:rsidRPr="00273065">
        <w:rPr>
          <w:lang w:val="en-AU"/>
        </w:rPr>
        <w:t>VRS</w:t>
      </w:r>
      <w:r>
        <w:tab/>
        <w:t>29, 93</w:t>
      </w:r>
    </w:p>
    <w:p w14:paraId="1D2F8506" w14:textId="77777777" w:rsidR="00F84573" w:rsidRDefault="00F84573">
      <w:pPr>
        <w:pStyle w:val="Index1"/>
      </w:pPr>
      <w:r>
        <w:t>Walkthrough</w:t>
      </w:r>
      <w:r>
        <w:tab/>
        <w:t>15</w:t>
      </w:r>
    </w:p>
    <w:p w14:paraId="430EF78B" w14:textId="77777777" w:rsidR="00F84573" w:rsidRDefault="00F84573">
      <w:pPr>
        <w:pStyle w:val="Index1"/>
      </w:pPr>
      <w:r>
        <w:t>Weak</w:t>
      </w:r>
      <w:r w:rsidRPr="00273065">
        <w:rPr>
          <w:b/>
        </w:rPr>
        <w:t xml:space="preserve"> </w:t>
      </w:r>
      <w:r>
        <w:t>Phrases</w:t>
      </w:r>
      <w:r>
        <w:tab/>
        <w:t>78</w:t>
      </w:r>
    </w:p>
    <w:p w14:paraId="303B6A76" w14:textId="77777777" w:rsidR="00F84573" w:rsidRDefault="00F84573">
      <w:pPr>
        <w:pStyle w:val="Index1"/>
      </w:pPr>
      <w:r>
        <w:t>Webservice</w:t>
      </w:r>
      <w:r>
        <w:tab/>
        <w:t>64</w:t>
      </w:r>
    </w:p>
    <w:p w14:paraId="726FF7F9" w14:textId="77777777" w:rsidR="00F84573" w:rsidRDefault="00F84573">
      <w:pPr>
        <w:pStyle w:val="Index1"/>
      </w:pPr>
      <w:r>
        <w:t>Webservices</w:t>
      </w:r>
    </w:p>
    <w:p w14:paraId="4C88F3C2" w14:textId="77777777" w:rsidR="00F84573" w:rsidRDefault="00F84573">
      <w:pPr>
        <w:pStyle w:val="Index2"/>
        <w:tabs>
          <w:tab w:val="right" w:leader="dot" w:pos="5174"/>
        </w:tabs>
        <w:rPr>
          <w:noProof/>
        </w:rPr>
      </w:pPr>
      <w:r>
        <w:rPr>
          <w:noProof/>
        </w:rPr>
        <w:t>Disadvantages</w:t>
      </w:r>
      <w:r>
        <w:rPr>
          <w:noProof/>
        </w:rPr>
        <w:tab/>
        <w:t>66</w:t>
      </w:r>
    </w:p>
    <w:p w14:paraId="3CFC2D52" w14:textId="77777777" w:rsidR="00F84573" w:rsidRDefault="00F84573">
      <w:pPr>
        <w:pStyle w:val="Index2"/>
        <w:tabs>
          <w:tab w:val="right" w:leader="dot" w:pos="5174"/>
        </w:tabs>
        <w:rPr>
          <w:noProof/>
        </w:rPr>
      </w:pPr>
      <w:r>
        <w:rPr>
          <w:noProof/>
        </w:rPr>
        <w:t>Scripting Example</w:t>
      </w:r>
      <w:r>
        <w:rPr>
          <w:noProof/>
        </w:rPr>
        <w:tab/>
        <w:t>112</w:t>
      </w:r>
    </w:p>
    <w:p w14:paraId="31638672" w14:textId="77777777" w:rsidR="00F84573" w:rsidRDefault="00F84573">
      <w:pPr>
        <w:pStyle w:val="Index1"/>
      </w:pPr>
      <w:r>
        <w:t>Win32 Functions</w:t>
      </w:r>
      <w:r>
        <w:tab/>
        <w:t>89</w:t>
      </w:r>
    </w:p>
    <w:p w14:paraId="52298D38" w14:textId="77777777" w:rsidR="00F84573" w:rsidRDefault="00F84573">
      <w:pPr>
        <w:pStyle w:val="Index1"/>
      </w:pPr>
      <w:r>
        <w:t>Windows Explorer</w:t>
      </w:r>
      <w:r>
        <w:tab/>
        <w:t>46</w:t>
      </w:r>
    </w:p>
    <w:p w14:paraId="1F1B73F7" w14:textId="77777777" w:rsidR="00F84573" w:rsidRDefault="00F84573">
      <w:pPr>
        <w:pStyle w:val="Index1"/>
      </w:pPr>
      <w:r>
        <w:t>Workflow Agents</w:t>
      </w:r>
      <w:r>
        <w:tab/>
        <w:t>81</w:t>
      </w:r>
    </w:p>
    <w:p w14:paraId="7B3C7D4E" w14:textId="77777777" w:rsidR="00F84573" w:rsidRDefault="00F84573" w:rsidP="00971627">
      <w:pPr>
        <w:rPr>
          <w:noProof/>
        </w:rPr>
        <w:sectPr w:rsidR="00F84573" w:rsidSect="00F84573">
          <w:type w:val="continuous"/>
          <w:pgSz w:w="12240" w:h="15840" w:code="1"/>
          <w:pgMar w:top="1152" w:right="576" w:bottom="720" w:left="576" w:header="288" w:footer="432" w:gutter="0"/>
          <w:cols w:num="2" w:space="720"/>
          <w:docGrid w:linePitch="360"/>
        </w:sectPr>
      </w:pPr>
    </w:p>
    <w:p w14:paraId="5AA00A7A" w14:textId="77777777" w:rsidR="00F0238C" w:rsidRPr="00F0238C" w:rsidRDefault="00A37475" w:rsidP="00971627">
      <w:r>
        <w:fldChar w:fldCharType="end"/>
      </w:r>
    </w:p>
    <w:sectPr w:rsidR="00F0238C" w:rsidRPr="00F0238C" w:rsidSect="00F84573">
      <w:type w:val="continuous"/>
      <w:pgSz w:w="12240" w:h="15840" w:code="1"/>
      <w:pgMar w:top="1152" w:right="576" w:bottom="720" w:left="576" w:header="288" w:footer="432"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94" w:author="David Wright" w:date="2014-05-16T12:39:00Z" w:initials="DW">
    <w:p w14:paraId="5AEE857F" w14:textId="77777777" w:rsidR="001B2BBA" w:rsidRDefault="001B2BBA">
      <w:pPr>
        <w:pStyle w:val="CommentText"/>
      </w:pPr>
      <w:r>
        <w:rPr>
          <w:rStyle w:val="CommentReference"/>
        </w:rPr>
        <w:annotationRef/>
      </w:r>
      <w:r>
        <w:t>This is an utter mess! Code for project level script is missing.</w:t>
      </w:r>
    </w:p>
  </w:comment>
  <w:comment w:id="471" w:author="David Wright" w:date="2014-06-12T10:37:00Z" w:initials="DW">
    <w:p w14:paraId="0B8444F6" w14:textId="77777777" w:rsidR="00940592" w:rsidRDefault="00940592">
      <w:pPr>
        <w:pStyle w:val="CommentText"/>
      </w:pPr>
      <w:r>
        <w:rPr>
          <w:rStyle w:val="CommentReference"/>
        </w:rPr>
        <w:annotationRef/>
      </w:r>
      <w:r>
        <w:t>This needs completing for 1.1</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AEE857F" w15:done="0"/>
  <w15:commentEx w15:paraId="0B8444F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47375DD" w14:textId="77777777" w:rsidR="00B34A67" w:rsidRDefault="00B34A67">
      <w:r>
        <w:separator/>
      </w:r>
    </w:p>
  </w:endnote>
  <w:endnote w:type="continuationSeparator" w:id="0">
    <w:p w14:paraId="01E211BA" w14:textId="77777777" w:rsidR="00B34A67" w:rsidRDefault="00B34A67">
      <w:r>
        <w:continuationSeparator/>
      </w:r>
    </w:p>
  </w:endnote>
  <w:endnote w:type="continuationNotice" w:id="1">
    <w:p w14:paraId="0F3177F5" w14:textId="77777777" w:rsidR="00B34A67" w:rsidRDefault="00B34A6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Univers 55">
    <w:panose1 w:val="020B0603020202030204"/>
    <w:charset w:val="00"/>
    <w:family w:val="swiss"/>
    <w:pitch w:val="variable"/>
    <w:sig w:usb0="00000007" w:usb1="00000000" w:usb2="00000000" w:usb3="00000000" w:csb0="00000093" w:csb1="00000000"/>
  </w:font>
  <w:font w:name="Univers 45 Light">
    <w:panose1 w:val="020B0403020202020204"/>
    <w:charset w:val="00"/>
    <w:family w:val="swiss"/>
    <w:pitch w:val="variable"/>
    <w:sig w:usb0="00000007" w:usb1="00000000" w:usb2="00000000" w:usb3="00000000" w:csb0="00000093" w:csb1="00000000"/>
  </w:font>
  <w:font w:name="Univers LT Std 45 Light">
    <w:altName w:val="Univers LT Std 45 Light"/>
    <w:panose1 w:val="00000000000000000000"/>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7" w:usb1="00000000"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C18514" w14:textId="77777777" w:rsidR="00B704FC" w:rsidRDefault="00B34A67" w:rsidP="000D656D">
    <w:pPr>
      <w:pStyle w:val="Footer"/>
    </w:pPr>
    <w:sdt>
      <w:sdtPr>
        <w:alias w:val="Status"/>
        <w:tag w:val=""/>
        <w:id w:val="659436691"/>
        <w:dataBinding w:prefixMappings="xmlns:ns0='http://purl.org/dc/elements/1.1/' xmlns:ns1='http://schemas.openxmlformats.org/package/2006/metadata/core-properties' " w:xpath="/ns1:coreProperties[1]/ns1:contentStatus[1]" w:storeItemID="{6C3C8BC8-F283-45AE-878A-BAB7291924A1}"/>
        <w:text/>
      </w:sdtPr>
      <w:sdtEndPr/>
      <w:sdtContent>
        <w:r w:rsidR="00B704FC">
          <w:rPr>
            <w:lang w:val="en-AU"/>
          </w:rPr>
          <w:t>Version 1.0 / May 2014</w:t>
        </w:r>
      </w:sdtContent>
    </w:sdt>
    <w:r w:rsidR="00B704FC">
      <w:t xml:space="preserve"> </w:t>
    </w:r>
    <w:r w:rsidR="00B704FC">
      <w:ptab w:relativeTo="margin" w:alignment="center" w:leader="none"/>
    </w:r>
    <w:r w:rsidR="00B704FC">
      <w:t xml:space="preserve">Kofax Confidential </w:t>
    </w:r>
    <w:r w:rsidR="00B704FC">
      <w:ptab w:relativeTo="margin" w:alignment="right" w:leader="none"/>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2C248A" w14:textId="77777777" w:rsidR="00B704FC" w:rsidRPr="00AF034E" w:rsidRDefault="00B704FC" w:rsidP="000D656D">
    <w:pPr>
      <w:pStyle w:val="Footer"/>
      <w:jc w:val="right"/>
    </w:pPr>
    <w:r>
      <w:ptab w:relativeTo="margin" w:alignment="center" w:leader="none"/>
    </w:r>
    <w:r>
      <w:t>Kofax Confidential</w:t>
    </w:r>
    <w:r>
      <w:ptab w:relativeTo="margin" w:alignment="right" w:leader="none"/>
    </w:r>
    <w:sdt>
      <w:sdtPr>
        <w:alias w:val="Status"/>
        <w:tag w:val=""/>
        <w:id w:val="1960456484"/>
        <w:dataBinding w:prefixMappings="xmlns:ns0='http://purl.org/dc/elements/1.1/' xmlns:ns1='http://schemas.openxmlformats.org/package/2006/metadata/core-properties' " w:xpath="/ns1:coreProperties[1]/ns1:contentStatus[1]" w:storeItemID="{6C3C8BC8-F283-45AE-878A-BAB7291924A1}"/>
        <w:text/>
      </w:sdtPr>
      <w:sdtEndPr/>
      <w:sdtContent>
        <w:r>
          <w:rPr>
            <w:lang w:val="en-AU"/>
          </w:rPr>
          <w:t>Version 1.0 / May 2014</w:t>
        </w:r>
      </w:sdtContent>
    </w:sdt>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7833F6" w14:textId="77777777" w:rsidR="00B704FC" w:rsidRDefault="00B704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502F39" w14:textId="77777777" w:rsidR="00B34A67" w:rsidRDefault="00B34A67">
      <w:r>
        <w:separator/>
      </w:r>
    </w:p>
  </w:footnote>
  <w:footnote w:type="continuationSeparator" w:id="0">
    <w:p w14:paraId="3FBB68D7" w14:textId="77777777" w:rsidR="00B34A67" w:rsidRDefault="00B34A67">
      <w:r>
        <w:continuationSeparator/>
      </w:r>
    </w:p>
  </w:footnote>
  <w:footnote w:type="continuationNotice" w:id="1">
    <w:p w14:paraId="2A5EBAF0" w14:textId="77777777" w:rsidR="00B34A67" w:rsidRDefault="00B34A67">
      <w:pPr>
        <w:spacing w:after="0"/>
      </w:pPr>
    </w:p>
  </w:footnote>
  <w:footnote w:id="2">
    <w:p w14:paraId="2E42AF5E" w14:textId="77777777" w:rsidR="00B704FC" w:rsidRPr="00451F97" w:rsidRDefault="00B704FC">
      <w:pPr>
        <w:pStyle w:val="FootnoteText"/>
      </w:pPr>
      <w:r>
        <w:rPr>
          <w:rStyle w:val="FootnoteReference"/>
        </w:rPr>
        <w:footnoteRef/>
      </w:r>
      <w:r>
        <w:t xml:space="preserve"> The foundation and the approach to customers of this section were inspired by a “Competitive Communications” Workshop conducted by Ralf Greis from St. Gallen Institute. </w:t>
      </w:r>
      <w:hyperlink r:id="rId1" w:history="1">
        <w:r w:rsidRPr="00BB4D07">
          <w:rPr>
            <w:rStyle w:val="Hyperlink"/>
          </w:rPr>
          <w:t>http://www.stgallen-institute.ch/partner/ralf-greis/</w:t>
        </w:r>
      </w:hyperlink>
    </w:p>
  </w:footnote>
  <w:footnote w:id="3">
    <w:p w14:paraId="4F4E65FD" w14:textId="77777777" w:rsidR="00B704FC" w:rsidRDefault="00B704FC" w:rsidP="00F167C2">
      <w:r>
        <w:rPr>
          <w:rStyle w:val="FootnoteReference"/>
        </w:rPr>
        <w:footnoteRef/>
      </w:r>
      <w:r>
        <w:t xml:space="preserve"> </w:t>
      </w:r>
      <w:r>
        <w:rPr>
          <w:noProof/>
          <w:lang w:val="en-GB" w:eastAsia="en-GB" w:bidi="ar-SA"/>
        </w:rPr>
        <w:t xml:space="preserve">See Appendix </w:t>
      </w:r>
      <w:r>
        <w:rPr>
          <w:noProof/>
          <w:lang w:val="en-GB" w:eastAsia="en-GB" w:bidi="ar-SA"/>
        </w:rPr>
        <w:fldChar w:fldCharType="begin"/>
      </w:r>
      <w:r>
        <w:rPr>
          <w:noProof/>
          <w:lang w:val="en-GB" w:eastAsia="en-GB" w:bidi="ar-SA"/>
        </w:rPr>
        <w:instrText xml:space="preserve"> REF _Ref378167292 \r \h </w:instrText>
      </w:r>
      <w:r>
        <w:rPr>
          <w:noProof/>
          <w:lang w:val="en-GB" w:eastAsia="en-GB" w:bidi="ar-SA"/>
        </w:rPr>
      </w:r>
      <w:r>
        <w:rPr>
          <w:noProof/>
          <w:lang w:val="en-GB" w:eastAsia="en-GB" w:bidi="ar-SA"/>
        </w:rPr>
        <w:fldChar w:fldCharType="separate"/>
      </w:r>
      <w:r>
        <w:rPr>
          <w:noProof/>
          <w:lang w:val="en-GB" w:eastAsia="en-GB" w:bidi="ar-SA"/>
        </w:rPr>
        <w:t>1</w:t>
      </w:r>
      <w:r>
        <w:rPr>
          <w:noProof/>
          <w:lang w:val="en-GB" w:eastAsia="en-GB" w:bidi="ar-SA"/>
        </w:rPr>
        <w:fldChar w:fldCharType="end"/>
      </w:r>
      <w:r>
        <w:rPr>
          <w:noProof/>
          <w:lang w:val="en-GB" w:eastAsia="en-GB" w:bidi="ar-SA"/>
        </w:rPr>
        <w:t xml:space="preserve"> for how to use </w:t>
      </w:r>
      <w:r w:rsidRPr="00DF5659">
        <w:rPr>
          <w:lang w:val="en-GB"/>
        </w:rPr>
        <w:t>Kofax Express</w:t>
      </w:r>
      <w:r>
        <w:rPr>
          <w:noProof/>
          <w:lang w:val="en-GB" w:eastAsia="en-GB" w:bidi="ar-SA"/>
        </w:rPr>
        <w:t xml:space="preserve"> to produce high- quality representative documents.</w:t>
      </w:r>
    </w:p>
    <w:p w14:paraId="0DAB87A2" w14:textId="77777777" w:rsidR="00B704FC" w:rsidRPr="00C45C3F" w:rsidRDefault="00B704FC" w:rsidP="00F167C2">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17712106"/>
      <w:docPartObj>
        <w:docPartGallery w:val="Page Numbers (Top of Page)"/>
        <w:docPartUnique/>
      </w:docPartObj>
    </w:sdtPr>
    <w:sdtEndPr>
      <w:rPr>
        <w:noProof/>
      </w:rPr>
    </w:sdtEndPr>
    <w:sdtContent>
      <w:p w14:paraId="65473BCC" w14:textId="77777777" w:rsidR="00B704FC" w:rsidRDefault="00B704FC" w:rsidP="002404C6">
        <w:pPr>
          <w:pStyle w:val="Header"/>
          <w:tabs>
            <w:tab w:val="clear" w:pos="4153"/>
            <w:tab w:val="clear" w:pos="8306"/>
            <w:tab w:val="right" w:pos="10915"/>
          </w:tabs>
        </w:pPr>
        <w:r>
          <w:fldChar w:fldCharType="begin"/>
        </w:r>
        <w:r>
          <w:instrText xml:space="preserve"> PAGE   \* MERGEFORMAT </w:instrText>
        </w:r>
        <w:r>
          <w:fldChar w:fldCharType="separate"/>
        </w:r>
        <w:r w:rsidR="00EE06A8">
          <w:rPr>
            <w:noProof/>
          </w:rPr>
          <w:t>84</w:t>
        </w:r>
        <w:r>
          <w:rPr>
            <w:noProof/>
          </w:rPr>
          <w:fldChar w:fldCharType="end"/>
        </w:r>
        <w:r>
          <w:rPr>
            <w:noProof/>
          </w:rPr>
          <w:tab/>
          <w:t xml:space="preserve"> </w:t>
        </w:r>
        <w:sdt>
          <w:sdtPr>
            <w:rPr>
              <w:noProof/>
            </w:rPr>
            <w:alias w:val="Title"/>
            <w:tag w:val=""/>
            <w:id w:val="-542521423"/>
            <w:dataBinding w:prefixMappings="xmlns:ns0='http://purl.org/dc/elements/1.1/' xmlns:ns1='http://schemas.openxmlformats.org/package/2006/metadata/core-properties' " w:xpath="/ns1:coreProperties[1]/ns0:title[1]" w:storeItemID="{6C3C8BC8-F283-45AE-878A-BAB7291924A1}"/>
            <w:text/>
          </w:sdtPr>
          <w:sdtEndPr/>
          <w:sdtContent>
            <w:r>
              <w:rPr>
                <w:noProof/>
                <w:lang w:val="en-AU"/>
              </w:rPr>
              <w:t>Kofax Transformation Projects - Best Practices Guide</w:t>
            </w:r>
          </w:sdtContent>
        </w:sdt>
      </w:p>
    </w:sdtContent>
  </w:sdt>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EB6D289" w14:textId="77777777" w:rsidR="00B704FC" w:rsidRDefault="00B34A67" w:rsidP="002404C6">
    <w:pPr>
      <w:pStyle w:val="Header"/>
      <w:tabs>
        <w:tab w:val="clear" w:pos="4153"/>
        <w:tab w:val="clear" w:pos="8306"/>
        <w:tab w:val="right" w:pos="284"/>
        <w:tab w:val="right" w:pos="11057"/>
      </w:tabs>
    </w:pPr>
    <w:sdt>
      <w:sdtPr>
        <w:alias w:val="Title"/>
        <w:tag w:val=""/>
        <w:id w:val="-1684277961"/>
        <w:dataBinding w:prefixMappings="xmlns:ns0='http://purl.org/dc/elements/1.1/' xmlns:ns1='http://schemas.openxmlformats.org/package/2006/metadata/core-properties' " w:xpath="/ns1:coreProperties[1]/ns0:title[1]" w:storeItemID="{6C3C8BC8-F283-45AE-878A-BAB7291924A1}"/>
        <w:text/>
      </w:sdtPr>
      <w:sdtEndPr/>
      <w:sdtContent>
        <w:r w:rsidR="00B704FC">
          <w:rPr>
            <w:lang w:val="en-AU"/>
          </w:rPr>
          <w:t>Kofax Transformation Projects - Best Practices Guide</w:t>
        </w:r>
      </w:sdtContent>
    </w:sdt>
    <w:r w:rsidR="00B704FC">
      <w:tab/>
      <w:t xml:space="preserve"> </w:t>
    </w:r>
    <w:sdt>
      <w:sdtPr>
        <w:id w:val="-1800064106"/>
        <w:docPartObj>
          <w:docPartGallery w:val="Page Numbers (Top of Page)"/>
          <w:docPartUnique/>
        </w:docPartObj>
      </w:sdtPr>
      <w:sdtEndPr>
        <w:rPr>
          <w:noProof/>
        </w:rPr>
      </w:sdtEndPr>
      <w:sdtContent>
        <w:r w:rsidR="00B704FC">
          <w:fldChar w:fldCharType="begin"/>
        </w:r>
        <w:r w:rsidR="00B704FC">
          <w:instrText xml:space="preserve"> PAGE   \* MERGEFORMAT </w:instrText>
        </w:r>
        <w:r w:rsidR="00B704FC">
          <w:fldChar w:fldCharType="separate"/>
        </w:r>
        <w:r w:rsidR="00EE06A8">
          <w:rPr>
            <w:noProof/>
          </w:rPr>
          <w:t>83</w:t>
        </w:r>
        <w:r w:rsidR="00B704FC">
          <w:rPr>
            <w:noProof/>
          </w:rPr>
          <w:fldChar w:fldCharType="end"/>
        </w:r>
      </w:sdtContent>
    </w:sdt>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ABD9D9" w14:textId="77777777" w:rsidR="00B704FC" w:rsidRDefault="00B704F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8B08F2"/>
    <w:multiLevelType w:val="hybridMultilevel"/>
    <w:tmpl w:val="998E89F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0DB7D4F"/>
    <w:multiLevelType w:val="hybridMultilevel"/>
    <w:tmpl w:val="1CAA21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D0EF6"/>
    <w:multiLevelType w:val="hybridMultilevel"/>
    <w:tmpl w:val="50F8CE8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4710393"/>
    <w:multiLevelType w:val="hybridMultilevel"/>
    <w:tmpl w:val="98AEF5C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15:restartNumberingAfterBreak="0">
    <w:nsid w:val="06133AC4"/>
    <w:multiLevelType w:val="hybridMultilevel"/>
    <w:tmpl w:val="AA36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40BB0"/>
    <w:multiLevelType w:val="hybridMultilevel"/>
    <w:tmpl w:val="3A5C6E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7323907"/>
    <w:multiLevelType w:val="hybridMultilevel"/>
    <w:tmpl w:val="A4AA82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7C54BDD"/>
    <w:multiLevelType w:val="hybridMultilevel"/>
    <w:tmpl w:val="23A4A70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07D81091"/>
    <w:multiLevelType w:val="hybridMultilevel"/>
    <w:tmpl w:val="52202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AA056D8"/>
    <w:multiLevelType w:val="hybridMultilevel"/>
    <w:tmpl w:val="E1369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DC57083"/>
    <w:multiLevelType w:val="hybridMultilevel"/>
    <w:tmpl w:val="2D047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FE2052C"/>
    <w:multiLevelType w:val="hybridMultilevel"/>
    <w:tmpl w:val="413AC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100D647B"/>
    <w:multiLevelType w:val="hybridMultilevel"/>
    <w:tmpl w:val="15A005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03F6FD0"/>
    <w:multiLevelType w:val="hybridMultilevel"/>
    <w:tmpl w:val="A4CE17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1A47407"/>
    <w:multiLevelType w:val="hybridMultilevel"/>
    <w:tmpl w:val="0818E7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24E6DFA"/>
    <w:multiLevelType w:val="hybridMultilevel"/>
    <w:tmpl w:val="A350A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31C51C5"/>
    <w:multiLevelType w:val="hybridMultilevel"/>
    <w:tmpl w:val="7A42A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50763AF"/>
    <w:multiLevelType w:val="hybridMultilevel"/>
    <w:tmpl w:val="173C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5616E36"/>
    <w:multiLevelType w:val="hybridMultilevel"/>
    <w:tmpl w:val="C7861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56F7A66"/>
    <w:multiLevelType w:val="hybridMultilevel"/>
    <w:tmpl w:val="F1A85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5AC201C"/>
    <w:multiLevelType w:val="hybridMultilevel"/>
    <w:tmpl w:val="2A1AAE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5CE3DD7"/>
    <w:multiLevelType w:val="hybridMultilevel"/>
    <w:tmpl w:val="360E44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620729E"/>
    <w:multiLevelType w:val="hybridMultilevel"/>
    <w:tmpl w:val="DB8E4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6AA32C5"/>
    <w:multiLevelType w:val="hybridMultilevel"/>
    <w:tmpl w:val="BFC696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17251D28"/>
    <w:multiLevelType w:val="hybridMultilevel"/>
    <w:tmpl w:val="98CEBE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A65DAB"/>
    <w:multiLevelType w:val="hybridMultilevel"/>
    <w:tmpl w:val="8F9AA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4D093E"/>
    <w:multiLevelType w:val="hybridMultilevel"/>
    <w:tmpl w:val="9D8EF73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18AD6681"/>
    <w:multiLevelType w:val="hybridMultilevel"/>
    <w:tmpl w:val="71B6A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91B5CA3"/>
    <w:multiLevelType w:val="hybridMultilevel"/>
    <w:tmpl w:val="220A5BDE"/>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29" w15:restartNumberingAfterBreak="0">
    <w:nsid w:val="199C2C5E"/>
    <w:multiLevelType w:val="hybridMultilevel"/>
    <w:tmpl w:val="50344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9D663A3"/>
    <w:multiLevelType w:val="hybridMultilevel"/>
    <w:tmpl w:val="8432D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A560353"/>
    <w:multiLevelType w:val="hybridMultilevel"/>
    <w:tmpl w:val="77C675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1BFD7350"/>
    <w:multiLevelType w:val="hybridMultilevel"/>
    <w:tmpl w:val="1D664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1C425246"/>
    <w:multiLevelType w:val="hybridMultilevel"/>
    <w:tmpl w:val="796A57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CB2054C"/>
    <w:multiLevelType w:val="hybridMultilevel"/>
    <w:tmpl w:val="CC707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D656F7D"/>
    <w:multiLevelType w:val="hybridMultilevel"/>
    <w:tmpl w:val="B14ADDB4"/>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6" w15:restartNumberingAfterBreak="0">
    <w:nsid w:val="1DE875EF"/>
    <w:multiLevelType w:val="hybridMultilevel"/>
    <w:tmpl w:val="566857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1F886762"/>
    <w:multiLevelType w:val="hybridMultilevel"/>
    <w:tmpl w:val="AD6C895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20354654"/>
    <w:multiLevelType w:val="hybridMultilevel"/>
    <w:tmpl w:val="9676C80A"/>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9" w15:restartNumberingAfterBreak="0">
    <w:nsid w:val="20F041E1"/>
    <w:multiLevelType w:val="hybridMultilevel"/>
    <w:tmpl w:val="454CFC5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0" w15:restartNumberingAfterBreak="0">
    <w:nsid w:val="232211BB"/>
    <w:multiLevelType w:val="multilevel"/>
    <w:tmpl w:val="BC2C6BF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1" w15:restartNumberingAfterBreak="0">
    <w:nsid w:val="23DA2CA8"/>
    <w:multiLevelType w:val="hybridMultilevel"/>
    <w:tmpl w:val="3198F6F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240767B0"/>
    <w:multiLevelType w:val="hybridMultilevel"/>
    <w:tmpl w:val="229C210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3" w15:restartNumberingAfterBreak="0">
    <w:nsid w:val="24336CA1"/>
    <w:multiLevelType w:val="hybridMultilevel"/>
    <w:tmpl w:val="79C858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244D5163"/>
    <w:multiLevelType w:val="hybridMultilevel"/>
    <w:tmpl w:val="0A92C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25555F7E"/>
    <w:multiLevelType w:val="hybridMultilevel"/>
    <w:tmpl w:val="5CF46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25AE4269"/>
    <w:multiLevelType w:val="hybridMultilevel"/>
    <w:tmpl w:val="E06C35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26BB1A55"/>
    <w:multiLevelType w:val="hybridMultilevel"/>
    <w:tmpl w:val="C02CE4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6FD7A9E"/>
    <w:multiLevelType w:val="hybridMultilevel"/>
    <w:tmpl w:val="AD368E6C"/>
    <w:lvl w:ilvl="0" w:tplc="04090001">
      <w:start w:val="1"/>
      <w:numFmt w:val="bullet"/>
      <w:lvlText w:val=""/>
      <w:lvlJc w:val="left"/>
      <w:pPr>
        <w:tabs>
          <w:tab w:val="num" w:pos="720"/>
        </w:tabs>
        <w:ind w:left="720" w:hanging="360"/>
      </w:pPr>
      <w:rPr>
        <w:rFonts w:ascii="Symbol" w:hAnsi="Symbol" w:hint="default"/>
      </w:rPr>
    </w:lvl>
    <w:lvl w:ilvl="1" w:tplc="91AC07E4" w:tentative="1">
      <w:start w:val="1"/>
      <w:numFmt w:val="bullet"/>
      <w:lvlText w:val=""/>
      <w:lvlJc w:val="left"/>
      <w:pPr>
        <w:tabs>
          <w:tab w:val="num" w:pos="1440"/>
        </w:tabs>
        <w:ind w:left="1440" w:hanging="360"/>
      </w:pPr>
      <w:rPr>
        <w:rFonts w:ascii="Wingdings" w:hAnsi="Wingdings" w:hint="default"/>
      </w:rPr>
    </w:lvl>
    <w:lvl w:ilvl="2" w:tplc="1CF8B41A" w:tentative="1">
      <w:start w:val="1"/>
      <w:numFmt w:val="bullet"/>
      <w:lvlText w:val=""/>
      <w:lvlJc w:val="left"/>
      <w:pPr>
        <w:tabs>
          <w:tab w:val="num" w:pos="2160"/>
        </w:tabs>
        <w:ind w:left="2160" w:hanging="360"/>
      </w:pPr>
      <w:rPr>
        <w:rFonts w:ascii="Wingdings" w:hAnsi="Wingdings" w:hint="default"/>
      </w:rPr>
    </w:lvl>
    <w:lvl w:ilvl="3" w:tplc="BA6C4FE4" w:tentative="1">
      <w:start w:val="1"/>
      <w:numFmt w:val="bullet"/>
      <w:lvlText w:val=""/>
      <w:lvlJc w:val="left"/>
      <w:pPr>
        <w:tabs>
          <w:tab w:val="num" w:pos="2880"/>
        </w:tabs>
        <w:ind w:left="2880" w:hanging="360"/>
      </w:pPr>
      <w:rPr>
        <w:rFonts w:ascii="Wingdings" w:hAnsi="Wingdings" w:hint="default"/>
      </w:rPr>
    </w:lvl>
    <w:lvl w:ilvl="4" w:tplc="323C994A" w:tentative="1">
      <w:start w:val="1"/>
      <w:numFmt w:val="bullet"/>
      <w:lvlText w:val=""/>
      <w:lvlJc w:val="left"/>
      <w:pPr>
        <w:tabs>
          <w:tab w:val="num" w:pos="3600"/>
        </w:tabs>
        <w:ind w:left="3600" w:hanging="360"/>
      </w:pPr>
      <w:rPr>
        <w:rFonts w:ascii="Wingdings" w:hAnsi="Wingdings" w:hint="default"/>
      </w:rPr>
    </w:lvl>
    <w:lvl w:ilvl="5" w:tplc="1CBE29BA" w:tentative="1">
      <w:start w:val="1"/>
      <w:numFmt w:val="bullet"/>
      <w:lvlText w:val=""/>
      <w:lvlJc w:val="left"/>
      <w:pPr>
        <w:tabs>
          <w:tab w:val="num" w:pos="4320"/>
        </w:tabs>
        <w:ind w:left="4320" w:hanging="360"/>
      </w:pPr>
      <w:rPr>
        <w:rFonts w:ascii="Wingdings" w:hAnsi="Wingdings" w:hint="default"/>
      </w:rPr>
    </w:lvl>
    <w:lvl w:ilvl="6" w:tplc="48101AD4" w:tentative="1">
      <w:start w:val="1"/>
      <w:numFmt w:val="bullet"/>
      <w:lvlText w:val=""/>
      <w:lvlJc w:val="left"/>
      <w:pPr>
        <w:tabs>
          <w:tab w:val="num" w:pos="5040"/>
        </w:tabs>
        <w:ind w:left="5040" w:hanging="360"/>
      </w:pPr>
      <w:rPr>
        <w:rFonts w:ascii="Wingdings" w:hAnsi="Wingdings" w:hint="default"/>
      </w:rPr>
    </w:lvl>
    <w:lvl w:ilvl="7" w:tplc="BF6E79CE" w:tentative="1">
      <w:start w:val="1"/>
      <w:numFmt w:val="bullet"/>
      <w:lvlText w:val=""/>
      <w:lvlJc w:val="left"/>
      <w:pPr>
        <w:tabs>
          <w:tab w:val="num" w:pos="5760"/>
        </w:tabs>
        <w:ind w:left="5760" w:hanging="360"/>
      </w:pPr>
      <w:rPr>
        <w:rFonts w:ascii="Wingdings" w:hAnsi="Wingdings" w:hint="default"/>
      </w:rPr>
    </w:lvl>
    <w:lvl w:ilvl="8" w:tplc="6100BB92" w:tentative="1">
      <w:start w:val="1"/>
      <w:numFmt w:val="bullet"/>
      <w:lvlText w:val=""/>
      <w:lvlJc w:val="left"/>
      <w:pPr>
        <w:tabs>
          <w:tab w:val="num" w:pos="6480"/>
        </w:tabs>
        <w:ind w:left="6480" w:hanging="360"/>
      </w:pPr>
      <w:rPr>
        <w:rFonts w:ascii="Wingdings" w:hAnsi="Wingdings" w:hint="default"/>
      </w:rPr>
    </w:lvl>
  </w:abstractNum>
  <w:abstractNum w:abstractNumId="49" w15:restartNumberingAfterBreak="0">
    <w:nsid w:val="274950B8"/>
    <w:multiLevelType w:val="hybridMultilevel"/>
    <w:tmpl w:val="E57093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2846429D"/>
    <w:multiLevelType w:val="hybridMultilevel"/>
    <w:tmpl w:val="F14CB1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287C6351"/>
    <w:multiLevelType w:val="hybridMultilevel"/>
    <w:tmpl w:val="D646D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BF87860"/>
    <w:multiLevelType w:val="hybridMultilevel"/>
    <w:tmpl w:val="BF603E4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3" w15:restartNumberingAfterBreak="0">
    <w:nsid w:val="2CB42EF4"/>
    <w:multiLevelType w:val="hybridMultilevel"/>
    <w:tmpl w:val="FB02072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4" w15:restartNumberingAfterBreak="0">
    <w:nsid w:val="2D0605E0"/>
    <w:multiLevelType w:val="hybridMultilevel"/>
    <w:tmpl w:val="2C5E57D8"/>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start w:val="1"/>
      <w:numFmt w:val="bullet"/>
      <w:lvlText w:val=""/>
      <w:lvlJc w:val="left"/>
      <w:pPr>
        <w:ind w:left="1800" w:hanging="360"/>
      </w:pPr>
      <w:rPr>
        <w:rFonts w:ascii="Wingdings" w:hAnsi="Wingdings" w:hint="default"/>
      </w:rPr>
    </w:lvl>
    <w:lvl w:ilvl="3" w:tplc="0C070001">
      <w:start w:val="1"/>
      <w:numFmt w:val="bullet"/>
      <w:lvlText w:val=""/>
      <w:lvlJc w:val="left"/>
      <w:pPr>
        <w:ind w:left="2520" w:hanging="360"/>
      </w:pPr>
      <w:rPr>
        <w:rFonts w:ascii="Symbol" w:hAnsi="Symbol" w:hint="default"/>
      </w:rPr>
    </w:lvl>
    <w:lvl w:ilvl="4" w:tplc="0C070003">
      <w:start w:val="1"/>
      <w:numFmt w:val="bullet"/>
      <w:lvlText w:val="o"/>
      <w:lvlJc w:val="left"/>
      <w:pPr>
        <w:ind w:left="3240" w:hanging="360"/>
      </w:pPr>
      <w:rPr>
        <w:rFonts w:ascii="Courier New" w:hAnsi="Courier New" w:cs="Courier New" w:hint="default"/>
      </w:rPr>
    </w:lvl>
    <w:lvl w:ilvl="5" w:tplc="0C070005">
      <w:start w:val="1"/>
      <w:numFmt w:val="bullet"/>
      <w:lvlText w:val=""/>
      <w:lvlJc w:val="left"/>
      <w:pPr>
        <w:ind w:left="3960" w:hanging="360"/>
      </w:pPr>
      <w:rPr>
        <w:rFonts w:ascii="Wingdings" w:hAnsi="Wingdings" w:hint="default"/>
      </w:rPr>
    </w:lvl>
    <w:lvl w:ilvl="6" w:tplc="0C070001">
      <w:start w:val="1"/>
      <w:numFmt w:val="bullet"/>
      <w:lvlText w:val=""/>
      <w:lvlJc w:val="left"/>
      <w:pPr>
        <w:ind w:left="4680" w:hanging="360"/>
      </w:pPr>
      <w:rPr>
        <w:rFonts w:ascii="Symbol" w:hAnsi="Symbol" w:hint="default"/>
      </w:rPr>
    </w:lvl>
    <w:lvl w:ilvl="7" w:tplc="0C070003">
      <w:start w:val="1"/>
      <w:numFmt w:val="bullet"/>
      <w:lvlText w:val="o"/>
      <w:lvlJc w:val="left"/>
      <w:pPr>
        <w:ind w:left="5400" w:hanging="360"/>
      </w:pPr>
      <w:rPr>
        <w:rFonts w:ascii="Courier New" w:hAnsi="Courier New" w:cs="Courier New" w:hint="default"/>
      </w:rPr>
    </w:lvl>
    <w:lvl w:ilvl="8" w:tplc="0C070005">
      <w:start w:val="1"/>
      <w:numFmt w:val="bullet"/>
      <w:lvlText w:val=""/>
      <w:lvlJc w:val="left"/>
      <w:pPr>
        <w:ind w:left="6120" w:hanging="360"/>
      </w:pPr>
      <w:rPr>
        <w:rFonts w:ascii="Wingdings" w:hAnsi="Wingdings" w:hint="default"/>
      </w:rPr>
    </w:lvl>
  </w:abstractNum>
  <w:abstractNum w:abstractNumId="55" w15:restartNumberingAfterBreak="0">
    <w:nsid w:val="2E3B558F"/>
    <w:multiLevelType w:val="hybridMultilevel"/>
    <w:tmpl w:val="180600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2EE662C3"/>
    <w:multiLevelType w:val="hybridMultilevel"/>
    <w:tmpl w:val="C406CEB4"/>
    <w:lvl w:ilvl="0" w:tplc="9EB28DE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7" w15:restartNumberingAfterBreak="0">
    <w:nsid w:val="2F2602A9"/>
    <w:multiLevelType w:val="hybridMultilevel"/>
    <w:tmpl w:val="61FC8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30264BC8"/>
    <w:multiLevelType w:val="hybridMultilevel"/>
    <w:tmpl w:val="1144B3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02700A1"/>
    <w:multiLevelType w:val="hybridMultilevel"/>
    <w:tmpl w:val="AAA60C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0562145"/>
    <w:multiLevelType w:val="hybridMultilevel"/>
    <w:tmpl w:val="005E7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30D50D66"/>
    <w:multiLevelType w:val="hybridMultilevel"/>
    <w:tmpl w:val="68EEDEFA"/>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62" w15:restartNumberingAfterBreak="0">
    <w:nsid w:val="311E14F8"/>
    <w:multiLevelType w:val="hybridMultilevel"/>
    <w:tmpl w:val="89BEA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319F69EF"/>
    <w:multiLevelType w:val="hybridMultilevel"/>
    <w:tmpl w:val="FA4A6E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32494B17"/>
    <w:multiLevelType w:val="hybridMultilevel"/>
    <w:tmpl w:val="DCFE7AF0"/>
    <w:lvl w:ilvl="0" w:tplc="A5A662E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32C1451C"/>
    <w:multiLevelType w:val="hybridMultilevel"/>
    <w:tmpl w:val="03089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33DF2644"/>
    <w:multiLevelType w:val="hybridMultilevel"/>
    <w:tmpl w:val="CF9650D8"/>
    <w:lvl w:ilvl="0" w:tplc="9EB28DE6">
      <w:start w:val="1"/>
      <w:numFmt w:val="decimal"/>
      <w:lvlText w:val="%1."/>
      <w:lvlJc w:val="left"/>
      <w:pPr>
        <w:ind w:left="360" w:hanging="360"/>
      </w:pPr>
      <w:rPr>
        <w:rFonts w:hint="default"/>
      </w:rPr>
    </w:lvl>
    <w:lvl w:ilvl="1" w:tplc="0809000F">
      <w:start w:val="1"/>
      <w:numFmt w:val="decimal"/>
      <w:lvlText w:val="%2."/>
      <w:lvlJc w:val="left"/>
      <w:pPr>
        <w:ind w:left="1156" w:hanging="360"/>
      </w:pPr>
    </w:lvl>
    <w:lvl w:ilvl="2" w:tplc="0809001B" w:tentative="1">
      <w:start w:val="1"/>
      <w:numFmt w:val="lowerRoman"/>
      <w:lvlText w:val="%3."/>
      <w:lvlJc w:val="right"/>
      <w:pPr>
        <w:ind w:left="1876" w:hanging="180"/>
      </w:pPr>
    </w:lvl>
    <w:lvl w:ilvl="3" w:tplc="0809000F" w:tentative="1">
      <w:start w:val="1"/>
      <w:numFmt w:val="decimal"/>
      <w:lvlText w:val="%4."/>
      <w:lvlJc w:val="left"/>
      <w:pPr>
        <w:ind w:left="2596" w:hanging="360"/>
      </w:pPr>
    </w:lvl>
    <w:lvl w:ilvl="4" w:tplc="08090019" w:tentative="1">
      <w:start w:val="1"/>
      <w:numFmt w:val="lowerLetter"/>
      <w:lvlText w:val="%5."/>
      <w:lvlJc w:val="left"/>
      <w:pPr>
        <w:ind w:left="3316" w:hanging="360"/>
      </w:pPr>
    </w:lvl>
    <w:lvl w:ilvl="5" w:tplc="0809001B" w:tentative="1">
      <w:start w:val="1"/>
      <w:numFmt w:val="lowerRoman"/>
      <w:lvlText w:val="%6."/>
      <w:lvlJc w:val="right"/>
      <w:pPr>
        <w:ind w:left="4036" w:hanging="180"/>
      </w:pPr>
    </w:lvl>
    <w:lvl w:ilvl="6" w:tplc="0809000F" w:tentative="1">
      <w:start w:val="1"/>
      <w:numFmt w:val="decimal"/>
      <w:lvlText w:val="%7."/>
      <w:lvlJc w:val="left"/>
      <w:pPr>
        <w:ind w:left="4756" w:hanging="360"/>
      </w:pPr>
    </w:lvl>
    <w:lvl w:ilvl="7" w:tplc="08090019" w:tentative="1">
      <w:start w:val="1"/>
      <w:numFmt w:val="lowerLetter"/>
      <w:lvlText w:val="%8."/>
      <w:lvlJc w:val="left"/>
      <w:pPr>
        <w:ind w:left="5476" w:hanging="360"/>
      </w:pPr>
    </w:lvl>
    <w:lvl w:ilvl="8" w:tplc="0809001B" w:tentative="1">
      <w:start w:val="1"/>
      <w:numFmt w:val="lowerRoman"/>
      <w:lvlText w:val="%9."/>
      <w:lvlJc w:val="right"/>
      <w:pPr>
        <w:ind w:left="6196" w:hanging="180"/>
      </w:pPr>
    </w:lvl>
  </w:abstractNum>
  <w:abstractNum w:abstractNumId="67" w15:restartNumberingAfterBreak="0">
    <w:nsid w:val="348347D6"/>
    <w:multiLevelType w:val="hybridMultilevel"/>
    <w:tmpl w:val="34F04A6C"/>
    <w:lvl w:ilvl="0" w:tplc="04090001">
      <w:start w:val="1"/>
      <w:numFmt w:val="bullet"/>
      <w:lvlText w:val=""/>
      <w:lvlJc w:val="left"/>
      <w:pPr>
        <w:ind w:left="1080" w:hanging="72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34AC5BD8"/>
    <w:multiLevelType w:val="hybridMultilevel"/>
    <w:tmpl w:val="58DA1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679781B"/>
    <w:multiLevelType w:val="multilevel"/>
    <w:tmpl w:val="CF5A692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0" w15:restartNumberingAfterBreak="0">
    <w:nsid w:val="36A519DF"/>
    <w:multiLevelType w:val="hybridMultilevel"/>
    <w:tmpl w:val="6D3C2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36B170FA"/>
    <w:multiLevelType w:val="hybridMultilevel"/>
    <w:tmpl w:val="6B0AB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377366C4"/>
    <w:multiLevelType w:val="hybridMultilevel"/>
    <w:tmpl w:val="A4D042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8001804"/>
    <w:multiLevelType w:val="hybridMultilevel"/>
    <w:tmpl w:val="0570EE10"/>
    <w:lvl w:ilvl="0" w:tplc="0C07000F">
      <w:start w:val="1"/>
      <w:numFmt w:val="decimal"/>
      <w:lvlText w:val="%1."/>
      <w:lvlJc w:val="left"/>
      <w:pPr>
        <w:ind w:left="720" w:hanging="360"/>
      </w:pPr>
    </w:lvl>
    <w:lvl w:ilvl="1" w:tplc="0C070019">
      <w:start w:val="1"/>
      <w:numFmt w:val="lowerLetter"/>
      <w:lvlText w:val="%2."/>
      <w:lvlJc w:val="left"/>
      <w:pPr>
        <w:ind w:left="1440" w:hanging="360"/>
      </w:pPr>
    </w:lvl>
    <w:lvl w:ilvl="2" w:tplc="0C07001B">
      <w:start w:val="1"/>
      <w:numFmt w:val="lowerRoman"/>
      <w:lvlText w:val="%3."/>
      <w:lvlJc w:val="right"/>
      <w:pPr>
        <w:ind w:left="2160" w:hanging="180"/>
      </w:pPr>
    </w:lvl>
    <w:lvl w:ilvl="3" w:tplc="0C07000F">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74" w15:restartNumberingAfterBreak="0">
    <w:nsid w:val="38D03B69"/>
    <w:multiLevelType w:val="hybridMultilevel"/>
    <w:tmpl w:val="F8208E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38F664C9"/>
    <w:multiLevelType w:val="hybridMultilevel"/>
    <w:tmpl w:val="84BA46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39A06DE1"/>
    <w:multiLevelType w:val="hybridMultilevel"/>
    <w:tmpl w:val="B79A2E5A"/>
    <w:lvl w:ilvl="0" w:tplc="0809000F">
      <w:start w:val="1"/>
      <w:numFmt w:val="decimal"/>
      <w:lvlText w:val="%1."/>
      <w:lvlJc w:val="left"/>
      <w:pPr>
        <w:ind w:left="360" w:hanging="360"/>
      </w:pPr>
    </w:lvl>
    <w:lvl w:ilvl="1" w:tplc="08090003">
      <w:start w:val="1"/>
      <w:numFmt w:val="bullet"/>
      <w:lvlText w:val="o"/>
      <w:lvlJc w:val="left"/>
      <w:pPr>
        <w:ind w:left="1080" w:hanging="360"/>
      </w:pPr>
      <w:rPr>
        <w:rFonts w:ascii="Courier New" w:hAnsi="Courier New" w:cs="Courier New" w:hint="default"/>
      </w:rPr>
    </w:lvl>
    <w:lvl w:ilvl="2" w:tplc="08090005">
      <w:start w:val="1"/>
      <w:numFmt w:val="bullet"/>
      <w:lvlText w:val=""/>
      <w:lvlJc w:val="left"/>
      <w:pPr>
        <w:ind w:left="1800" w:hanging="360"/>
      </w:pPr>
      <w:rPr>
        <w:rFonts w:ascii="Wingdings" w:hAnsi="Wingdings" w:hint="default"/>
      </w:rPr>
    </w:lvl>
    <w:lvl w:ilvl="3" w:tplc="08090001">
      <w:start w:val="1"/>
      <w:numFmt w:val="bullet"/>
      <w:lvlText w:val=""/>
      <w:lvlJc w:val="left"/>
      <w:pPr>
        <w:ind w:left="2520" w:hanging="360"/>
      </w:pPr>
      <w:rPr>
        <w:rFonts w:ascii="Symbol" w:hAnsi="Symbol" w:hint="default"/>
      </w:rPr>
    </w:lvl>
    <w:lvl w:ilvl="4" w:tplc="08090003">
      <w:start w:val="1"/>
      <w:numFmt w:val="bullet"/>
      <w:lvlText w:val="o"/>
      <w:lvlJc w:val="left"/>
      <w:pPr>
        <w:ind w:left="3240" w:hanging="360"/>
      </w:pPr>
      <w:rPr>
        <w:rFonts w:ascii="Courier New" w:hAnsi="Courier New" w:cs="Courier New" w:hint="default"/>
      </w:rPr>
    </w:lvl>
    <w:lvl w:ilvl="5" w:tplc="08090005">
      <w:start w:val="1"/>
      <w:numFmt w:val="bullet"/>
      <w:lvlText w:val=""/>
      <w:lvlJc w:val="left"/>
      <w:pPr>
        <w:ind w:left="3960" w:hanging="360"/>
      </w:pPr>
      <w:rPr>
        <w:rFonts w:ascii="Wingdings" w:hAnsi="Wingdings" w:hint="default"/>
      </w:rPr>
    </w:lvl>
    <w:lvl w:ilvl="6" w:tplc="08090001">
      <w:start w:val="1"/>
      <w:numFmt w:val="bullet"/>
      <w:lvlText w:val=""/>
      <w:lvlJc w:val="left"/>
      <w:pPr>
        <w:ind w:left="4680" w:hanging="360"/>
      </w:pPr>
      <w:rPr>
        <w:rFonts w:ascii="Symbol" w:hAnsi="Symbol" w:hint="default"/>
      </w:rPr>
    </w:lvl>
    <w:lvl w:ilvl="7" w:tplc="08090003">
      <w:start w:val="1"/>
      <w:numFmt w:val="bullet"/>
      <w:lvlText w:val="o"/>
      <w:lvlJc w:val="left"/>
      <w:pPr>
        <w:ind w:left="5400" w:hanging="360"/>
      </w:pPr>
      <w:rPr>
        <w:rFonts w:ascii="Courier New" w:hAnsi="Courier New" w:cs="Courier New" w:hint="default"/>
      </w:rPr>
    </w:lvl>
    <w:lvl w:ilvl="8" w:tplc="08090005">
      <w:start w:val="1"/>
      <w:numFmt w:val="bullet"/>
      <w:lvlText w:val=""/>
      <w:lvlJc w:val="left"/>
      <w:pPr>
        <w:ind w:left="6120" w:hanging="360"/>
      </w:pPr>
      <w:rPr>
        <w:rFonts w:ascii="Wingdings" w:hAnsi="Wingdings" w:hint="default"/>
      </w:rPr>
    </w:lvl>
  </w:abstractNum>
  <w:abstractNum w:abstractNumId="77" w15:restartNumberingAfterBreak="0">
    <w:nsid w:val="3A2A1FA7"/>
    <w:multiLevelType w:val="hybridMultilevel"/>
    <w:tmpl w:val="F0FCA99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3AC7165A"/>
    <w:multiLevelType w:val="hybridMultilevel"/>
    <w:tmpl w:val="7B50183C"/>
    <w:lvl w:ilvl="0" w:tplc="A5A662E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B4216AD"/>
    <w:multiLevelType w:val="hybridMultilevel"/>
    <w:tmpl w:val="588ED9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3B6E2133"/>
    <w:multiLevelType w:val="hybridMultilevel"/>
    <w:tmpl w:val="A76A1B70"/>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1" w15:restartNumberingAfterBreak="0">
    <w:nsid w:val="3C775452"/>
    <w:multiLevelType w:val="hybridMultilevel"/>
    <w:tmpl w:val="2EF03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CAC5363"/>
    <w:multiLevelType w:val="hybridMultilevel"/>
    <w:tmpl w:val="A31A8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3CD739E1"/>
    <w:multiLevelType w:val="hybridMultilevel"/>
    <w:tmpl w:val="6EF074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D291AF7"/>
    <w:multiLevelType w:val="hybridMultilevel"/>
    <w:tmpl w:val="7200F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3DBA5916"/>
    <w:multiLevelType w:val="hybridMultilevel"/>
    <w:tmpl w:val="F03CE1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3DD60A8E"/>
    <w:multiLevelType w:val="hybridMultilevel"/>
    <w:tmpl w:val="1FF2E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3DFE6D66"/>
    <w:multiLevelType w:val="hybridMultilevel"/>
    <w:tmpl w:val="5E403C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3E8E14A8"/>
    <w:multiLevelType w:val="hybridMultilevel"/>
    <w:tmpl w:val="4EEAE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0A5361C"/>
    <w:multiLevelType w:val="hybridMultilevel"/>
    <w:tmpl w:val="160ACC3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0" w15:restartNumberingAfterBreak="0">
    <w:nsid w:val="416F05FA"/>
    <w:multiLevelType w:val="hybridMultilevel"/>
    <w:tmpl w:val="E7B83D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43BB0CE3"/>
    <w:multiLevelType w:val="hybridMultilevel"/>
    <w:tmpl w:val="208E444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2" w15:restartNumberingAfterBreak="0">
    <w:nsid w:val="44861DC9"/>
    <w:multiLevelType w:val="hybridMultilevel"/>
    <w:tmpl w:val="BE262F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4F77708"/>
    <w:multiLevelType w:val="hybridMultilevel"/>
    <w:tmpl w:val="6E1A624A"/>
    <w:lvl w:ilvl="0" w:tplc="8A3CCA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4513346F"/>
    <w:multiLevelType w:val="hybridMultilevel"/>
    <w:tmpl w:val="8D9ACC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4633436E"/>
    <w:multiLevelType w:val="hybridMultilevel"/>
    <w:tmpl w:val="1D2C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68D494D"/>
    <w:multiLevelType w:val="hybridMultilevel"/>
    <w:tmpl w:val="BF9AE8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47E618C3"/>
    <w:multiLevelType w:val="hybridMultilevel"/>
    <w:tmpl w:val="79CCEEA2"/>
    <w:lvl w:ilvl="0" w:tplc="8A3CCA3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483F5C56"/>
    <w:multiLevelType w:val="hybridMultilevel"/>
    <w:tmpl w:val="4B66E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49C301F3"/>
    <w:multiLevelType w:val="hybridMultilevel"/>
    <w:tmpl w:val="035C514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00" w15:restartNumberingAfterBreak="0">
    <w:nsid w:val="4A990A23"/>
    <w:multiLevelType w:val="hybridMultilevel"/>
    <w:tmpl w:val="1E2604E8"/>
    <w:lvl w:ilvl="0" w:tplc="0C07000F">
      <w:start w:val="1"/>
      <w:numFmt w:val="decimal"/>
      <w:lvlText w:val="%1."/>
      <w:lvlJc w:val="left"/>
      <w:pPr>
        <w:ind w:left="720" w:hanging="360"/>
      </w:p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01" w15:restartNumberingAfterBreak="0">
    <w:nsid w:val="4ADE7C9A"/>
    <w:multiLevelType w:val="hybridMultilevel"/>
    <w:tmpl w:val="DD44F3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4DB020E5"/>
    <w:multiLevelType w:val="hybridMultilevel"/>
    <w:tmpl w:val="B8A65F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4E5D0A7A"/>
    <w:multiLevelType w:val="hybridMultilevel"/>
    <w:tmpl w:val="3FC25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51BB281B"/>
    <w:multiLevelType w:val="hybridMultilevel"/>
    <w:tmpl w:val="B61AA4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52054AF5"/>
    <w:multiLevelType w:val="hybridMultilevel"/>
    <w:tmpl w:val="531E0BC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53C867A5"/>
    <w:multiLevelType w:val="hybridMultilevel"/>
    <w:tmpl w:val="C87856E6"/>
    <w:lvl w:ilvl="0" w:tplc="9EB28DE6">
      <w:start w:val="1"/>
      <w:numFmt w:val="decimal"/>
      <w:lvlText w:val="%1."/>
      <w:lvlJc w:val="left"/>
      <w:pPr>
        <w:ind w:left="928" w:hanging="360"/>
      </w:pPr>
      <w:rPr>
        <w:rFonts w:hint="default"/>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107" w15:restartNumberingAfterBreak="0">
    <w:nsid w:val="53DB411A"/>
    <w:multiLevelType w:val="hybridMultilevel"/>
    <w:tmpl w:val="ACD848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540A46A1"/>
    <w:multiLevelType w:val="hybridMultilevel"/>
    <w:tmpl w:val="8004B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55E45E0E"/>
    <w:multiLevelType w:val="hybridMultilevel"/>
    <w:tmpl w:val="237CB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56316912"/>
    <w:multiLevelType w:val="hybridMultilevel"/>
    <w:tmpl w:val="43D805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56651C0E"/>
    <w:multiLevelType w:val="hybridMultilevel"/>
    <w:tmpl w:val="11A441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68627D1"/>
    <w:multiLevelType w:val="hybridMultilevel"/>
    <w:tmpl w:val="62606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578B2E55"/>
    <w:multiLevelType w:val="hybridMultilevel"/>
    <w:tmpl w:val="AE52010C"/>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114" w15:restartNumberingAfterBreak="0">
    <w:nsid w:val="58434252"/>
    <w:multiLevelType w:val="hybridMultilevel"/>
    <w:tmpl w:val="E91A1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59264E82"/>
    <w:multiLevelType w:val="hybridMultilevel"/>
    <w:tmpl w:val="A6B61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59F97A56"/>
    <w:multiLevelType w:val="hybridMultilevel"/>
    <w:tmpl w:val="FC561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5BCF5C4E"/>
    <w:multiLevelType w:val="hybridMultilevel"/>
    <w:tmpl w:val="EA14B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C655DCF"/>
    <w:multiLevelType w:val="hybridMultilevel"/>
    <w:tmpl w:val="19623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D1942F4"/>
    <w:multiLevelType w:val="hybridMultilevel"/>
    <w:tmpl w:val="B67415DC"/>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0" w15:restartNumberingAfterBreak="0">
    <w:nsid w:val="5F562E35"/>
    <w:multiLevelType w:val="hybridMultilevel"/>
    <w:tmpl w:val="DE040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5FA21D48"/>
    <w:multiLevelType w:val="hybridMultilevel"/>
    <w:tmpl w:val="2F066F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22" w15:restartNumberingAfterBreak="0">
    <w:nsid w:val="5FB27848"/>
    <w:multiLevelType w:val="hybridMultilevel"/>
    <w:tmpl w:val="74182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60CA6981"/>
    <w:multiLevelType w:val="hybridMultilevel"/>
    <w:tmpl w:val="6992676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4" w15:restartNumberingAfterBreak="0">
    <w:nsid w:val="61CB7ED7"/>
    <w:multiLevelType w:val="hybridMultilevel"/>
    <w:tmpl w:val="B3707BD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25" w15:restartNumberingAfterBreak="0">
    <w:nsid w:val="62260E6D"/>
    <w:multiLevelType w:val="hybridMultilevel"/>
    <w:tmpl w:val="79CCEEA2"/>
    <w:lvl w:ilvl="0" w:tplc="8A3CCA3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62A116B2"/>
    <w:multiLevelType w:val="hybridMultilevel"/>
    <w:tmpl w:val="A1908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62E666A5"/>
    <w:multiLevelType w:val="hybridMultilevel"/>
    <w:tmpl w:val="3AE83D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8" w15:restartNumberingAfterBreak="0">
    <w:nsid w:val="644C780E"/>
    <w:multiLevelType w:val="hybridMultilevel"/>
    <w:tmpl w:val="F5BE0A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659F43B8"/>
    <w:multiLevelType w:val="hybridMultilevel"/>
    <w:tmpl w:val="545E1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65DD1DE3"/>
    <w:multiLevelType w:val="hybridMultilevel"/>
    <w:tmpl w:val="6A20EA6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1" w15:restartNumberingAfterBreak="0">
    <w:nsid w:val="68CC317A"/>
    <w:multiLevelType w:val="hybridMultilevel"/>
    <w:tmpl w:val="9FE6C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6B8D4665"/>
    <w:multiLevelType w:val="hybridMultilevel"/>
    <w:tmpl w:val="E912141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6C170163"/>
    <w:multiLevelType w:val="hybridMultilevel"/>
    <w:tmpl w:val="C6A65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6CB11121"/>
    <w:multiLevelType w:val="hybridMultilevel"/>
    <w:tmpl w:val="AD3AF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6DD83D6F"/>
    <w:multiLevelType w:val="hybridMultilevel"/>
    <w:tmpl w:val="36246F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6" w15:restartNumberingAfterBreak="0">
    <w:nsid w:val="6DF5276E"/>
    <w:multiLevelType w:val="hybridMultilevel"/>
    <w:tmpl w:val="AF4ED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6E6554D6"/>
    <w:multiLevelType w:val="hybridMultilevel"/>
    <w:tmpl w:val="D868B1D2"/>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38" w15:restartNumberingAfterBreak="0">
    <w:nsid w:val="71051AA3"/>
    <w:multiLevelType w:val="hybridMultilevel"/>
    <w:tmpl w:val="26ACF8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72167CCC"/>
    <w:multiLevelType w:val="hybridMultilevel"/>
    <w:tmpl w:val="D206E0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0" w15:restartNumberingAfterBreak="0">
    <w:nsid w:val="72533BE6"/>
    <w:multiLevelType w:val="hybridMultilevel"/>
    <w:tmpl w:val="F65CDAE4"/>
    <w:lvl w:ilvl="0" w:tplc="A5A662E6">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75615530"/>
    <w:multiLevelType w:val="hybridMultilevel"/>
    <w:tmpl w:val="C0529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760E54B7"/>
    <w:multiLevelType w:val="hybridMultilevel"/>
    <w:tmpl w:val="1792B386"/>
    <w:lvl w:ilvl="0" w:tplc="04090001">
      <w:start w:val="1"/>
      <w:numFmt w:val="bullet"/>
      <w:lvlText w:val=""/>
      <w:lvlJc w:val="left"/>
      <w:pPr>
        <w:ind w:left="360" w:hanging="360"/>
      </w:pPr>
      <w:rPr>
        <w:rFonts w:ascii="Symbol" w:hAnsi="Symbo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778C7725"/>
    <w:multiLevelType w:val="hybridMultilevel"/>
    <w:tmpl w:val="42FE8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77B47D43"/>
    <w:multiLevelType w:val="hybridMultilevel"/>
    <w:tmpl w:val="8C32E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789A711A"/>
    <w:multiLevelType w:val="hybridMultilevel"/>
    <w:tmpl w:val="75C471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6" w15:restartNumberingAfterBreak="0">
    <w:nsid w:val="7A1D0FC9"/>
    <w:multiLevelType w:val="hybridMultilevel"/>
    <w:tmpl w:val="A810D9E8"/>
    <w:lvl w:ilvl="0" w:tplc="2F7AE654">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7B467D47"/>
    <w:multiLevelType w:val="hybridMultilevel"/>
    <w:tmpl w:val="BE52C04C"/>
    <w:lvl w:ilvl="0" w:tplc="04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8" w15:restartNumberingAfterBreak="0">
    <w:nsid w:val="7B745311"/>
    <w:multiLevelType w:val="hybridMultilevel"/>
    <w:tmpl w:val="0386A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7B913557"/>
    <w:multiLevelType w:val="hybridMultilevel"/>
    <w:tmpl w:val="155CAEC4"/>
    <w:lvl w:ilvl="0" w:tplc="0C070001">
      <w:start w:val="1"/>
      <w:numFmt w:val="bullet"/>
      <w:lvlText w:val=""/>
      <w:lvlJc w:val="left"/>
      <w:pPr>
        <w:ind w:left="360" w:hanging="360"/>
      </w:pPr>
      <w:rPr>
        <w:rFonts w:ascii="Symbol" w:hAnsi="Symbol" w:hint="default"/>
      </w:rPr>
    </w:lvl>
    <w:lvl w:ilvl="1" w:tplc="0C070003">
      <w:start w:val="1"/>
      <w:numFmt w:val="bullet"/>
      <w:lvlText w:val="o"/>
      <w:lvlJc w:val="left"/>
      <w:pPr>
        <w:ind w:left="1080" w:hanging="360"/>
      </w:pPr>
      <w:rPr>
        <w:rFonts w:ascii="Courier New" w:hAnsi="Courier New" w:cs="Courier New" w:hint="default"/>
      </w:rPr>
    </w:lvl>
    <w:lvl w:ilvl="2" w:tplc="0C070005" w:tentative="1">
      <w:start w:val="1"/>
      <w:numFmt w:val="bullet"/>
      <w:lvlText w:val=""/>
      <w:lvlJc w:val="left"/>
      <w:pPr>
        <w:ind w:left="1800" w:hanging="360"/>
      </w:pPr>
      <w:rPr>
        <w:rFonts w:ascii="Wingdings" w:hAnsi="Wingdings" w:hint="default"/>
      </w:rPr>
    </w:lvl>
    <w:lvl w:ilvl="3" w:tplc="0C070001" w:tentative="1">
      <w:start w:val="1"/>
      <w:numFmt w:val="bullet"/>
      <w:lvlText w:val=""/>
      <w:lvlJc w:val="left"/>
      <w:pPr>
        <w:ind w:left="2520" w:hanging="360"/>
      </w:pPr>
      <w:rPr>
        <w:rFonts w:ascii="Symbol" w:hAnsi="Symbol" w:hint="default"/>
      </w:rPr>
    </w:lvl>
    <w:lvl w:ilvl="4" w:tplc="0C070003" w:tentative="1">
      <w:start w:val="1"/>
      <w:numFmt w:val="bullet"/>
      <w:lvlText w:val="o"/>
      <w:lvlJc w:val="left"/>
      <w:pPr>
        <w:ind w:left="3240" w:hanging="360"/>
      </w:pPr>
      <w:rPr>
        <w:rFonts w:ascii="Courier New" w:hAnsi="Courier New" w:cs="Courier New" w:hint="default"/>
      </w:rPr>
    </w:lvl>
    <w:lvl w:ilvl="5" w:tplc="0C070005" w:tentative="1">
      <w:start w:val="1"/>
      <w:numFmt w:val="bullet"/>
      <w:lvlText w:val=""/>
      <w:lvlJc w:val="left"/>
      <w:pPr>
        <w:ind w:left="3960" w:hanging="360"/>
      </w:pPr>
      <w:rPr>
        <w:rFonts w:ascii="Wingdings" w:hAnsi="Wingdings" w:hint="default"/>
      </w:rPr>
    </w:lvl>
    <w:lvl w:ilvl="6" w:tplc="0C070001" w:tentative="1">
      <w:start w:val="1"/>
      <w:numFmt w:val="bullet"/>
      <w:lvlText w:val=""/>
      <w:lvlJc w:val="left"/>
      <w:pPr>
        <w:ind w:left="4680" w:hanging="360"/>
      </w:pPr>
      <w:rPr>
        <w:rFonts w:ascii="Symbol" w:hAnsi="Symbol" w:hint="default"/>
      </w:rPr>
    </w:lvl>
    <w:lvl w:ilvl="7" w:tplc="0C070003" w:tentative="1">
      <w:start w:val="1"/>
      <w:numFmt w:val="bullet"/>
      <w:lvlText w:val="o"/>
      <w:lvlJc w:val="left"/>
      <w:pPr>
        <w:ind w:left="5400" w:hanging="360"/>
      </w:pPr>
      <w:rPr>
        <w:rFonts w:ascii="Courier New" w:hAnsi="Courier New" w:cs="Courier New" w:hint="default"/>
      </w:rPr>
    </w:lvl>
    <w:lvl w:ilvl="8" w:tplc="0C070005" w:tentative="1">
      <w:start w:val="1"/>
      <w:numFmt w:val="bullet"/>
      <w:lvlText w:val=""/>
      <w:lvlJc w:val="left"/>
      <w:pPr>
        <w:ind w:left="6120" w:hanging="360"/>
      </w:pPr>
      <w:rPr>
        <w:rFonts w:ascii="Wingdings" w:hAnsi="Wingdings" w:hint="default"/>
      </w:rPr>
    </w:lvl>
  </w:abstractNum>
  <w:abstractNum w:abstractNumId="150" w15:restartNumberingAfterBreak="0">
    <w:nsid w:val="7C3A1F4D"/>
    <w:multiLevelType w:val="hybridMultilevel"/>
    <w:tmpl w:val="F6B05FFE"/>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1" w15:restartNumberingAfterBreak="0">
    <w:nsid w:val="7C8958EF"/>
    <w:multiLevelType w:val="hybridMultilevel"/>
    <w:tmpl w:val="C406CEB4"/>
    <w:lvl w:ilvl="0" w:tplc="9EB28DE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2" w15:restartNumberingAfterBreak="0">
    <w:nsid w:val="7E433562"/>
    <w:multiLevelType w:val="hybridMultilevel"/>
    <w:tmpl w:val="7A1024A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7EA67D62"/>
    <w:multiLevelType w:val="hybridMultilevel"/>
    <w:tmpl w:val="E34EC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7EB37989"/>
    <w:multiLevelType w:val="hybridMultilevel"/>
    <w:tmpl w:val="917A6DB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5" w15:restartNumberingAfterBreak="0">
    <w:nsid w:val="7FEE309A"/>
    <w:multiLevelType w:val="hybridMultilevel"/>
    <w:tmpl w:val="62AA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2"/>
  </w:num>
  <w:num w:numId="2">
    <w:abstractNumId w:val="0"/>
  </w:num>
  <w:num w:numId="3">
    <w:abstractNumId w:val="28"/>
  </w:num>
  <w:num w:numId="4">
    <w:abstractNumId w:val="113"/>
  </w:num>
  <w:num w:numId="5">
    <w:abstractNumId w:val="26"/>
  </w:num>
  <w:num w:numId="6">
    <w:abstractNumId w:val="7"/>
  </w:num>
  <w:num w:numId="7">
    <w:abstractNumId w:val="73"/>
  </w:num>
  <w:num w:numId="8">
    <w:abstractNumId w:val="100"/>
  </w:num>
  <w:num w:numId="9">
    <w:abstractNumId w:val="38"/>
  </w:num>
  <w:num w:numId="10">
    <w:abstractNumId w:val="107"/>
  </w:num>
  <w:num w:numId="11">
    <w:abstractNumId w:val="104"/>
  </w:num>
  <w:num w:numId="12">
    <w:abstractNumId w:val="150"/>
  </w:num>
  <w:num w:numId="13">
    <w:abstractNumId w:val="132"/>
  </w:num>
  <w:num w:numId="14">
    <w:abstractNumId w:val="154"/>
  </w:num>
  <w:num w:numId="15">
    <w:abstractNumId w:val="3"/>
  </w:num>
  <w:num w:numId="16">
    <w:abstractNumId w:val="91"/>
  </w:num>
  <w:num w:numId="17">
    <w:abstractNumId w:val="111"/>
  </w:num>
  <w:num w:numId="18">
    <w:abstractNumId w:val="99"/>
  </w:num>
  <w:num w:numId="19">
    <w:abstractNumId w:val="80"/>
  </w:num>
  <w:num w:numId="20">
    <w:abstractNumId w:val="130"/>
  </w:num>
  <w:num w:numId="21">
    <w:abstractNumId w:val="35"/>
  </w:num>
  <w:num w:numId="22">
    <w:abstractNumId w:val="54"/>
  </w:num>
  <w:num w:numId="23">
    <w:abstractNumId w:val="149"/>
  </w:num>
  <w:num w:numId="24">
    <w:abstractNumId w:val="119"/>
  </w:num>
  <w:num w:numId="25">
    <w:abstractNumId w:val="61"/>
  </w:num>
  <w:num w:numId="26">
    <w:abstractNumId w:val="76"/>
    <w:lvlOverride w:ilvl="0">
      <w:startOverride w:val="1"/>
    </w:lvlOverride>
    <w:lvlOverride w:ilvl="1"/>
    <w:lvlOverride w:ilvl="2"/>
    <w:lvlOverride w:ilvl="3"/>
    <w:lvlOverride w:ilvl="4"/>
    <w:lvlOverride w:ilvl="5"/>
    <w:lvlOverride w:ilvl="6"/>
    <w:lvlOverride w:ilvl="7"/>
    <w:lvlOverride w:ilvl="8"/>
  </w:num>
  <w:num w:numId="27">
    <w:abstractNumId w:val="15"/>
  </w:num>
  <w:num w:numId="28">
    <w:abstractNumId w:val="90"/>
  </w:num>
  <w:num w:numId="29">
    <w:abstractNumId w:val="56"/>
  </w:num>
  <w:num w:numId="30">
    <w:abstractNumId w:val="2"/>
  </w:num>
  <w:num w:numId="31">
    <w:abstractNumId w:val="11"/>
  </w:num>
  <w:num w:numId="32">
    <w:abstractNumId w:val="74"/>
  </w:num>
  <w:num w:numId="33">
    <w:abstractNumId w:val="124"/>
  </w:num>
  <w:num w:numId="34">
    <w:abstractNumId w:val="49"/>
  </w:num>
  <w:num w:numId="35">
    <w:abstractNumId w:val="151"/>
  </w:num>
  <w:num w:numId="36">
    <w:abstractNumId w:val="94"/>
  </w:num>
  <w:num w:numId="37">
    <w:abstractNumId w:val="66"/>
  </w:num>
  <w:num w:numId="38">
    <w:abstractNumId w:val="137"/>
  </w:num>
  <w:num w:numId="39">
    <w:abstractNumId w:val="106"/>
  </w:num>
  <w:num w:numId="40">
    <w:abstractNumId w:val="36"/>
  </w:num>
  <w:num w:numId="41">
    <w:abstractNumId w:val="89"/>
  </w:num>
  <w:num w:numId="42">
    <w:abstractNumId w:val="53"/>
  </w:num>
  <w:num w:numId="43">
    <w:abstractNumId w:val="37"/>
  </w:num>
  <w:num w:numId="44">
    <w:abstractNumId w:val="31"/>
  </w:num>
  <w:num w:numId="45">
    <w:abstractNumId w:val="47"/>
  </w:num>
  <w:num w:numId="46">
    <w:abstractNumId w:val="87"/>
  </w:num>
  <w:num w:numId="47">
    <w:abstractNumId w:val="79"/>
  </w:num>
  <w:num w:numId="48">
    <w:abstractNumId w:val="12"/>
  </w:num>
  <w:num w:numId="49">
    <w:abstractNumId w:val="46"/>
  </w:num>
  <w:num w:numId="50">
    <w:abstractNumId w:val="25"/>
  </w:num>
  <w:num w:numId="51">
    <w:abstractNumId w:val="41"/>
  </w:num>
  <w:num w:numId="52">
    <w:abstractNumId w:val="147"/>
  </w:num>
  <w:num w:numId="53">
    <w:abstractNumId w:val="110"/>
  </w:num>
  <w:num w:numId="54">
    <w:abstractNumId w:val="67"/>
  </w:num>
  <w:num w:numId="55">
    <w:abstractNumId w:val="48"/>
  </w:num>
  <w:num w:numId="56">
    <w:abstractNumId w:val="23"/>
  </w:num>
  <w:num w:numId="57">
    <w:abstractNumId w:val="72"/>
  </w:num>
  <w:num w:numId="58">
    <w:abstractNumId w:val="58"/>
  </w:num>
  <w:num w:numId="59">
    <w:abstractNumId w:val="127"/>
  </w:num>
  <w:num w:numId="60">
    <w:abstractNumId w:val="125"/>
  </w:num>
  <w:num w:numId="61">
    <w:abstractNumId w:val="123"/>
  </w:num>
  <w:num w:numId="62">
    <w:abstractNumId w:val="139"/>
  </w:num>
  <w:num w:numId="63">
    <w:abstractNumId w:val="86"/>
  </w:num>
  <w:num w:numId="64">
    <w:abstractNumId w:val="93"/>
  </w:num>
  <w:num w:numId="65">
    <w:abstractNumId w:val="85"/>
  </w:num>
  <w:num w:numId="66">
    <w:abstractNumId w:val="97"/>
  </w:num>
  <w:num w:numId="67">
    <w:abstractNumId w:val="39"/>
  </w:num>
  <w:num w:numId="68">
    <w:abstractNumId w:val="40"/>
  </w:num>
  <w:num w:numId="69">
    <w:abstractNumId w:val="122"/>
  </w:num>
  <w:num w:numId="70">
    <w:abstractNumId w:val="103"/>
  </w:num>
  <w:num w:numId="71">
    <w:abstractNumId w:val="75"/>
  </w:num>
  <w:num w:numId="72">
    <w:abstractNumId w:val="117"/>
  </w:num>
  <w:num w:numId="73">
    <w:abstractNumId w:val="50"/>
  </w:num>
  <w:num w:numId="74">
    <w:abstractNumId w:val="68"/>
  </w:num>
  <w:num w:numId="75">
    <w:abstractNumId w:val="27"/>
  </w:num>
  <w:num w:numId="76">
    <w:abstractNumId w:val="144"/>
  </w:num>
  <w:num w:numId="77">
    <w:abstractNumId w:val="118"/>
  </w:num>
  <w:num w:numId="78">
    <w:abstractNumId w:val="141"/>
  </w:num>
  <w:num w:numId="79">
    <w:abstractNumId w:val="101"/>
  </w:num>
  <w:num w:numId="80">
    <w:abstractNumId w:val="22"/>
  </w:num>
  <w:num w:numId="81">
    <w:abstractNumId w:val="116"/>
  </w:num>
  <w:num w:numId="82">
    <w:abstractNumId w:val="134"/>
  </w:num>
  <w:num w:numId="83">
    <w:abstractNumId w:val="9"/>
  </w:num>
  <w:num w:numId="84">
    <w:abstractNumId w:val="24"/>
  </w:num>
  <w:num w:numId="85">
    <w:abstractNumId w:val="138"/>
  </w:num>
  <w:num w:numId="86">
    <w:abstractNumId w:val="81"/>
  </w:num>
  <w:num w:numId="87">
    <w:abstractNumId w:val="19"/>
  </w:num>
  <w:num w:numId="88">
    <w:abstractNumId w:val="70"/>
  </w:num>
  <w:num w:numId="89">
    <w:abstractNumId w:val="8"/>
  </w:num>
  <w:num w:numId="90">
    <w:abstractNumId w:val="51"/>
  </w:num>
  <w:num w:numId="91">
    <w:abstractNumId w:val="109"/>
  </w:num>
  <w:num w:numId="92">
    <w:abstractNumId w:val="115"/>
  </w:num>
  <w:num w:numId="93">
    <w:abstractNumId w:val="96"/>
  </w:num>
  <w:num w:numId="94">
    <w:abstractNumId w:val="57"/>
  </w:num>
  <w:num w:numId="95">
    <w:abstractNumId w:val="62"/>
  </w:num>
  <w:num w:numId="96">
    <w:abstractNumId w:val="140"/>
  </w:num>
  <w:num w:numId="97">
    <w:abstractNumId w:val="108"/>
  </w:num>
  <w:num w:numId="98">
    <w:abstractNumId w:val="105"/>
  </w:num>
  <w:num w:numId="99">
    <w:abstractNumId w:val="5"/>
  </w:num>
  <w:num w:numId="100">
    <w:abstractNumId w:val="78"/>
  </w:num>
  <w:num w:numId="101">
    <w:abstractNumId w:val="18"/>
  </w:num>
  <w:num w:numId="102">
    <w:abstractNumId w:val="142"/>
  </w:num>
  <w:num w:numId="103">
    <w:abstractNumId w:val="92"/>
  </w:num>
  <w:num w:numId="104">
    <w:abstractNumId w:val="114"/>
  </w:num>
  <w:num w:numId="105">
    <w:abstractNumId w:val="77"/>
  </w:num>
  <w:num w:numId="106">
    <w:abstractNumId w:val="83"/>
  </w:num>
  <w:num w:numId="107">
    <w:abstractNumId w:val="128"/>
  </w:num>
  <w:num w:numId="108">
    <w:abstractNumId w:val="133"/>
  </w:num>
  <w:num w:numId="109">
    <w:abstractNumId w:val="20"/>
  </w:num>
  <w:num w:numId="110">
    <w:abstractNumId w:val="148"/>
  </w:num>
  <w:num w:numId="111">
    <w:abstractNumId w:val="6"/>
  </w:num>
  <w:num w:numId="112">
    <w:abstractNumId w:val="102"/>
  </w:num>
  <w:num w:numId="113">
    <w:abstractNumId w:val="146"/>
  </w:num>
  <w:num w:numId="114">
    <w:abstractNumId w:val="121"/>
  </w:num>
  <w:num w:numId="115">
    <w:abstractNumId w:val="145"/>
  </w:num>
  <w:num w:numId="116">
    <w:abstractNumId w:val="135"/>
  </w:num>
  <w:num w:numId="117">
    <w:abstractNumId w:val="21"/>
  </w:num>
  <w:num w:numId="118">
    <w:abstractNumId w:val="98"/>
  </w:num>
  <w:num w:numId="119">
    <w:abstractNumId w:val="4"/>
  </w:num>
  <w:num w:numId="120">
    <w:abstractNumId w:val="42"/>
  </w:num>
  <w:num w:numId="121">
    <w:abstractNumId w:val="29"/>
  </w:num>
  <w:num w:numId="122">
    <w:abstractNumId w:val="55"/>
  </w:num>
  <w:num w:numId="123">
    <w:abstractNumId w:val="10"/>
  </w:num>
  <w:num w:numId="124">
    <w:abstractNumId w:val="82"/>
  </w:num>
  <w:num w:numId="125">
    <w:abstractNumId w:val="95"/>
  </w:num>
  <w:num w:numId="126">
    <w:abstractNumId w:val="84"/>
  </w:num>
  <w:num w:numId="127">
    <w:abstractNumId w:val="88"/>
  </w:num>
  <w:num w:numId="128">
    <w:abstractNumId w:val="1"/>
  </w:num>
  <w:num w:numId="129">
    <w:abstractNumId w:val="44"/>
  </w:num>
  <w:num w:numId="130">
    <w:abstractNumId w:val="13"/>
  </w:num>
  <w:num w:numId="131">
    <w:abstractNumId w:val="63"/>
  </w:num>
  <w:num w:numId="132">
    <w:abstractNumId w:val="152"/>
  </w:num>
  <w:num w:numId="133">
    <w:abstractNumId w:val="71"/>
  </w:num>
  <w:num w:numId="134">
    <w:abstractNumId w:val="59"/>
  </w:num>
  <w:num w:numId="135">
    <w:abstractNumId w:val="155"/>
  </w:num>
  <w:num w:numId="136">
    <w:abstractNumId w:val="131"/>
  </w:num>
  <w:num w:numId="137">
    <w:abstractNumId w:val="17"/>
  </w:num>
  <w:num w:numId="138">
    <w:abstractNumId w:val="16"/>
  </w:num>
  <w:num w:numId="139">
    <w:abstractNumId w:val="14"/>
  </w:num>
  <w:num w:numId="140">
    <w:abstractNumId w:val="129"/>
  </w:num>
  <w:num w:numId="141">
    <w:abstractNumId w:val="45"/>
  </w:num>
  <w:num w:numId="142">
    <w:abstractNumId w:val="136"/>
  </w:num>
  <w:num w:numId="143">
    <w:abstractNumId w:val="153"/>
  </w:num>
  <w:num w:numId="144">
    <w:abstractNumId w:val="143"/>
  </w:num>
  <w:num w:numId="145">
    <w:abstractNumId w:val="65"/>
  </w:num>
  <w:num w:numId="146">
    <w:abstractNumId w:val="120"/>
  </w:num>
  <w:num w:numId="147">
    <w:abstractNumId w:val="32"/>
  </w:num>
  <w:num w:numId="148">
    <w:abstractNumId w:val="34"/>
  </w:num>
  <w:num w:numId="149">
    <w:abstractNumId w:val="112"/>
  </w:num>
  <w:num w:numId="150">
    <w:abstractNumId w:val="64"/>
  </w:num>
  <w:num w:numId="151">
    <w:abstractNumId w:val="43"/>
  </w:num>
  <w:num w:numId="152">
    <w:abstractNumId w:val="60"/>
  </w:num>
  <w:num w:numId="153">
    <w:abstractNumId w:val="30"/>
  </w:num>
  <w:num w:numId="154">
    <w:abstractNumId w:val="33"/>
  </w:num>
  <w:num w:numId="155">
    <w:abstractNumId w:val="6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6">
    <w:abstractNumId w:val="126"/>
  </w:num>
  <w:numIdMacAtCleanup w:val="15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Wright">
    <w15:presenceInfo w15:providerId="AD" w15:userId="S-1-5-21-1383155457-1796633636-1831341646-319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evenAndOddHeaders/>
  <w:drawingGridHorizontalSpacing w:val="110"/>
  <w:drawingGridVerticalSpacing w:val="187"/>
  <w:displayHorizontalDrawingGridEvery w:val="2"/>
  <w:noPunctuationKerning/>
  <w:characterSpacingControl w:val="doNotCompress"/>
  <w:hdrShapeDefaults>
    <o:shapedefaults v:ext="edit" spidmax="2049">
      <o:colormru v:ext="edit" colors="#0064be"/>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B2547"/>
    <w:rsid w:val="00004200"/>
    <w:rsid w:val="00007584"/>
    <w:rsid w:val="0001051B"/>
    <w:rsid w:val="00010A21"/>
    <w:rsid w:val="000112CE"/>
    <w:rsid w:val="00012AF3"/>
    <w:rsid w:val="00013A19"/>
    <w:rsid w:val="00014022"/>
    <w:rsid w:val="000165B3"/>
    <w:rsid w:val="000167C5"/>
    <w:rsid w:val="000171E9"/>
    <w:rsid w:val="0002048E"/>
    <w:rsid w:val="0002238A"/>
    <w:rsid w:val="000223FC"/>
    <w:rsid w:val="000302B5"/>
    <w:rsid w:val="00031290"/>
    <w:rsid w:val="00032940"/>
    <w:rsid w:val="00033B53"/>
    <w:rsid w:val="000342B1"/>
    <w:rsid w:val="0003498D"/>
    <w:rsid w:val="00041742"/>
    <w:rsid w:val="00042695"/>
    <w:rsid w:val="000453E3"/>
    <w:rsid w:val="00045E38"/>
    <w:rsid w:val="00047BD0"/>
    <w:rsid w:val="00050117"/>
    <w:rsid w:val="00050CE2"/>
    <w:rsid w:val="00051CE8"/>
    <w:rsid w:val="0005285B"/>
    <w:rsid w:val="000538A1"/>
    <w:rsid w:val="00053E03"/>
    <w:rsid w:val="0005401C"/>
    <w:rsid w:val="00054051"/>
    <w:rsid w:val="000541E6"/>
    <w:rsid w:val="00055A51"/>
    <w:rsid w:val="00055B99"/>
    <w:rsid w:val="0006084C"/>
    <w:rsid w:val="00062C89"/>
    <w:rsid w:val="00063DA7"/>
    <w:rsid w:val="00064645"/>
    <w:rsid w:val="000666BF"/>
    <w:rsid w:val="0006730B"/>
    <w:rsid w:val="0006744B"/>
    <w:rsid w:val="00072061"/>
    <w:rsid w:val="000746B6"/>
    <w:rsid w:val="00074B26"/>
    <w:rsid w:val="00075830"/>
    <w:rsid w:val="00075E15"/>
    <w:rsid w:val="00082215"/>
    <w:rsid w:val="00082C22"/>
    <w:rsid w:val="00082CBF"/>
    <w:rsid w:val="00083253"/>
    <w:rsid w:val="00083435"/>
    <w:rsid w:val="0009086B"/>
    <w:rsid w:val="000914AF"/>
    <w:rsid w:val="0009203B"/>
    <w:rsid w:val="000938C5"/>
    <w:rsid w:val="000A27A1"/>
    <w:rsid w:val="000A301D"/>
    <w:rsid w:val="000A31AE"/>
    <w:rsid w:val="000A3524"/>
    <w:rsid w:val="000A62AD"/>
    <w:rsid w:val="000A6C4F"/>
    <w:rsid w:val="000B0C13"/>
    <w:rsid w:val="000B2072"/>
    <w:rsid w:val="000B2B30"/>
    <w:rsid w:val="000B2E51"/>
    <w:rsid w:val="000B3525"/>
    <w:rsid w:val="000B4EC7"/>
    <w:rsid w:val="000B5435"/>
    <w:rsid w:val="000B5D89"/>
    <w:rsid w:val="000B7743"/>
    <w:rsid w:val="000C21E8"/>
    <w:rsid w:val="000C2328"/>
    <w:rsid w:val="000C2871"/>
    <w:rsid w:val="000C4458"/>
    <w:rsid w:val="000C4A95"/>
    <w:rsid w:val="000D02FE"/>
    <w:rsid w:val="000D4174"/>
    <w:rsid w:val="000D656D"/>
    <w:rsid w:val="000D6DAF"/>
    <w:rsid w:val="000D785B"/>
    <w:rsid w:val="000E02DC"/>
    <w:rsid w:val="000E09F2"/>
    <w:rsid w:val="000E11AB"/>
    <w:rsid w:val="000E1D4B"/>
    <w:rsid w:val="000E3F1B"/>
    <w:rsid w:val="000E4F52"/>
    <w:rsid w:val="000E5151"/>
    <w:rsid w:val="000E647A"/>
    <w:rsid w:val="000E75A5"/>
    <w:rsid w:val="000F0BD3"/>
    <w:rsid w:val="000F137D"/>
    <w:rsid w:val="000F4800"/>
    <w:rsid w:val="000F5A76"/>
    <w:rsid w:val="000F6F6F"/>
    <w:rsid w:val="000F740D"/>
    <w:rsid w:val="000F7676"/>
    <w:rsid w:val="000F767E"/>
    <w:rsid w:val="00100161"/>
    <w:rsid w:val="00100339"/>
    <w:rsid w:val="00100365"/>
    <w:rsid w:val="001010FD"/>
    <w:rsid w:val="0010125E"/>
    <w:rsid w:val="00101816"/>
    <w:rsid w:val="001027CF"/>
    <w:rsid w:val="001055B2"/>
    <w:rsid w:val="00106708"/>
    <w:rsid w:val="00107329"/>
    <w:rsid w:val="0011086A"/>
    <w:rsid w:val="001110ED"/>
    <w:rsid w:val="00113E86"/>
    <w:rsid w:val="00114389"/>
    <w:rsid w:val="001155CC"/>
    <w:rsid w:val="001168F6"/>
    <w:rsid w:val="00116E8D"/>
    <w:rsid w:val="00117A7C"/>
    <w:rsid w:val="00117EE7"/>
    <w:rsid w:val="0012280D"/>
    <w:rsid w:val="0012328B"/>
    <w:rsid w:val="0012331C"/>
    <w:rsid w:val="0012334A"/>
    <w:rsid w:val="0012494F"/>
    <w:rsid w:val="00130EBC"/>
    <w:rsid w:val="00131681"/>
    <w:rsid w:val="00131B9F"/>
    <w:rsid w:val="00134E96"/>
    <w:rsid w:val="001353AB"/>
    <w:rsid w:val="001374FC"/>
    <w:rsid w:val="00137F7A"/>
    <w:rsid w:val="00140EB0"/>
    <w:rsid w:val="0014527D"/>
    <w:rsid w:val="00145DE8"/>
    <w:rsid w:val="00146C57"/>
    <w:rsid w:val="0015072B"/>
    <w:rsid w:val="00152763"/>
    <w:rsid w:val="00152CFB"/>
    <w:rsid w:val="001531AA"/>
    <w:rsid w:val="00153A5C"/>
    <w:rsid w:val="00153E2E"/>
    <w:rsid w:val="00155823"/>
    <w:rsid w:val="00155AA5"/>
    <w:rsid w:val="00155F29"/>
    <w:rsid w:val="001565C0"/>
    <w:rsid w:val="00157D6B"/>
    <w:rsid w:val="00162D69"/>
    <w:rsid w:val="001634D9"/>
    <w:rsid w:val="00164022"/>
    <w:rsid w:val="0016650E"/>
    <w:rsid w:val="0016786A"/>
    <w:rsid w:val="00167DF6"/>
    <w:rsid w:val="00171B1C"/>
    <w:rsid w:val="00172DB9"/>
    <w:rsid w:val="00174586"/>
    <w:rsid w:val="00175E7B"/>
    <w:rsid w:val="00176B27"/>
    <w:rsid w:val="001771E7"/>
    <w:rsid w:val="00177C1E"/>
    <w:rsid w:val="0018031D"/>
    <w:rsid w:val="0018151A"/>
    <w:rsid w:val="001844DD"/>
    <w:rsid w:val="001850CB"/>
    <w:rsid w:val="00185BB1"/>
    <w:rsid w:val="00186428"/>
    <w:rsid w:val="001869B6"/>
    <w:rsid w:val="00187F49"/>
    <w:rsid w:val="0019099D"/>
    <w:rsid w:val="0019164C"/>
    <w:rsid w:val="00191887"/>
    <w:rsid w:val="00196147"/>
    <w:rsid w:val="001971DC"/>
    <w:rsid w:val="001A2087"/>
    <w:rsid w:val="001A57E7"/>
    <w:rsid w:val="001A580E"/>
    <w:rsid w:val="001A647A"/>
    <w:rsid w:val="001B0535"/>
    <w:rsid w:val="001B2596"/>
    <w:rsid w:val="001B2BBA"/>
    <w:rsid w:val="001B48C8"/>
    <w:rsid w:val="001B5126"/>
    <w:rsid w:val="001B5D2C"/>
    <w:rsid w:val="001C0605"/>
    <w:rsid w:val="001C147D"/>
    <w:rsid w:val="001C220B"/>
    <w:rsid w:val="001C250B"/>
    <w:rsid w:val="001C36B5"/>
    <w:rsid w:val="001C458C"/>
    <w:rsid w:val="001C48EA"/>
    <w:rsid w:val="001C5A24"/>
    <w:rsid w:val="001C60BE"/>
    <w:rsid w:val="001C7780"/>
    <w:rsid w:val="001D04F7"/>
    <w:rsid w:val="001D09D4"/>
    <w:rsid w:val="001D11FD"/>
    <w:rsid w:val="001D1720"/>
    <w:rsid w:val="001D2D48"/>
    <w:rsid w:val="001D3CF3"/>
    <w:rsid w:val="001D3ECD"/>
    <w:rsid w:val="001D5345"/>
    <w:rsid w:val="001D70C5"/>
    <w:rsid w:val="001D74A3"/>
    <w:rsid w:val="001D7AAF"/>
    <w:rsid w:val="001E03AA"/>
    <w:rsid w:val="001E0EF8"/>
    <w:rsid w:val="001E0FB3"/>
    <w:rsid w:val="001E176B"/>
    <w:rsid w:val="001E2B45"/>
    <w:rsid w:val="001E45F6"/>
    <w:rsid w:val="001E66EB"/>
    <w:rsid w:val="001F4E66"/>
    <w:rsid w:val="001F5906"/>
    <w:rsid w:val="001F5FD7"/>
    <w:rsid w:val="001F6F7C"/>
    <w:rsid w:val="002009E5"/>
    <w:rsid w:val="00201872"/>
    <w:rsid w:val="00201914"/>
    <w:rsid w:val="00202E0E"/>
    <w:rsid w:val="002038A5"/>
    <w:rsid w:val="00207A70"/>
    <w:rsid w:val="00207EAB"/>
    <w:rsid w:val="00210A67"/>
    <w:rsid w:val="00212367"/>
    <w:rsid w:val="002133F9"/>
    <w:rsid w:val="0021405A"/>
    <w:rsid w:val="00214829"/>
    <w:rsid w:val="00217CC3"/>
    <w:rsid w:val="0022282C"/>
    <w:rsid w:val="00222CC2"/>
    <w:rsid w:val="002239F8"/>
    <w:rsid w:val="0022417C"/>
    <w:rsid w:val="002241F7"/>
    <w:rsid w:val="0022423A"/>
    <w:rsid w:val="00226462"/>
    <w:rsid w:val="002274DB"/>
    <w:rsid w:val="002300BA"/>
    <w:rsid w:val="002329C3"/>
    <w:rsid w:val="0023389E"/>
    <w:rsid w:val="00236155"/>
    <w:rsid w:val="00236197"/>
    <w:rsid w:val="00236979"/>
    <w:rsid w:val="002373E0"/>
    <w:rsid w:val="00237C83"/>
    <w:rsid w:val="002404C6"/>
    <w:rsid w:val="00241D16"/>
    <w:rsid w:val="002424F2"/>
    <w:rsid w:val="0024264F"/>
    <w:rsid w:val="00243BE2"/>
    <w:rsid w:val="002440A9"/>
    <w:rsid w:val="002464F1"/>
    <w:rsid w:val="00250C3B"/>
    <w:rsid w:val="00253BF1"/>
    <w:rsid w:val="00253D5E"/>
    <w:rsid w:val="00255363"/>
    <w:rsid w:val="00255F35"/>
    <w:rsid w:val="00257431"/>
    <w:rsid w:val="00257F6A"/>
    <w:rsid w:val="002608EB"/>
    <w:rsid w:val="0026146F"/>
    <w:rsid w:val="0026186D"/>
    <w:rsid w:val="00262287"/>
    <w:rsid w:val="00262EAB"/>
    <w:rsid w:val="002631C1"/>
    <w:rsid w:val="002637D3"/>
    <w:rsid w:val="00264CF6"/>
    <w:rsid w:val="00265783"/>
    <w:rsid w:val="002657C4"/>
    <w:rsid w:val="00266380"/>
    <w:rsid w:val="002665A5"/>
    <w:rsid w:val="002701F3"/>
    <w:rsid w:val="00270321"/>
    <w:rsid w:val="00270D30"/>
    <w:rsid w:val="002721C8"/>
    <w:rsid w:val="002736B5"/>
    <w:rsid w:val="002758AD"/>
    <w:rsid w:val="002768B9"/>
    <w:rsid w:val="00277486"/>
    <w:rsid w:val="00280144"/>
    <w:rsid w:val="00280FFE"/>
    <w:rsid w:val="00282530"/>
    <w:rsid w:val="00282F3A"/>
    <w:rsid w:val="002874E8"/>
    <w:rsid w:val="00291BD7"/>
    <w:rsid w:val="00291F2E"/>
    <w:rsid w:val="0029209B"/>
    <w:rsid w:val="00293A2B"/>
    <w:rsid w:val="00293F91"/>
    <w:rsid w:val="002955F1"/>
    <w:rsid w:val="00295F73"/>
    <w:rsid w:val="00296FB7"/>
    <w:rsid w:val="002A4F64"/>
    <w:rsid w:val="002A5106"/>
    <w:rsid w:val="002A6D36"/>
    <w:rsid w:val="002A72CE"/>
    <w:rsid w:val="002B1281"/>
    <w:rsid w:val="002B2D9D"/>
    <w:rsid w:val="002B4BC5"/>
    <w:rsid w:val="002B6B64"/>
    <w:rsid w:val="002B7C2A"/>
    <w:rsid w:val="002C17C5"/>
    <w:rsid w:val="002C1B4C"/>
    <w:rsid w:val="002C5CE8"/>
    <w:rsid w:val="002C698A"/>
    <w:rsid w:val="002C7A3B"/>
    <w:rsid w:val="002D14FF"/>
    <w:rsid w:val="002D1910"/>
    <w:rsid w:val="002D1997"/>
    <w:rsid w:val="002D1F17"/>
    <w:rsid w:val="002D22F0"/>
    <w:rsid w:val="002D2773"/>
    <w:rsid w:val="002D2D0D"/>
    <w:rsid w:val="002D3CDE"/>
    <w:rsid w:val="002D49FA"/>
    <w:rsid w:val="002D742C"/>
    <w:rsid w:val="002E14DF"/>
    <w:rsid w:val="002E2202"/>
    <w:rsid w:val="002E2215"/>
    <w:rsid w:val="002E23F3"/>
    <w:rsid w:val="002E2766"/>
    <w:rsid w:val="002E391A"/>
    <w:rsid w:val="002E47E1"/>
    <w:rsid w:val="002E54AF"/>
    <w:rsid w:val="002E5EF4"/>
    <w:rsid w:val="002E620B"/>
    <w:rsid w:val="002E6A93"/>
    <w:rsid w:val="002F0028"/>
    <w:rsid w:val="002F07FD"/>
    <w:rsid w:val="002F0FD4"/>
    <w:rsid w:val="002F37B2"/>
    <w:rsid w:val="002F3D50"/>
    <w:rsid w:val="00300863"/>
    <w:rsid w:val="003010BD"/>
    <w:rsid w:val="003018FE"/>
    <w:rsid w:val="00301BBB"/>
    <w:rsid w:val="003029AF"/>
    <w:rsid w:val="00303717"/>
    <w:rsid w:val="00304B2A"/>
    <w:rsid w:val="003056A9"/>
    <w:rsid w:val="00306155"/>
    <w:rsid w:val="00310A1D"/>
    <w:rsid w:val="003117C1"/>
    <w:rsid w:val="00311996"/>
    <w:rsid w:val="00314E98"/>
    <w:rsid w:val="00315130"/>
    <w:rsid w:val="00316471"/>
    <w:rsid w:val="00317670"/>
    <w:rsid w:val="0032067A"/>
    <w:rsid w:val="00320BC1"/>
    <w:rsid w:val="0032105D"/>
    <w:rsid w:val="00321215"/>
    <w:rsid w:val="0032412E"/>
    <w:rsid w:val="003247E6"/>
    <w:rsid w:val="00324A9B"/>
    <w:rsid w:val="00325314"/>
    <w:rsid w:val="003301CA"/>
    <w:rsid w:val="003303A2"/>
    <w:rsid w:val="003303C3"/>
    <w:rsid w:val="0033337F"/>
    <w:rsid w:val="00334106"/>
    <w:rsid w:val="003361D8"/>
    <w:rsid w:val="003407C8"/>
    <w:rsid w:val="00340B52"/>
    <w:rsid w:val="00340C36"/>
    <w:rsid w:val="00341660"/>
    <w:rsid w:val="003420D0"/>
    <w:rsid w:val="003424B9"/>
    <w:rsid w:val="00342601"/>
    <w:rsid w:val="00342820"/>
    <w:rsid w:val="00343D89"/>
    <w:rsid w:val="00343E2F"/>
    <w:rsid w:val="00343F07"/>
    <w:rsid w:val="0034603B"/>
    <w:rsid w:val="0034627F"/>
    <w:rsid w:val="0034673B"/>
    <w:rsid w:val="003467F7"/>
    <w:rsid w:val="00347ACC"/>
    <w:rsid w:val="00350FC9"/>
    <w:rsid w:val="00351112"/>
    <w:rsid w:val="003512C7"/>
    <w:rsid w:val="00352B6B"/>
    <w:rsid w:val="00353AB6"/>
    <w:rsid w:val="00353C86"/>
    <w:rsid w:val="00353EC1"/>
    <w:rsid w:val="003560A4"/>
    <w:rsid w:val="00356DFC"/>
    <w:rsid w:val="003579A7"/>
    <w:rsid w:val="00362090"/>
    <w:rsid w:val="003624F4"/>
    <w:rsid w:val="00362DB6"/>
    <w:rsid w:val="003636E0"/>
    <w:rsid w:val="0036378B"/>
    <w:rsid w:val="00363D21"/>
    <w:rsid w:val="00365B08"/>
    <w:rsid w:val="003676B8"/>
    <w:rsid w:val="00367883"/>
    <w:rsid w:val="003704C1"/>
    <w:rsid w:val="003736A6"/>
    <w:rsid w:val="00373E9A"/>
    <w:rsid w:val="00376918"/>
    <w:rsid w:val="003807DF"/>
    <w:rsid w:val="0038183C"/>
    <w:rsid w:val="00383153"/>
    <w:rsid w:val="0038590C"/>
    <w:rsid w:val="003864B1"/>
    <w:rsid w:val="00390145"/>
    <w:rsid w:val="00390B2B"/>
    <w:rsid w:val="00390E56"/>
    <w:rsid w:val="003938E3"/>
    <w:rsid w:val="00393BA7"/>
    <w:rsid w:val="00395C45"/>
    <w:rsid w:val="00396D1D"/>
    <w:rsid w:val="00396EEE"/>
    <w:rsid w:val="003A0C40"/>
    <w:rsid w:val="003A1560"/>
    <w:rsid w:val="003A1BFF"/>
    <w:rsid w:val="003A280F"/>
    <w:rsid w:val="003A2EF6"/>
    <w:rsid w:val="003A3A93"/>
    <w:rsid w:val="003A3C5B"/>
    <w:rsid w:val="003A4385"/>
    <w:rsid w:val="003A4B42"/>
    <w:rsid w:val="003A5324"/>
    <w:rsid w:val="003A69C4"/>
    <w:rsid w:val="003A6E40"/>
    <w:rsid w:val="003A7AF3"/>
    <w:rsid w:val="003B2879"/>
    <w:rsid w:val="003B47FA"/>
    <w:rsid w:val="003B49EF"/>
    <w:rsid w:val="003B4BBE"/>
    <w:rsid w:val="003B68A5"/>
    <w:rsid w:val="003B68CE"/>
    <w:rsid w:val="003B7904"/>
    <w:rsid w:val="003C1600"/>
    <w:rsid w:val="003C242F"/>
    <w:rsid w:val="003C2CE1"/>
    <w:rsid w:val="003C4DA8"/>
    <w:rsid w:val="003C4EC5"/>
    <w:rsid w:val="003C6D3C"/>
    <w:rsid w:val="003D0646"/>
    <w:rsid w:val="003D1DF5"/>
    <w:rsid w:val="003D2F4E"/>
    <w:rsid w:val="003D3B34"/>
    <w:rsid w:val="003D4D1C"/>
    <w:rsid w:val="003D4D21"/>
    <w:rsid w:val="003D5F87"/>
    <w:rsid w:val="003D63B6"/>
    <w:rsid w:val="003D7D47"/>
    <w:rsid w:val="003E125C"/>
    <w:rsid w:val="003E15CF"/>
    <w:rsid w:val="003E25CA"/>
    <w:rsid w:val="003E4645"/>
    <w:rsid w:val="003E4CAE"/>
    <w:rsid w:val="003E4EB1"/>
    <w:rsid w:val="003E6663"/>
    <w:rsid w:val="003E6882"/>
    <w:rsid w:val="003F01BA"/>
    <w:rsid w:val="003F08EF"/>
    <w:rsid w:val="003F0D5E"/>
    <w:rsid w:val="003F36B0"/>
    <w:rsid w:val="003F50CC"/>
    <w:rsid w:val="003F5748"/>
    <w:rsid w:val="00400027"/>
    <w:rsid w:val="004010DF"/>
    <w:rsid w:val="00401640"/>
    <w:rsid w:val="004039B7"/>
    <w:rsid w:val="00403B39"/>
    <w:rsid w:val="00404A30"/>
    <w:rsid w:val="00405953"/>
    <w:rsid w:val="00411D16"/>
    <w:rsid w:val="00412EE4"/>
    <w:rsid w:val="00413934"/>
    <w:rsid w:val="00414227"/>
    <w:rsid w:val="00415505"/>
    <w:rsid w:val="00416089"/>
    <w:rsid w:val="00417225"/>
    <w:rsid w:val="004216EF"/>
    <w:rsid w:val="00425B30"/>
    <w:rsid w:val="0042635D"/>
    <w:rsid w:val="0042754D"/>
    <w:rsid w:val="00427A2E"/>
    <w:rsid w:val="00430BF7"/>
    <w:rsid w:val="00432938"/>
    <w:rsid w:val="00432B62"/>
    <w:rsid w:val="00435745"/>
    <w:rsid w:val="00437B42"/>
    <w:rsid w:val="00437BFD"/>
    <w:rsid w:val="00440503"/>
    <w:rsid w:val="00446AE7"/>
    <w:rsid w:val="004518AA"/>
    <w:rsid w:val="00451C04"/>
    <w:rsid w:val="00451F97"/>
    <w:rsid w:val="00452B34"/>
    <w:rsid w:val="00454FC2"/>
    <w:rsid w:val="0045623E"/>
    <w:rsid w:val="00463FD6"/>
    <w:rsid w:val="00464546"/>
    <w:rsid w:val="00465971"/>
    <w:rsid w:val="00465BB0"/>
    <w:rsid w:val="00466823"/>
    <w:rsid w:val="00466F90"/>
    <w:rsid w:val="00470378"/>
    <w:rsid w:val="00470681"/>
    <w:rsid w:val="0047215A"/>
    <w:rsid w:val="00472414"/>
    <w:rsid w:val="0047347E"/>
    <w:rsid w:val="004743A3"/>
    <w:rsid w:val="00474E8D"/>
    <w:rsid w:val="00474F5E"/>
    <w:rsid w:val="00476C72"/>
    <w:rsid w:val="004800BB"/>
    <w:rsid w:val="004807B4"/>
    <w:rsid w:val="00480EF7"/>
    <w:rsid w:val="00481195"/>
    <w:rsid w:val="00482283"/>
    <w:rsid w:val="004825D7"/>
    <w:rsid w:val="004832CA"/>
    <w:rsid w:val="00486CC9"/>
    <w:rsid w:val="00487D5E"/>
    <w:rsid w:val="00487FFE"/>
    <w:rsid w:val="00491E26"/>
    <w:rsid w:val="00492561"/>
    <w:rsid w:val="0049267A"/>
    <w:rsid w:val="00495A50"/>
    <w:rsid w:val="0049675E"/>
    <w:rsid w:val="004A1204"/>
    <w:rsid w:val="004A2621"/>
    <w:rsid w:val="004A3789"/>
    <w:rsid w:val="004A391A"/>
    <w:rsid w:val="004A51C2"/>
    <w:rsid w:val="004B0D88"/>
    <w:rsid w:val="004B130E"/>
    <w:rsid w:val="004B1510"/>
    <w:rsid w:val="004B181D"/>
    <w:rsid w:val="004B2B66"/>
    <w:rsid w:val="004B34A2"/>
    <w:rsid w:val="004B5026"/>
    <w:rsid w:val="004B555D"/>
    <w:rsid w:val="004B5740"/>
    <w:rsid w:val="004B6363"/>
    <w:rsid w:val="004B75D6"/>
    <w:rsid w:val="004C0135"/>
    <w:rsid w:val="004C032A"/>
    <w:rsid w:val="004C06DB"/>
    <w:rsid w:val="004C08CC"/>
    <w:rsid w:val="004C2B4A"/>
    <w:rsid w:val="004C3C56"/>
    <w:rsid w:val="004C4879"/>
    <w:rsid w:val="004C5D2F"/>
    <w:rsid w:val="004C5DF0"/>
    <w:rsid w:val="004C7C59"/>
    <w:rsid w:val="004D15BF"/>
    <w:rsid w:val="004D1829"/>
    <w:rsid w:val="004D2024"/>
    <w:rsid w:val="004D2AEC"/>
    <w:rsid w:val="004D333C"/>
    <w:rsid w:val="004D345A"/>
    <w:rsid w:val="004D3639"/>
    <w:rsid w:val="004D41DE"/>
    <w:rsid w:val="004D55DB"/>
    <w:rsid w:val="004D659F"/>
    <w:rsid w:val="004D7AF8"/>
    <w:rsid w:val="004E0EAE"/>
    <w:rsid w:val="004E133E"/>
    <w:rsid w:val="004E1776"/>
    <w:rsid w:val="004E71A8"/>
    <w:rsid w:val="004F1D81"/>
    <w:rsid w:val="004F21BB"/>
    <w:rsid w:val="004F2E65"/>
    <w:rsid w:val="004F32D1"/>
    <w:rsid w:val="004F35E8"/>
    <w:rsid w:val="004F3DDA"/>
    <w:rsid w:val="004F4240"/>
    <w:rsid w:val="004F523A"/>
    <w:rsid w:val="004F6C3F"/>
    <w:rsid w:val="004F713B"/>
    <w:rsid w:val="0050155A"/>
    <w:rsid w:val="00501BA9"/>
    <w:rsid w:val="00503DBC"/>
    <w:rsid w:val="00504714"/>
    <w:rsid w:val="00506C2A"/>
    <w:rsid w:val="00507026"/>
    <w:rsid w:val="00514A02"/>
    <w:rsid w:val="00516321"/>
    <w:rsid w:val="00517C75"/>
    <w:rsid w:val="0052089B"/>
    <w:rsid w:val="005217EF"/>
    <w:rsid w:val="00523C7D"/>
    <w:rsid w:val="00530143"/>
    <w:rsid w:val="005320CD"/>
    <w:rsid w:val="00533375"/>
    <w:rsid w:val="00533DA1"/>
    <w:rsid w:val="00535D57"/>
    <w:rsid w:val="00535F67"/>
    <w:rsid w:val="005370C3"/>
    <w:rsid w:val="005379CE"/>
    <w:rsid w:val="005403C2"/>
    <w:rsid w:val="00540726"/>
    <w:rsid w:val="00540852"/>
    <w:rsid w:val="00541104"/>
    <w:rsid w:val="00543F97"/>
    <w:rsid w:val="005450B1"/>
    <w:rsid w:val="00545EBE"/>
    <w:rsid w:val="0055483C"/>
    <w:rsid w:val="00556B51"/>
    <w:rsid w:val="00562D09"/>
    <w:rsid w:val="00563C7F"/>
    <w:rsid w:val="00564CA6"/>
    <w:rsid w:val="00564E59"/>
    <w:rsid w:val="00564E89"/>
    <w:rsid w:val="00565058"/>
    <w:rsid w:val="0056543F"/>
    <w:rsid w:val="005665D9"/>
    <w:rsid w:val="00566A4B"/>
    <w:rsid w:val="00567321"/>
    <w:rsid w:val="00570F82"/>
    <w:rsid w:val="00572432"/>
    <w:rsid w:val="00574F2F"/>
    <w:rsid w:val="00575CB8"/>
    <w:rsid w:val="00576178"/>
    <w:rsid w:val="0057621D"/>
    <w:rsid w:val="0057693E"/>
    <w:rsid w:val="00576DB5"/>
    <w:rsid w:val="00581206"/>
    <w:rsid w:val="00582778"/>
    <w:rsid w:val="00582EBC"/>
    <w:rsid w:val="00583CBB"/>
    <w:rsid w:val="005847B4"/>
    <w:rsid w:val="00585FC2"/>
    <w:rsid w:val="00586059"/>
    <w:rsid w:val="005863F3"/>
    <w:rsid w:val="005874D9"/>
    <w:rsid w:val="005877E9"/>
    <w:rsid w:val="00590303"/>
    <w:rsid w:val="00593A58"/>
    <w:rsid w:val="0059644E"/>
    <w:rsid w:val="005A0525"/>
    <w:rsid w:val="005A2BCE"/>
    <w:rsid w:val="005A359C"/>
    <w:rsid w:val="005A41CE"/>
    <w:rsid w:val="005A538D"/>
    <w:rsid w:val="005A5883"/>
    <w:rsid w:val="005A6A30"/>
    <w:rsid w:val="005A7EFC"/>
    <w:rsid w:val="005B08A8"/>
    <w:rsid w:val="005B0EFC"/>
    <w:rsid w:val="005B1347"/>
    <w:rsid w:val="005B2897"/>
    <w:rsid w:val="005B4F1F"/>
    <w:rsid w:val="005C29BC"/>
    <w:rsid w:val="005C5147"/>
    <w:rsid w:val="005C6268"/>
    <w:rsid w:val="005D48CD"/>
    <w:rsid w:val="005D4E6D"/>
    <w:rsid w:val="005D6CC7"/>
    <w:rsid w:val="005D7154"/>
    <w:rsid w:val="005D7668"/>
    <w:rsid w:val="005D79E1"/>
    <w:rsid w:val="005E07F2"/>
    <w:rsid w:val="005E4301"/>
    <w:rsid w:val="005E46BD"/>
    <w:rsid w:val="005E6A81"/>
    <w:rsid w:val="005E7132"/>
    <w:rsid w:val="005E7805"/>
    <w:rsid w:val="005F0147"/>
    <w:rsid w:val="005F1213"/>
    <w:rsid w:val="005F1569"/>
    <w:rsid w:val="005F371D"/>
    <w:rsid w:val="005F7127"/>
    <w:rsid w:val="005F780A"/>
    <w:rsid w:val="00600ECD"/>
    <w:rsid w:val="0060118B"/>
    <w:rsid w:val="006039E6"/>
    <w:rsid w:val="00606CD7"/>
    <w:rsid w:val="006123CE"/>
    <w:rsid w:val="00612DF3"/>
    <w:rsid w:val="00613CA1"/>
    <w:rsid w:val="006202E9"/>
    <w:rsid w:val="006221C8"/>
    <w:rsid w:val="00622223"/>
    <w:rsid w:val="00625C81"/>
    <w:rsid w:val="00627A42"/>
    <w:rsid w:val="00631A80"/>
    <w:rsid w:val="00632BA1"/>
    <w:rsid w:val="00633C3B"/>
    <w:rsid w:val="0063445F"/>
    <w:rsid w:val="00636CA0"/>
    <w:rsid w:val="0063732D"/>
    <w:rsid w:val="00640558"/>
    <w:rsid w:val="006412C6"/>
    <w:rsid w:val="006418EB"/>
    <w:rsid w:val="006421DC"/>
    <w:rsid w:val="0064672A"/>
    <w:rsid w:val="006472AE"/>
    <w:rsid w:val="00650F00"/>
    <w:rsid w:val="00652C9A"/>
    <w:rsid w:val="0066095D"/>
    <w:rsid w:val="006617E1"/>
    <w:rsid w:val="00664B5E"/>
    <w:rsid w:val="006651C5"/>
    <w:rsid w:val="00665381"/>
    <w:rsid w:val="00665CD0"/>
    <w:rsid w:val="00667B80"/>
    <w:rsid w:val="0067314E"/>
    <w:rsid w:val="006734B2"/>
    <w:rsid w:val="006738F3"/>
    <w:rsid w:val="0067586B"/>
    <w:rsid w:val="00677776"/>
    <w:rsid w:val="00677D23"/>
    <w:rsid w:val="0068111F"/>
    <w:rsid w:val="00682130"/>
    <w:rsid w:val="00682D0A"/>
    <w:rsid w:val="0068323E"/>
    <w:rsid w:val="00684564"/>
    <w:rsid w:val="006861EE"/>
    <w:rsid w:val="00686988"/>
    <w:rsid w:val="0069065D"/>
    <w:rsid w:val="0069281B"/>
    <w:rsid w:val="006A0838"/>
    <w:rsid w:val="006A1270"/>
    <w:rsid w:val="006A165A"/>
    <w:rsid w:val="006A21DD"/>
    <w:rsid w:val="006A2A88"/>
    <w:rsid w:val="006A5FCC"/>
    <w:rsid w:val="006A7044"/>
    <w:rsid w:val="006B00E7"/>
    <w:rsid w:val="006B0AA2"/>
    <w:rsid w:val="006B31D3"/>
    <w:rsid w:val="006B7636"/>
    <w:rsid w:val="006C1509"/>
    <w:rsid w:val="006C169B"/>
    <w:rsid w:val="006C1E3D"/>
    <w:rsid w:val="006C4E39"/>
    <w:rsid w:val="006D3C86"/>
    <w:rsid w:val="006D3EEF"/>
    <w:rsid w:val="006D3FF7"/>
    <w:rsid w:val="006D47B4"/>
    <w:rsid w:val="006D5EC2"/>
    <w:rsid w:val="006D7754"/>
    <w:rsid w:val="006D7C80"/>
    <w:rsid w:val="006E005F"/>
    <w:rsid w:val="006E0430"/>
    <w:rsid w:val="006E1706"/>
    <w:rsid w:val="006E17DA"/>
    <w:rsid w:val="006E647A"/>
    <w:rsid w:val="006F0252"/>
    <w:rsid w:val="006F108F"/>
    <w:rsid w:val="006F1133"/>
    <w:rsid w:val="006F1511"/>
    <w:rsid w:val="006F1F0C"/>
    <w:rsid w:val="006F21A6"/>
    <w:rsid w:val="006F2460"/>
    <w:rsid w:val="006F631E"/>
    <w:rsid w:val="006F668F"/>
    <w:rsid w:val="0070129B"/>
    <w:rsid w:val="00701DAC"/>
    <w:rsid w:val="00701E42"/>
    <w:rsid w:val="0070320F"/>
    <w:rsid w:val="00703D05"/>
    <w:rsid w:val="00704E85"/>
    <w:rsid w:val="00705EA6"/>
    <w:rsid w:val="0071008B"/>
    <w:rsid w:val="0071077B"/>
    <w:rsid w:val="00711B08"/>
    <w:rsid w:val="007123E4"/>
    <w:rsid w:val="00712689"/>
    <w:rsid w:val="00713AEA"/>
    <w:rsid w:val="00716D6E"/>
    <w:rsid w:val="00722242"/>
    <w:rsid w:val="00722F1C"/>
    <w:rsid w:val="007236C5"/>
    <w:rsid w:val="00723C8C"/>
    <w:rsid w:val="0072573F"/>
    <w:rsid w:val="00725CB0"/>
    <w:rsid w:val="00725FA6"/>
    <w:rsid w:val="00726D33"/>
    <w:rsid w:val="00737E9A"/>
    <w:rsid w:val="0074180A"/>
    <w:rsid w:val="00742319"/>
    <w:rsid w:val="0074268D"/>
    <w:rsid w:val="00742AD0"/>
    <w:rsid w:val="007458B8"/>
    <w:rsid w:val="00745C5B"/>
    <w:rsid w:val="00746529"/>
    <w:rsid w:val="0074747A"/>
    <w:rsid w:val="00747EE0"/>
    <w:rsid w:val="00752709"/>
    <w:rsid w:val="00752DED"/>
    <w:rsid w:val="007566E3"/>
    <w:rsid w:val="007605C7"/>
    <w:rsid w:val="00760C79"/>
    <w:rsid w:val="00764287"/>
    <w:rsid w:val="0076465E"/>
    <w:rsid w:val="00766EA4"/>
    <w:rsid w:val="00770025"/>
    <w:rsid w:val="0077090E"/>
    <w:rsid w:val="0077172A"/>
    <w:rsid w:val="00771CFD"/>
    <w:rsid w:val="007727F0"/>
    <w:rsid w:val="00774642"/>
    <w:rsid w:val="00774E91"/>
    <w:rsid w:val="00775365"/>
    <w:rsid w:val="00780A1A"/>
    <w:rsid w:val="0078139D"/>
    <w:rsid w:val="00783065"/>
    <w:rsid w:val="00784B6A"/>
    <w:rsid w:val="00784C53"/>
    <w:rsid w:val="00785D57"/>
    <w:rsid w:val="007902A9"/>
    <w:rsid w:val="00790D48"/>
    <w:rsid w:val="00791392"/>
    <w:rsid w:val="007925A0"/>
    <w:rsid w:val="00794CEC"/>
    <w:rsid w:val="00795CAB"/>
    <w:rsid w:val="007A0555"/>
    <w:rsid w:val="007A1865"/>
    <w:rsid w:val="007A2038"/>
    <w:rsid w:val="007A2777"/>
    <w:rsid w:val="007A2F1A"/>
    <w:rsid w:val="007A31DA"/>
    <w:rsid w:val="007A4262"/>
    <w:rsid w:val="007A436A"/>
    <w:rsid w:val="007A4405"/>
    <w:rsid w:val="007A5DF6"/>
    <w:rsid w:val="007A63E3"/>
    <w:rsid w:val="007A799F"/>
    <w:rsid w:val="007B28EB"/>
    <w:rsid w:val="007B4314"/>
    <w:rsid w:val="007B547A"/>
    <w:rsid w:val="007C1116"/>
    <w:rsid w:val="007C1B8C"/>
    <w:rsid w:val="007C264A"/>
    <w:rsid w:val="007C3D2F"/>
    <w:rsid w:val="007C74FA"/>
    <w:rsid w:val="007C7774"/>
    <w:rsid w:val="007D0FB2"/>
    <w:rsid w:val="007D15C0"/>
    <w:rsid w:val="007D20CC"/>
    <w:rsid w:val="007D4A4F"/>
    <w:rsid w:val="007D6F49"/>
    <w:rsid w:val="007D7116"/>
    <w:rsid w:val="007E1510"/>
    <w:rsid w:val="007E20BD"/>
    <w:rsid w:val="007E2466"/>
    <w:rsid w:val="007E486A"/>
    <w:rsid w:val="007E6E8A"/>
    <w:rsid w:val="007E7123"/>
    <w:rsid w:val="007E7AC6"/>
    <w:rsid w:val="007F04B9"/>
    <w:rsid w:val="007F056E"/>
    <w:rsid w:val="007F0DE4"/>
    <w:rsid w:val="007F2424"/>
    <w:rsid w:val="007F3412"/>
    <w:rsid w:val="007F3902"/>
    <w:rsid w:val="007F4BB9"/>
    <w:rsid w:val="007F5C6E"/>
    <w:rsid w:val="007F75F6"/>
    <w:rsid w:val="00800572"/>
    <w:rsid w:val="00801E47"/>
    <w:rsid w:val="0080214D"/>
    <w:rsid w:val="00803677"/>
    <w:rsid w:val="00804256"/>
    <w:rsid w:val="008050B8"/>
    <w:rsid w:val="0080645B"/>
    <w:rsid w:val="0080693B"/>
    <w:rsid w:val="008075F1"/>
    <w:rsid w:val="00807642"/>
    <w:rsid w:val="0080778B"/>
    <w:rsid w:val="0081152D"/>
    <w:rsid w:val="0081287E"/>
    <w:rsid w:val="00812B0D"/>
    <w:rsid w:val="0081396B"/>
    <w:rsid w:val="008146E2"/>
    <w:rsid w:val="0081785F"/>
    <w:rsid w:val="00820698"/>
    <w:rsid w:val="00820A3F"/>
    <w:rsid w:val="00824F33"/>
    <w:rsid w:val="008250E9"/>
    <w:rsid w:val="008260F4"/>
    <w:rsid w:val="00826ABA"/>
    <w:rsid w:val="00827D8C"/>
    <w:rsid w:val="0083016E"/>
    <w:rsid w:val="00831A8D"/>
    <w:rsid w:val="00832962"/>
    <w:rsid w:val="00833CE9"/>
    <w:rsid w:val="00835317"/>
    <w:rsid w:val="00836258"/>
    <w:rsid w:val="008364E0"/>
    <w:rsid w:val="008368DA"/>
    <w:rsid w:val="00841BB5"/>
    <w:rsid w:val="00841DAC"/>
    <w:rsid w:val="0084301D"/>
    <w:rsid w:val="0084314F"/>
    <w:rsid w:val="00845BB1"/>
    <w:rsid w:val="00852631"/>
    <w:rsid w:val="00853482"/>
    <w:rsid w:val="008538E8"/>
    <w:rsid w:val="00857A52"/>
    <w:rsid w:val="00857BFD"/>
    <w:rsid w:val="00862430"/>
    <w:rsid w:val="00867FE7"/>
    <w:rsid w:val="00871B7B"/>
    <w:rsid w:val="00872A8E"/>
    <w:rsid w:val="00872F79"/>
    <w:rsid w:val="0087471D"/>
    <w:rsid w:val="008768E9"/>
    <w:rsid w:val="00876A99"/>
    <w:rsid w:val="00880001"/>
    <w:rsid w:val="00880FEB"/>
    <w:rsid w:val="00881F36"/>
    <w:rsid w:val="0088230A"/>
    <w:rsid w:val="0088347C"/>
    <w:rsid w:val="00884400"/>
    <w:rsid w:val="00887CFB"/>
    <w:rsid w:val="0089180A"/>
    <w:rsid w:val="008918F4"/>
    <w:rsid w:val="00894A36"/>
    <w:rsid w:val="00895100"/>
    <w:rsid w:val="00897917"/>
    <w:rsid w:val="008A17CF"/>
    <w:rsid w:val="008A1B65"/>
    <w:rsid w:val="008A3C48"/>
    <w:rsid w:val="008A4312"/>
    <w:rsid w:val="008A6CD3"/>
    <w:rsid w:val="008A772B"/>
    <w:rsid w:val="008B3836"/>
    <w:rsid w:val="008B59ED"/>
    <w:rsid w:val="008B5F8C"/>
    <w:rsid w:val="008C21A0"/>
    <w:rsid w:val="008C2547"/>
    <w:rsid w:val="008C424C"/>
    <w:rsid w:val="008C520D"/>
    <w:rsid w:val="008C5F4C"/>
    <w:rsid w:val="008C6695"/>
    <w:rsid w:val="008C7DA8"/>
    <w:rsid w:val="008C7DD1"/>
    <w:rsid w:val="008C7FB5"/>
    <w:rsid w:val="008D0EAA"/>
    <w:rsid w:val="008D1AE4"/>
    <w:rsid w:val="008D3257"/>
    <w:rsid w:val="008D41D4"/>
    <w:rsid w:val="008E0534"/>
    <w:rsid w:val="008E0C1B"/>
    <w:rsid w:val="008E4A85"/>
    <w:rsid w:val="008E547E"/>
    <w:rsid w:val="008E5D27"/>
    <w:rsid w:val="008E6149"/>
    <w:rsid w:val="008F0A5D"/>
    <w:rsid w:val="008F119A"/>
    <w:rsid w:val="008F2146"/>
    <w:rsid w:val="008F25A3"/>
    <w:rsid w:val="008F390D"/>
    <w:rsid w:val="008F3A74"/>
    <w:rsid w:val="008F6311"/>
    <w:rsid w:val="00900BBC"/>
    <w:rsid w:val="009024C0"/>
    <w:rsid w:val="00904269"/>
    <w:rsid w:val="00904CF6"/>
    <w:rsid w:val="0091103C"/>
    <w:rsid w:val="009135A8"/>
    <w:rsid w:val="00913BD3"/>
    <w:rsid w:val="00915814"/>
    <w:rsid w:val="00915D62"/>
    <w:rsid w:val="00920636"/>
    <w:rsid w:val="00930EA2"/>
    <w:rsid w:val="00931945"/>
    <w:rsid w:val="00935518"/>
    <w:rsid w:val="0094019A"/>
    <w:rsid w:val="00940592"/>
    <w:rsid w:val="009412F7"/>
    <w:rsid w:val="00941EBA"/>
    <w:rsid w:val="00942171"/>
    <w:rsid w:val="00942949"/>
    <w:rsid w:val="00942E5E"/>
    <w:rsid w:val="00945704"/>
    <w:rsid w:val="00946132"/>
    <w:rsid w:val="00950B02"/>
    <w:rsid w:val="00951048"/>
    <w:rsid w:val="009515E9"/>
    <w:rsid w:val="00952A8C"/>
    <w:rsid w:val="00953CCC"/>
    <w:rsid w:val="009554B0"/>
    <w:rsid w:val="009555AD"/>
    <w:rsid w:val="009571D2"/>
    <w:rsid w:val="0096014B"/>
    <w:rsid w:val="00960C77"/>
    <w:rsid w:val="009625EC"/>
    <w:rsid w:val="009627D2"/>
    <w:rsid w:val="00962E92"/>
    <w:rsid w:val="00963CC3"/>
    <w:rsid w:val="009658FB"/>
    <w:rsid w:val="00966819"/>
    <w:rsid w:val="00966AE4"/>
    <w:rsid w:val="00971627"/>
    <w:rsid w:val="009770F9"/>
    <w:rsid w:val="00977AF7"/>
    <w:rsid w:val="00982631"/>
    <w:rsid w:val="009828B7"/>
    <w:rsid w:val="00982DB9"/>
    <w:rsid w:val="009835D6"/>
    <w:rsid w:val="00983819"/>
    <w:rsid w:val="00983ABF"/>
    <w:rsid w:val="009857AF"/>
    <w:rsid w:val="0098774A"/>
    <w:rsid w:val="00990573"/>
    <w:rsid w:val="00991AAD"/>
    <w:rsid w:val="00992938"/>
    <w:rsid w:val="00992B64"/>
    <w:rsid w:val="00992F3D"/>
    <w:rsid w:val="00994003"/>
    <w:rsid w:val="00994E7C"/>
    <w:rsid w:val="00997746"/>
    <w:rsid w:val="009A02A5"/>
    <w:rsid w:val="009A04A3"/>
    <w:rsid w:val="009A1227"/>
    <w:rsid w:val="009A1B63"/>
    <w:rsid w:val="009A760A"/>
    <w:rsid w:val="009A76D5"/>
    <w:rsid w:val="009B171A"/>
    <w:rsid w:val="009B24F0"/>
    <w:rsid w:val="009B29BB"/>
    <w:rsid w:val="009B40CA"/>
    <w:rsid w:val="009B4DDF"/>
    <w:rsid w:val="009B56D8"/>
    <w:rsid w:val="009B6D82"/>
    <w:rsid w:val="009C01EE"/>
    <w:rsid w:val="009C16C4"/>
    <w:rsid w:val="009C1B2B"/>
    <w:rsid w:val="009C2D55"/>
    <w:rsid w:val="009C3FB9"/>
    <w:rsid w:val="009C45BD"/>
    <w:rsid w:val="009C5B8A"/>
    <w:rsid w:val="009C6F7D"/>
    <w:rsid w:val="009C74A9"/>
    <w:rsid w:val="009C774D"/>
    <w:rsid w:val="009D0A91"/>
    <w:rsid w:val="009D2293"/>
    <w:rsid w:val="009D5F90"/>
    <w:rsid w:val="009D6322"/>
    <w:rsid w:val="009E1BEE"/>
    <w:rsid w:val="009E1D9E"/>
    <w:rsid w:val="009E1DB2"/>
    <w:rsid w:val="009E52D9"/>
    <w:rsid w:val="009E546F"/>
    <w:rsid w:val="009E633E"/>
    <w:rsid w:val="009E6D22"/>
    <w:rsid w:val="009E6E59"/>
    <w:rsid w:val="009E7159"/>
    <w:rsid w:val="009F217A"/>
    <w:rsid w:val="009F432B"/>
    <w:rsid w:val="009F60AF"/>
    <w:rsid w:val="00A0150F"/>
    <w:rsid w:val="00A01598"/>
    <w:rsid w:val="00A01A44"/>
    <w:rsid w:val="00A0232E"/>
    <w:rsid w:val="00A02746"/>
    <w:rsid w:val="00A05C0E"/>
    <w:rsid w:val="00A063CC"/>
    <w:rsid w:val="00A10C8A"/>
    <w:rsid w:val="00A130D3"/>
    <w:rsid w:val="00A168C0"/>
    <w:rsid w:val="00A175AA"/>
    <w:rsid w:val="00A17AC5"/>
    <w:rsid w:val="00A21AF5"/>
    <w:rsid w:val="00A2363F"/>
    <w:rsid w:val="00A23BCD"/>
    <w:rsid w:val="00A26464"/>
    <w:rsid w:val="00A311A3"/>
    <w:rsid w:val="00A312F2"/>
    <w:rsid w:val="00A317CA"/>
    <w:rsid w:val="00A32ECC"/>
    <w:rsid w:val="00A34DEE"/>
    <w:rsid w:val="00A369F4"/>
    <w:rsid w:val="00A36C19"/>
    <w:rsid w:val="00A37475"/>
    <w:rsid w:val="00A40BB9"/>
    <w:rsid w:val="00A412DD"/>
    <w:rsid w:val="00A414A5"/>
    <w:rsid w:val="00A41706"/>
    <w:rsid w:val="00A426B5"/>
    <w:rsid w:val="00A42736"/>
    <w:rsid w:val="00A42CBD"/>
    <w:rsid w:val="00A4403B"/>
    <w:rsid w:val="00A450F3"/>
    <w:rsid w:val="00A45545"/>
    <w:rsid w:val="00A476B8"/>
    <w:rsid w:val="00A47DA4"/>
    <w:rsid w:val="00A50402"/>
    <w:rsid w:val="00A51BEA"/>
    <w:rsid w:val="00A51C3E"/>
    <w:rsid w:val="00A520FB"/>
    <w:rsid w:val="00A522CC"/>
    <w:rsid w:val="00A52318"/>
    <w:rsid w:val="00A52D9B"/>
    <w:rsid w:val="00A54037"/>
    <w:rsid w:val="00A54744"/>
    <w:rsid w:val="00A559C9"/>
    <w:rsid w:val="00A567E6"/>
    <w:rsid w:val="00A61F9E"/>
    <w:rsid w:val="00A62AD8"/>
    <w:rsid w:val="00A65598"/>
    <w:rsid w:val="00A67DDA"/>
    <w:rsid w:val="00A70B6C"/>
    <w:rsid w:val="00A7116F"/>
    <w:rsid w:val="00A71E37"/>
    <w:rsid w:val="00A73982"/>
    <w:rsid w:val="00A73F3A"/>
    <w:rsid w:val="00A74459"/>
    <w:rsid w:val="00A76224"/>
    <w:rsid w:val="00A76780"/>
    <w:rsid w:val="00A76936"/>
    <w:rsid w:val="00A81A2B"/>
    <w:rsid w:val="00A824F4"/>
    <w:rsid w:val="00A8315B"/>
    <w:rsid w:val="00A83A8F"/>
    <w:rsid w:val="00A87720"/>
    <w:rsid w:val="00A919A8"/>
    <w:rsid w:val="00A92477"/>
    <w:rsid w:val="00A937C1"/>
    <w:rsid w:val="00A94D23"/>
    <w:rsid w:val="00A95587"/>
    <w:rsid w:val="00A955BC"/>
    <w:rsid w:val="00A95628"/>
    <w:rsid w:val="00A96875"/>
    <w:rsid w:val="00A9727B"/>
    <w:rsid w:val="00AA4C2C"/>
    <w:rsid w:val="00AA62F6"/>
    <w:rsid w:val="00AA6AA0"/>
    <w:rsid w:val="00AA738C"/>
    <w:rsid w:val="00AB0898"/>
    <w:rsid w:val="00AB1CD2"/>
    <w:rsid w:val="00AB32C8"/>
    <w:rsid w:val="00AB37C0"/>
    <w:rsid w:val="00AB61E6"/>
    <w:rsid w:val="00AB6F39"/>
    <w:rsid w:val="00AB7046"/>
    <w:rsid w:val="00AC2D50"/>
    <w:rsid w:val="00AC34AE"/>
    <w:rsid w:val="00AC3CD5"/>
    <w:rsid w:val="00AD02AD"/>
    <w:rsid w:val="00AD1DA1"/>
    <w:rsid w:val="00AD35FD"/>
    <w:rsid w:val="00AD5C0C"/>
    <w:rsid w:val="00AD7211"/>
    <w:rsid w:val="00AD7E63"/>
    <w:rsid w:val="00AE2220"/>
    <w:rsid w:val="00AE5BD0"/>
    <w:rsid w:val="00AF034E"/>
    <w:rsid w:val="00AF1907"/>
    <w:rsid w:val="00AF19BB"/>
    <w:rsid w:val="00AF2257"/>
    <w:rsid w:val="00AF2B55"/>
    <w:rsid w:val="00AF3657"/>
    <w:rsid w:val="00AF5143"/>
    <w:rsid w:val="00B002F7"/>
    <w:rsid w:val="00B04DDD"/>
    <w:rsid w:val="00B05ED0"/>
    <w:rsid w:val="00B10A4A"/>
    <w:rsid w:val="00B1186D"/>
    <w:rsid w:val="00B12B56"/>
    <w:rsid w:val="00B149B4"/>
    <w:rsid w:val="00B171AD"/>
    <w:rsid w:val="00B177E9"/>
    <w:rsid w:val="00B20530"/>
    <w:rsid w:val="00B21F7D"/>
    <w:rsid w:val="00B22712"/>
    <w:rsid w:val="00B24D94"/>
    <w:rsid w:val="00B2685A"/>
    <w:rsid w:val="00B30013"/>
    <w:rsid w:val="00B34A67"/>
    <w:rsid w:val="00B34E68"/>
    <w:rsid w:val="00B35110"/>
    <w:rsid w:val="00B36EB3"/>
    <w:rsid w:val="00B4119E"/>
    <w:rsid w:val="00B42DD5"/>
    <w:rsid w:val="00B42F9E"/>
    <w:rsid w:val="00B4545D"/>
    <w:rsid w:val="00B50451"/>
    <w:rsid w:val="00B52710"/>
    <w:rsid w:val="00B53A79"/>
    <w:rsid w:val="00B55579"/>
    <w:rsid w:val="00B55D98"/>
    <w:rsid w:val="00B56B61"/>
    <w:rsid w:val="00B61142"/>
    <w:rsid w:val="00B645A8"/>
    <w:rsid w:val="00B6524A"/>
    <w:rsid w:val="00B704FC"/>
    <w:rsid w:val="00B80D81"/>
    <w:rsid w:val="00B80EAE"/>
    <w:rsid w:val="00B82998"/>
    <w:rsid w:val="00B83A7C"/>
    <w:rsid w:val="00B840DA"/>
    <w:rsid w:val="00B84E88"/>
    <w:rsid w:val="00B851C3"/>
    <w:rsid w:val="00B854A7"/>
    <w:rsid w:val="00B872DF"/>
    <w:rsid w:val="00B90845"/>
    <w:rsid w:val="00B9242B"/>
    <w:rsid w:val="00B93169"/>
    <w:rsid w:val="00B93E69"/>
    <w:rsid w:val="00B94277"/>
    <w:rsid w:val="00B95770"/>
    <w:rsid w:val="00B959BF"/>
    <w:rsid w:val="00B960B3"/>
    <w:rsid w:val="00BA0881"/>
    <w:rsid w:val="00BA2395"/>
    <w:rsid w:val="00BA38DF"/>
    <w:rsid w:val="00BA598D"/>
    <w:rsid w:val="00BB0D72"/>
    <w:rsid w:val="00BB1FC6"/>
    <w:rsid w:val="00BB2223"/>
    <w:rsid w:val="00BB2684"/>
    <w:rsid w:val="00BB2828"/>
    <w:rsid w:val="00BB4ADE"/>
    <w:rsid w:val="00BB4D47"/>
    <w:rsid w:val="00BB747C"/>
    <w:rsid w:val="00BC09AA"/>
    <w:rsid w:val="00BC6C26"/>
    <w:rsid w:val="00BC72A6"/>
    <w:rsid w:val="00BD21D5"/>
    <w:rsid w:val="00BD3254"/>
    <w:rsid w:val="00BD391A"/>
    <w:rsid w:val="00BD4541"/>
    <w:rsid w:val="00BD4935"/>
    <w:rsid w:val="00BD5150"/>
    <w:rsid w:val="00BD54CB"/>
    <w:rsid w:val="00BE1146"/>
    <w:rsid w:val="00BE1DE8"/>
    <w:rsid w:val="00BE1DEB"/>
    <w:rsid w:val="00BE23DE"/>
    <w:rsid w:val="00BE24D3"/>
    <w:rsid w:val="00BE3BDE"/>
    <w:rsid w:val="00BE4D0D"/>
    <w:rsid w:val="00BE76E2"/>
    <w:rsid w:val="00BE7C40"/>
    <w:rsid w:val="00BF486B"/>
    <w:rsid w:val="00BF7284"/>
    <w:rsid w:val="00C00722"/>
    <w:rsid w:val="00C03A68"/>
    <w:rsid w:val="00C0479D"/>
    <w:rsid w:val="00C0503E"/>
    <w:rsid w:val="00C05515"/>
    <w:rsid w:val="00C05526"/>
    <w:rsid w:val="00C05B5A"/>
    <w:rsid w:val="00C05D09"/>
    <w:rsid w:val="00C0610F"/>
    <w:rsid w:val="00C0638A"/>
    <w:rsid w:val="00C139C6"/>
    <w:rsid w:val="00C13AB0"/>
    <w:rsid w:val="00C14C0B"/>
    <w:rsid w:val="00C15067"/>
    <w:rsid w:val="00C16A40"/>
    <w:rsid w:val="00C16A9D"/>
    <w:rsid w:val="00C17EA2"/>
    <w:rsid w:val="00C20193"/>
    <w:rsid w:val="00C2229C"/>
    <w:rsid w:val="00C22468"/>
    <w:rsid w:val="00C22584"/>
    <w:rsid w:val="00C23631"/>
    <w:rsid w:val="00C23870"/>
    <w:rsid w:val="00C24C29"/>
    <w:rsid w:val="00C30975"/>
    <w:rsid w:val="00C30D5B"/>
    <w:rsid w:val="00C319EF"/>
    <w:rsid w:val="00C407E5"/>
    <w:rsid w:val="00C40893"/>
    <w:rsid w:val="00C432F3"/>
    <w:rsid w:val="00C439BC"/>
    <w:rsid w:val="00C43B0C"/>
    <w:rsid w:val="00C44333"/>
    <w:rsid w:val="00C44CC1"/>
    <w:rsid w:val="00C45261"/>
    <w:rsid w:val="00C45A5D"/>
    <w:rsid w:val="00C45C3F"/>
    <w:rsid w:val="00C46744"/>
    <w:rsid w:val="00C47C33"/>
    <w:rsid w:val="00C47DB3"/>
    <w:rsid w:val="00C50CBF"/>
    <w:rsid w:val="00C50E19"/>
    <w:rsid w:val="00C50F6F"/>
    <w:rsid w:val="00C51696"/>
    <w:rsid w:val="00C54A65"/>
    <w:rsid w:val="00C555BF"/>
    <w:rsid w:val="00C55F42"/>
    <w:rsid w:val="00C570D8"/>
    <w:rsid w:val="00C57E7C"/>
    <w:rsid w:val="00C626F0"/>
    <w:rsid w:val="00C65DF6"/>
    <w:rsid w:val="00C66088"/>
    <w:rsid w:val="00C6771B"/>
    <w:rsid w:val="00C67ED7"/>
    <w:rsid w:val="00C70D41"/>
    <w:rsid w:val="00C74327"/>
    <w:rsid w:val="00C7601B"/>
    <w:rsid w:val="00C76162"/>
    <w:rsid w:val="00C77765"/>
    <w:rsid w:val="00C81475"/>
    <w:rsid w:val="00C8279A"/>
    <w:rsid w:val="00C8305A"/>
    <w:rsid w:val="00C84CDD"/>
    <w:rsid w:val="00C84D5D"/>
    <w:rsid w:val="00C8525D"/>
    <w:rsid w:val="00C857F7"/>
    <w:rsid w:val="00C8621F"/>
    <w:rsid w:val="00C8781A"/>
    <w:rsid w:val="00C90163"/>
    <w:rsid w:val="00C91A36"/>
    <w:rsid w:val="00C91C5B"/>
    <w:rsid w:val="00C939C3"/>
    <w:rsid w:val="00C94ED2"/>
    <w:rsid w:val="00C94F75"/>
    <w:rsid w:val="00C95F08"/>
    <w:rsid w:val="00CA175B"/>
    <w:rsid w:val="00CA3C4D"/>
    <w:rsid w:val="00CA48F3"/>
    <w:rsid w:val="00CA54A8"/>
    <w:rsid w:val="00CA54AF"/>
    <w:rsid w:val="00CA6290"/>
    <w:rsid w:val="00CA7A0A"/>
    <w:rsid w:val="00CA7A39"/>
    <w:rsid w:val="00CB041F"/>
    <w:rsid w:val="00CB0BD7"/>
    <w:rsid w:val="00CB1086"/>
    <w:rsid w:val="00CB2237"/>
    <w:rsid w:val="00CB2547"/>
    <w:rsid w:val="00CB2C8A"/>
    <w:rsid w:val="00CB60FB"/>
    <w:rsid w:val="00CB7843"/>
    <w:rsid w:val="00CC27F5"/>
    <w:rsid w:val="00CC2964"/>
    <w:rsid w:val="00CC36A2"/>
    <w:rsid w:val="00CC5522"/>
    <w:rsid w:val="00CC5653"/>
    <w:rsid w:val="00CC74FA"/>
    <w:rsid w:val="00CD06E1"/>
    <w:rsid w:val="00CD120F"/>
    <w:rsid w:val="00CD2489"/>
    <w:rsid w:val="00CD32D6"/>
    <w:rsid w:val="00CD445B"/>
    <w:rsid w:val="00CD4CC1"/>
    <w:rsid w:val="00CD56A4"/>
    <w:rsid w:val="00CD6F1C"/>
    <w:rsid w:val="00CD7EA8"/>
    <w:rsid w:val="00CE0AC5"/>
    <w:rsid w:val="00CE55EF"/>
    <w:rsid w:val="00CE7038"/>
    <w:rsid w:val="00CE7F40"/>
    <w:rsid w:val="00CF29AD"/>
    <w:rsid w:val="00CF38C2"/>
    <w:rsid w:val="00CF3971"/>
    <w:rsid w:val="00CF4035"/>
    <w:rsid w:val="00CF58D7"/>
    <w:rsid w:val="00CF6B84"/>
    <w:rsid w:val="00D0004B"/>
    <w:rsid w:val="00D00057"/>
    <w:rsid w:val="00D00876"/>
    <w:rsid w:val="00D00A47"/>
    <w:rsid w:val="00D01BC9"/>
    <w:rsid w:val="00D01F54"/>
    <w:rsid w:val="00D035CC"/>
    <w:rsid w:val="00D0499D"/>
    <w:rsid w:val="00D05671"/>
    <w:rsid w:val="00D12C91"/>
    <w:rsid w:val="00D1418E"/>
    <w:rsid w:val="00D16F6D"/>
    <w:rsid w:val="00D22B97"/>
    <w:rsid w:val="00D23109"/>
    <w:rsid w:val="00D2389D"/>
    <w:rsid w:val="00D23FD4"/>
    <w:rsid w:val="00D27B0E"/>
    <w:rsid w:val="00D31440"/>
    <w:rsid w:val="00D3186A"/>
    <w:rsid w:val="00D31891"/>
    <w:rsid w:val="00D31E97"/>
    <w:rsid w:val="00D342CB"/>
    <w:rsid w:val="00D34EE2"/>
    <w:rsid w:val="00D375CD"/>
    <w:rsid w:val="00D426BE"/>
    <w:rsid w:val="00D429F9"/>
    <w:rsid w:val="00D440B9"/>
    <w:rsid w:val="00D44A3D"/>
    <w:rsid w:val="00D54F02"/>
    <w:rsid w:val="00D578F8"/>
    <w:rsid w:val="00D61529"/>
    <w:rsid w:val="00D61FC4"/>
    <w:rsid w:val="00D63448"/>
    <w:rsid w:val="00D63888"/>
    <w:rsid w:val="00D63ABF"/>
    <w:rsid w:val="00D65227"/>
    <w:rsid w:val="00D66383"/>
    <w:rsid w:val="00D6778A"/>
    <w:rsid w:val="00D71A06"/>
    <w:rsid w:val="00D71BB2"/>
    <w:rsid w:val="00D767D8"/>
    <w:rsid w:val="00D801F1"/>
    <w:rsid w:val="00D8040F"/>
    <w:rsid w:val="00D825F9"/>
    <w:rsid w:val="00D86437"/>
    <w:rsid w:val="00D9452E"/>
    <w:rsid w:val="00D94FC2"/>
    <w:rsid w:val="00D95DB0"/>
    <w:rsid w:val="00D961BF"/>
    <w:rsid w:val="00D96F16"/>
    <w:rsid w:val="00D971F6"/>
    <w:rsid w:val="00D97FAC"/>
    <w:rsid w:val="00DA03C4"/>
    <w:rsid w:val="00DA0C85"/>
    <w:rsid w:val="00DA0D8B"/>
    <w:rsid w:val="00DA2B4D"/>
    <w:rsid w:val="00DA3145"/>
    <w:rsid w:val="00DA544A"/>
    <w:rsid w:val="00DA59DD"/>
    <w:rsid w:val="00DA5E3B"/>
    <w:rsid w:val="00DA654D"/>
    <w:rsid w:val="00DA672C"/>
    <w:rsid w:val="00DA697A"/>
    <w:rsid w:val="00DA725E"/>
    <w:rsid w:val="00DB03AE"/>
    <w:rsid w:val="00DB4E0D"/>
    <w:rsid w:val="00DB504A"/>
    <w:rsid w:val="00DB5696"/>
    <w:rsid w:val="00DB6673"/>
    <w:rsid w:val="00DB6D88"/>
    <w:rsid w:val="00DC01E3"/>
    <w:rsid w:val="00DC14BC"/>
    <w:rsid w:val="00DC2B9F"/>
    <w:rsid w:val="00DC3EBF"/>
    <w:rsid w:val="00DC696D"/>
    <w:rsid w:val="00DD102A"/>
    <w:rsid w:val="00DD2048"/>
    <w:rsid w:val="00DD4402"/>
    <w:rsid w:val="00DD4FE5"/>
    <w:rsid w:val="00DD52E6"/>
    <w:rsid w:val="00DD5A05"/>
    <w:rsid w:val="00DD723E"/>
    <w:rsid w:val="00DE0DED"/>
    <w:rsid w:val="00DE1155"/>
    <w:rsid w:val="00DE1C70"/>
    <w:rsid w:val="00DE2128"/>
    <w:rsid w:val="00DE5D68"/>
    <w:rsid w:val="00DE6E06"/>
    <w:rsid w:val="00DF07E1"/>
    <w:rsid w:val="00DF1643"/>
    <w:rsid w:val="00DF2C99"/>
    <w:rsid w:val="00DF2CA5"/>
    <w:rsid w:val="00DF5342"/>
    <w:rsid w:val="00DF5659"/>
    <w:rsid w:val="00DF5A05"/>
    <w:rsid w:val="00DF7586"/>
    <w:rsid w:val="00E0008F"/>
    <w:rsid w:val="00E00434"/>
    <w:rsid w:val="00E00478"/>
    <w:rsid w:val="00E0397F"/>
    <w:rsid w:val="00E03A5A"/>
    <w:rsid w:val="00E05716"/>
    <w:rsid w:val="00E07291"/>
    <w:rsid w:val="00E073A4"/>
    <w:rsid w:val="00E10F94"/>
    <w:rsid w:val="00E1216A"/>
    <w:rsid w:val="00E126D2"/>
    <w:rsid w:val="00E12755"/>
    <w:rsid w:val="00E12C24"/>
    <w:rsid w:val="00E1559B"/>
    <w:rsid w:val="00E16E45"/>
    <w:rsid w:val="00E1769C"/>
    <w:rsid w:val="00E20ACB"/>
    <w:rsid w:val="00E20F1D"/>
    <w:rsid w:val="00E2138F"/>
    <w:rsid w:val="00E2295E"/>
    <w:rsid w:val="00E23B0F"/>
    <w:rsid w:val="00E2415E"/>
    <w:rsid w:val="00E26101"/>
    <w:rsid w:val="00E2619E"/>
    <w:rsid w:val="00E270C7"/>
    <w:rsid w:val="00E31DAC"/>
    <w:rsid w:val="00E337DC"/>
    <w:rsid w:val="00E337FD"/>
    <w:rsid w:val="00E35FA9"/>
    <w:rsid w:val="00E36CB9"/>
    <w:rsid w:val="00E37D6E"/>
    <w:rsid w:val="00E416C6"/>
    <w:rsid w:val="00E4197A"/>
    <w:rsid w:val="00E443F1"/>
    <w:rsid w:val="00E44AC6"/>
    <w:rsid w:val="00E45C72"/>
    <w:rsid w:val="00E4666D"/>
    <w:rsid w:val="00E509F9"/>
    <w:rsid w:val="00E51216"/>
    <w:rsid w:val="00E515DE"/>
    <w:rsid w:val="00E53B84"/>
    <w:rsid w:val="00E5422C"/>
    <w:rsid w:val="00E54245"/>
    <w:rsid w:val="00E55575"/>
    <w:rsid w:val="00E55F2B"/>
    <w:rsid w:val="00E56364"/>
    <w:rsid w:val="00E57783"/>
    <w:rsid w:val="00E578F0"/>
    <w:rsid w:val="00E61BBD"/>
    <w:rsid w:val="00E6263C"/>
    <w:rsid w:val="00E6488C"/>
    <w:rsid w:val="00E6510B"/>
    <w:rsid w:val="00E668DC"/>
    <w:rsid w:val="00E66DAE"/>
    <w:rsid w:val="00E7020A"/>
    <w:rsid w:val="00E70402"/>
    <w:rsid w:val="00E712BF"/>
    <w:rsid w:val="00E74E5E"/>
    <w:rsid w:val="00E75406"/>
    <w:rsid w:val="00E769F6"/>
    <w:rsid w:val="00E77825"/>
    <w:rsid w:val="00E77D5C"/>
    <w:rsid w:val="00E82256"/>
    <w:rsid w:val="00E8292D"/>
    <w:rsid w:val="00E8319D"/>
    <w:rsid w:val="00E831E7"/>
    <w:rsid w:val="00E83329"/>
    <w:rsid w:val="00E859E2"/>
    <w:rsid w:val="00E90884"/>
    <w:rsid w:val="00E93884"/>
    <w:rsid w:val="00E93A5A"/>
    <w:rsid w:val="00E93CDC"/>
    <w:rsid w:val="00E95603"/>
    <w:rsid w:val="00E95BEE"/>
    <w:rsid w:val="00EA4213"/>
    <w:rsid w:val="00EA4AE5"/>
    <w:rsid w:val="00EA4C94"/>
    <w:rsid w:val="00EA74F3"/>
    <w:rsid w:val="00EB1821"/>
    <w:rsid w:val="00EB3503"/>
    <w:rsid w:val="00EC29AD"/>
    <w:rsid w:val="00EC3A58"/>
    <w:rsid w:val="00EC3FD0"/>
    <w:rsid w:val="00EC4288"/>
    <w:rsid w:val="00EC4739"/>
    <w:rsid w:val="00EC4D70"/>
    <w:rsid w:val="00EC5298"/>
    <w:rsid w:val="00ED132C"/>
    <w:rsid w:val="00ED5086"/>
    <w:rsid w:val="00ED791C"/>
    <w:rsid w:val="00ED7D74"/>
    <w:rsid w:val="00ED7F0D"/>
    <w:rsid w:val="00ED7FCF"/>
    <w:rsid w:val="00EE06A8"/>
    <w:rsid w:val="00EE1554"/>
    <w:rsid w:val="00EE1968"/>
    <w:rsid w:val="00EE3B0E"/>
    <w:rsid w:val="00EE3D1A"/>
    <w:rsid w:val="00EE45EF"/>
    <w:rsid w:val="00EE4ACD"/>
    <w:rsid w:val="00EE5384"/>
    <w:rsid w:val="00EE66C2"/>
    <w:rsid w:val="00EE6968"/>
    <w:rsid w:val="00EF00C0"/>
    <w:rsid w:val="00EF00DD"/>
    <w:rsid w:val="00EF1396"/>
    <w:rsid w:val="00F004A0"/>
    <w:rsid w:val="00F013BE"/>
    <w:rsid w:val="00F0238C"/>
    <w:rsid w:val="00F0510E"/>
    <w:rsid w:val="00F05504"/>
    <w:rsid w:val="00F0655F"/>
    <w:rsid w:val="00F06869"/>
    <w:rsid w:val="00F07B6D"/>
    <w:rsid w:val="00F10796"/>
    <w:rsid w:val="00F10E03"/>
    <w:rsid w:val="00F11FAE"/>
    <w:rsid w:val="00F121C5"/>
    <w:rsid w:val="00F1284F"/>
    <w:rsid w:val="00F13805"/>
    <w:rsid w:val="00F13869"/>
    <w:rsid w:val="00F13FFA"/>
    <w:rsid w:val="00F152DD"/>
    <w:rsid w:val="00F1545C"/>
    <w:rsid w:val="00F15606"/>
    <w:rsid w:val="00F165AE"/>
    <w:rsid w:val="00F166BC"/>
    <w:rsid w:val="00F167C2"/>
    <w:rsid w:val="00F16DC9"/>
    <w:rsid w:val="00F17819"/>
    <w:rsid w:val="00F21CD7"/>
    <w:rsid w:val="00F21E08"/>
    <w:rsid w:val="00F22F87"/>
    <w:rsid w:val="00F24BE5"/>
    <w:rsid w:val="00F25B51"/>
    <w:rsid w:val="00F2688A"/>
    <w:rsid w:val="00F2747D"/>
    <w:rsid w:val="00F30026"/>
    <w:rsid w:val="00F31239"/>
    <w:rsid w:val="00F320DD"/>
    <w:rsid w:val="00F3235B"/>
    <w:rsid w:val="00F328CC"/>
    <w:rsid w:val="00F34279"/>
    <w:rsid w:val="00F35583"/>
    <w:rsid w:val="00F35D26"/>
    <w:rsid w:val="00F36824"/>
    <w:rsid w:val="00F37C48"/>
    <w:rsid w:val="00F37DDC"/>
    <w:rsid w:val="00F40D5B"/>
    <w:rsid w:val="00F42448"/>
    <w:rsid w:val="00F430E8"/>
    <w:rsid w:val="00F4374B"/>
    <w:rsid w:val="00F44C10"/>
    <w:rsid w:val="00F44E96"/>
    <w:rsid w:val="00F46027"/>
    <w:rsid w:val="00F4644E"/>
    <w:rsid w:val="00F47BE6"/>
    <w:rsid w:val="00F47FAB"/>
    <w:rsid w:val="00F52E53"/>
    <w:rsid w:val="00F551AC"/>
    <w:rsid w:val="00F5542B"/>
    <w:rsid w:val="00F56603"/>
    <w:rsid w:val="00F57C5A"/>
    <w:rsid w:val="00F60A44"/>
    <w:rsid w:val="00F61758"/>
    <w:rsid w:val="00F6248A"/>
    <w:rsid w:val="00F634ED"/>
    <w:rsid w:val="00F65774"/>
    <w:rsid w:val="00F65BF0"/>
    <w:rsid w:val="00F66006"/>
    <w:rsid w:val="00F664F0"/>
    <w:rsid w:val="00F678A0"/>
    <w:rsid w:val="00F67933"/>
    <w:rsid w:val="00F70DD5"/>
    <w:rsid w:val="00F726BF"/>
    <w:rsid w:val="00F74277"/>
    <w:rsid w:val="00F82D82"/>
    <w:rsid w:val="00F83F04"/>
    <w:rsid w:val="00F84573"/>
    <w:rsid w:val="00F85AE8"/>
    <w:rsid w:val="00F875C3"/>
    <w:rsid w:val="00F9291E"/>
    <w:rsid w:val="00F93EFE"/>
    <w:rsid w:val="00F95EBE"/>
    <w:rsid w:val="00F96914"/>
    <w:rsid w:val="00F96F92"/>
    <w:rsid w:val="00F96FD1"/>
    <w:rsid w:val="00FA0680"/>
    <w:rsid w:val="00FA0922"/>
    <w:rsid w:val="00FA0FAC"/>
    <w:rsid w:val="00FA25DA"/>
    <w:rsid w:val="00FA28D9"/>
    <w:rsid w:val="00FA31E9"/>
    <w:rsid w:val="00FA63B0"/>
    <w:rsid w:val="00FB02AF"/>
    <w:rsid w:val="00FB0646"/>
    <w:rsid w:val="00FB0695"/>
    <w:rsid w:val="00FB1B8F"/>
    <w:rsid w:val="00FB1CFD"/>
    <w:rsid w:val="00FB28EE"/>
    <w:rsid w:val="00FB473E"/>
    <w:rsid w:val="00FB4B4B"/>
    <w:rsid w:val="00FB6E6F"/>
    <w:rsid w:val="00FB6E73"/>
    <w:rsid w:val="00FC0DBA"/>
    <w:rsid w:val="00FC106D"/>
    <w:rsid w:val="00FC14DD"/>
    <w:rsid w:val="00FC40B0"/>
    <w:rsid w:val="00FC463F"/>
    <w:rsid w:val="00FC553B"/>
    <w:rsid w:val="00FC6C9D"/>
    <w:rsid w:val="00FC78B5"/>
    <w:rsid w:val="00FD1419"/>
    <w:rsid w:val="00FD2ACC"/>
    <w:rsid w:val="00FD3574"/>
    <w:rsid w:val="00FD385B"/>
    <w:rsid w:val="00FD4760"/>
    <w:rsid w:val="00FD4D02"/>
    <w:rsid w:val="00FE139A"/>
    <w:rsid w:val="00FE13F4"/>
    <w:rsid w:val="00FE2A76"/>
    <w:rsid w:val="00FE37B2"/>
    <w:rsid w:val="00FE77BD"/>
    <w:rsid w:val="00FF0456"/>
    <w:rsid w:val="00FF311F"/>
    <w:rsid w:val="00FF729C"/>
    <w:rsid w:val="00FF78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0064be"/>
    </o:shapedefaults>
    <o:shapelayout v:ext="edit">
      <o:idmap v:ext="edit" data="1"/>
    </o:shapelayout>
  </w:shapeDefaults>
  <w:decimalSymbol w:val="."/>
  <w:listSeparator w:val=","/>
  <w14:docId w14:val="657639C7"/>
  <w15:docId w15:val="{889F8498-183E-450D-8C8A-8340BC512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4B6A"/>
    <w:pPr>
      <w:spacing w:after="200" w:line="276" w:lineRule="auto"/>
    </w:pPr>
    <w:rPr>
      <w:rFonts w:ascii="Arial" w:hAnsi="Arial"/>
      <w:sz w:val="21"/>
      <w:szCs w:val="22"/>
      <w:lang w:bidi="en-US"/>
    </w:rPr>
  </w:style>
  <w:style w:type="paragraph" w:styleId="Heading1">
    <w:name w:val="heading 1"/>
    <w:basedOn w:val="Normal"/>
    <w:next w:val="Normal"/>
    <w:link w:val="Heading1Char"/>
    <w:uiPriority w:val="9"/>
    <w:qFormat/>
    <w:rsid w:val="00784B6A"/>
    <w:pPr>
      <w:keepNext/>
      <w:keepLines/>
      <w:spacing w:before="480" w:after="0"/>
      <w:outlineLvl w:val="0"/>
    </w:pPr>
    <w:rPr>
      <w:b/>
      <w:bCs/>
      <w:color w:val="365F91"/>
      <w:sz w:val="40"/>
      <w:szCs w:val="28"/>
    </w:rPr>
  </w:style>
  <w:style w:type="paragraph" w:styleId="Heading2">
    <w:name w:val="heading 2"/>
    <w:basedOn w:val="Heading1"/>
    <w:next w:val="Normal"/>
    <w:link w:val="Heading2Char"/>
    <w:uiPriority w:val="9"/>
    <w:unhideWhenUsed/>
    <w:qFormat/>
    <w:rsid w:val="00784B6A"/>
    <w:pPr>
      <w:spacing w:before="200"/>
      <w:outlineLvl w:val="1"/>
    </w:pPr>
    <w:rPr>
      <w:bCs w:val="0"/>
      <w:color w:val="4F81BD"/>
      <w:sz w:val="36"/>
      <w:szCs w:val="26"/>
    </w:rPr>
  </w:style>
  <w:style w:type="paragraph" w:styleId="Heading3">
    <w:name w:val="heading 3"/>
    <w:basedOn w:val="Normal"/>
    <w:next w:val="Normal"/>
    <w:link w:val="Heading3Char"/>
    <w:uiPriority w:val="9"/>
    <w:unhideWhenUsed/>
    <w:qFormat/>
    <w:rsid w:val="00784B6A"/>
    <w:pPr>
      <w:keepNext/>
      <w:keepLines/>
      <w:spacing w:before="200" w:after="0"/>
      <w:outlineLvl w:val="2"/>
    </w:pPr>
    <w:rPr>
      <w:b/>
      <w:bCs/>
      <w:color w:val="4F81BD"/>
      <w:sz w:val="28"/>
      <w:szCs w:val="28"/>
    </w:rPr>
  </w:style>
  <w:style w:type="paragraph" w:styleId="Heading4">
    <w:name w:val="heading 4"/>
    <w:basedOn w:val="Normal"/>
    <w:next w:val="Normal"/>
    <w:link w:val="Heading4Char"/>
    <w:uiPriority w:val="9"/>
    <w:unhideWhenUsed/>
    <w:qFormat/>
    <w:rsid w:val="00784B6A"/>
    <w:pPr>
      <w:keepNext/>
      <w:keepLines/>
      <w:spacing w:before="200" w:after="0"/>
      <w:outlineLvl w:val="3"/>
    </w:pPr>
    <w:rPr>
      <w:bCs/>
      <w:i/>
      <w:iCs/>
      <w:color w:val="4F81BD"/>
      <w:sz w:val="24"/>
    </w:rPr>
  </w:style>
  <w:style w:type="paragraph" w:styleId="Heading5">
    <w:name w:val="heading 5"/>
    <w:basedOn w:val="Normal"/>
    <w:next w:val="Normal"/>
    <w:link w:val="Heading5Char"/>
    <w:uiPriority w:val="9"/>
    <w:unhideWhenUsed/>
    <w:qFormat/>
    <w:rsid w:val="00784B6A"/>
    <w:pPr>
      <w:keepNext/>
      <w:keepLines/>
      <w:spacing w:before="200" w:after="0"/>
      <w:outlineLvl w:val="4"/>
    </w:pPr>
    <w:rPr>
      <w:rFonts w:cs="Arial"/>
      <w:b/>
      <w:color w:val="243F60"/>
    </w:rPr>
  </w:style>
  <w:style w:type="paragraph" w:styleId="Heading6">
    <w:name w:val="heading 6"/>
    <w:basedOn w:val="Normal"/>
    <w:next w:val="Normal"/>
    <w:link w:val="Heading6Char"/>
    <w:uiPriority w:val="9"/>
    <w:unhideWhenUsed/>
    <w:qFormat/>
    <w:rsid w:val="00784B6A"/>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unhideWhenUsed/>
    <w:qFormat/>
    <w:rsid w:val="00784B6A"/>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rsid w:val="00784B6A"/>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unhideWhenUsed/>
    <w:qFormat/>
    <w:rsid w:val="00784B6A"/>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ourceCode">
    <w:name w:val="Source Code"/>
    <w:basedOn w:val="Normal"/>
    <w:rsid w:val="00784B6A"/>
    <w:pPr>
      <w:tabs>
        <w:tab w:val="center" w:pos="4153"/>
        <w:tab w:val="right" w:pos="8306"/>
      </w:tabs>
    </w:pPr>
    <w:rPr>
      <w:rFonts w:ascii="Courier New" w:hAnsi="Courier New" w:cs="Courier New"/>
      <w:noProof/>
      <w:szCs w:val="20"/>
      <w:lang w:val="en-GB"/>
    </w:rPr>
  </w:style>
  <w:style w:type="paragraph" w:styleId="TOC2">
    <w:name w:val="toc 2"/>
    <w:basedOn w:val="Normal"/>
    <w:next w:val="Normal"/>
    <w:autoRedefine/>
    <w:uiPriority w:val="39"/>
    <w:rsid w:val="00784B6A"/>
    <w:pPr>
      <w:tabs>
        <w:tab w:val="right" w:leader="dot" w:pos="10790"/>
      </w:tabs>
      <w:spacing w:after="0" w:line="240" w:lineRule="auto"/>
      <w:ind w:left="202"/>
    </w:pPr>
  </w:style>
  <w:style w:type="paragraph" w:customStyle="1" w:styleId="TOCTitle">
    <w:name w:val="TOC Title"/>
    <w:basedOn w:val="Normal"/>
    <w:rsid w:val="00784B6A"/>
    <w:rPr>
      <w:b/>
      <w:bCs/>
      <w:sz w:val="24"/>
      <w:lang w:val="de-CH"/>
    </w:rPr>
  </w:style>
  <w:style w:type="paragraph" w:customStyle="1" w:styleId="Headeraddress">
    <w:name w:val="Header (address)"/>
    <w:basedOn w:val="Normal"/>
    <w:rsid w:val="00784B6A"/>
    <w:pPr>
      <w:tabs>
        <w:tab w:val="left" w:pos="180"/>
      </w:tabs>
      <w:spacing w:after="0"/>
      <w:ind w:left="-1225"/>
    </w:pPr>
    <w:rPr>
      <w:rFonts w:ascii="Tahoma" w:hAnsi="Tahoma" w:cs="Tahoma"/>
      <w:sz w:val="16"/>
      <w:lang w:val="en-GB"/>
    </w:rPr>
  </w:style>
  <w:style w:type="paragraph" w:styleId="TOC1">
    <w:name w:val="toc 1"/>
    <w:basedOn w:val="Normal"/>
    <w:next w:val="Normal"/>
    <w:autoRedefine/>
    <w:uiPriority w:val="39"/>
    <w:rsid w:val="00784B6A"/>
    <w:pPr>
      <w:tabs>
        <w:tab w:val="right" w:leader="dot" w:pos="10790"/>
      </w:tabs>
      <w:spacing w:before="120" w:after="0"/>
    </w:pPr>
    <w:rPr>
      <w:b/>
      <w:bCs/>
    </w:rPr>
  </w:style>
  <w:style w:type="paragraph" w:styleId="TOC3">
    <w:name w:val="toc 3"/>
    <w:basedOn w:val="Normal"/>
    <w:next w:val="Normal"/>
    <w:autoRedefine/>
    <w:uiPriority w:val="39"/>
    <w:rsid w:val="00784B6A"/>
    <w:pPr>
      <w:spacing w:after="0"/>
      <w:ind w:left="624"/>
    </w:pPr>
    <w:rPr>
      <w:iCs/>
      <w:lang w:val="de-CH"/>
    </w:rPr>
  </w:style>
  <w:style w:type="paragraph" w:styleId="Header">
    <w:name w:val="header"/>
    <w:basedOn w:val="Normal"/>
    <w:link w:val="HeaderChar"/>
    <w:rsid w:val="00784B6A"/>
    <w:pPr>
      <w:tabs>
        <w:tab w:val="center" w:pos="4153"/>
        <w:tab w:val="right" w:pos="8306"/>
      </w:tabs>
    </w:pPr>
  </w:style>
  <w:style w:type="paragraph" w:styleId="Footer">
    <w:name w:val="footer"/>
    <w:basedOn w:val="Normal"/>
    <w:link w:val="FooterChar"/>
    <w:uiPriority w:val="99"/>
    <w:rsid w:val="00784B6A"/>
    <w:pPr>
      <w:tabs>
        <w:tab w:val="center" w:pos="4153"/>
        <w:tab w:val="right" w:pos="8306"/>
      </w:tabs>
    </w:pPr>
  </w:style>
  <w:style w:type="paragraph" w:styleId="Title">
    <w:name w:val="Title"/>
    <w:basedOn w:val="Normal"/>
    <w:next w:val="Normal"/>
    <w:link w:val="TitleChar"/>
    <w:uiPriority w:val="10"/>
    <w:qFormat/>
    <w:rsid w:val="00784B6A"/>
    <w:pPr>
      <w:pBdr>
        <w:bottom w:val="single" w:sz="8" w:space="4" w:color="4F81BD"/>
      </w:pBdr>
      <w:spacing w:after="300" w:line="240" w:lineRule="auto"/>
      <w:contextualSpacing/>
    </w:pPr>
    <w:rPr>
      <w:rFonts w:ascii="Cambria" w:hAnsi="Cambria"/>
      <w:color w:val="17365D"/>
      <w:spacing w:val="5"/>
      <w:kern w:val="28"/>
      <w:sz w:val="52"/>
      <w:szCs w:val="52"/>
    </w:rPr>
  </w:style>
  <w:style w:type="character" w:styleId="Hyperlink">
    <w:name w:val="Hyperlink"/>
    <w:uiPriority w:val="99"/>
    <w:rsid w:val="00784B6A"/>
    <w:rPr>
      <w:color w:val="0000FF"/>
      <w:u w:val="single"/>
    </w:rPr>
  </w:style>
  <w:style w:type="character" w:styleId="FollowedHyperlink">
    <w:name w:val="FollowedHyperlink"/>
    <w:rsid w:val="00784B6A"/>
    <w:rPr>
      <w:color w:val="800080"/>
      <w:u w:val="single"/>
    </w:rPr>
  </w:style>
  <w:style w:type="paragraph" w:styleId="BodyText">
    <w:name w:val="Body Text"/>
    <w:aliases w:val="Hidden text"/>
    <w:basedOn w:val="Normal"/>
    <w:link w:val="BodyTextChar"/>
    <w:rsid w:val="00784B6A"/>
    <w:rPr>
      <w:b/>
      <w:bCs/>
    </w:rPr>
  </w:style>
  <w:style w:type="paragraph" w:styleId="BodyTextIndent3">
    <w:name w:val="Body Text Indent 3"/>
    <w:basedOn w:val="Normal"/>
    <w:rsid w:val="00784B6A"/>
    <w:pPr>
      <w:autoSpaceDE w:val="0"/>
      <w:autoSpaceDN w:val="0"/>
      <w:spacing w:after="0"/>
      <w:ind w:left="1134"/>
    </w:pPr>
    <w:rPr>
      <w:rFonts w:cs="Arial"/>
      <w:color w:val="000000"/>
      <w:szCs w:val="20"/>
      <w:lang w:val="fi-FI" w:eastAsia="fi-FI"/>
    </w:rPr>
  </w:style>
  <w:style w:type="paragraph" w:styleId="BodyText2">
    <w:name w:val="Body Text 2"/>
    <w:basedOn w:val="Normal"/>
    <w:rsid w:val="00784B6A"/>
    <w:pPr>
      <w:autoSpaceDE w:val="0"/>
      <w:autoSpaceDN w:val="0"/>
      <w:adjustRightInd w:val="0"/>
      <w:spacing w:before="100" w:beforeAutospacing="1"/>
    </w:pPr>
    <w:rPr>
      <w:rFonts w:ascii="Helv" w:hAnsi="Helv"/>
      <w:i/>
      <w:iCs/>
      <w:color w:val="000000"/>
      <w:szCs w:val="20"/>
    </w:rPr>
  </w:style>
  <w:style w:type="table" w:styleId="TableGrid">
    <w:name w:val="Table Grid"/>
    <w:basedOn w:val="TableNormal"/>
    <w:uiPriority w:val="59"/>
    <w:rsid w:val="00784B6A"/>
    <w:pPr>
      <w:spacing w:after="6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semiHidden/>
    <w:rsid w:val="00784B6A"/>
    <w:rPr>
      <w:sz w:val="16"/>
      <w:szCs w:val="16"/>
    </w:rPr>
  </w:style>
  <w:style w:type="paragraph" w:styleId="CommentText">
    <w:name w:val="annotation text"/>
    <w:basedOn w:val="Normal"/>
    <w:link w:val="CommentTextChar"/>
    <w:semiHidden/>
    <w:rsid w:val="00784B6A"/>
    <w:rPr>
      <w:szCs w:val="20"/>
    </w:rPr>
  </w:style>
  <w:style w:type="paragraph" w:styleId="CommentSubject">
    <w:name w:val="annotation subject"/>
    <w:basedOn w:val="CommentText"/>
    <w:next w:val="CommentText"/>
    <w:semiHidden/>
    <w:rsid w:val="00784B6A"/>
    <w:rPr>
      <w:b/>
      <w:bCs/>
    </w:rPr>
  </w:style>
  <w:style w:type="paragraph" w:styleId="BalloonText">
    <w:name w:val="Balloon Text"/>
    <w:basedOn w:val="Normal"/>
    <w:link w:val="BalloonTextChar"/>
    <w:uiPriority w:val="99"/>
    <w:semiHidden/>
    <w:rsid w:val="00784B6A"/>
    <w:rPr>
      <w:rFonts w:ascii="Tahoma" w:hAnsi="Tahoma" w:cs="Tahoma"/>
      <w:sz w:val="16"/>
      <w:szCs w:val="16"/>
    </w:rPr>
  </w:style>
  <w:style w:type="paragraph" w:styleId="TOCHeading">
    <w:name w:val="TOC Heading"/>
    <w:basedOn w:val="Heading1"/>
    <w:next w:val="Normal"/>
    <w:uiPriority w:val="39"/>
    <w:unhideWhenUsed/>
    <w:qFormat/>
    <w:rsid w:val="00784B6A"/>
    <w:pPr>
      <w:outlineLvl w:val="9"/>
    </w:pPr>
  </w:style>
  <w:style w:type="character" w:customStyle="1" w:styleId="Heading1Char">
    <w:name w:val="Heading 1 Char"/>
    <w:link w:val="Heading1"/>
    <w:uiPriority w:val="9"/>
    <w:rsid w:val="00784B6A"/>
    <w:rPr>
      <w:rFonts w:ascii="Arial" w:hAnsi="Arial"/>
      <w:b/>
      <w:bCs/>
      <w:color w:val="365F91"/>
      <w:sz w:val="40"/>
      <w:szCs w:val="28"/>
      <w:lang w:bidi="en-US"/>
    </w:rPr>
  </w:style>
  <w:style w:type="character" w:customStyle="1" w:styleId="Heading2Char">
    <w:name w:val="Heading 2 Char"/>
    <w:link w:val="Heading2"/>
    <w:uiPriority w:val="9"/>
    <w:rsid w:val="00784B6A"/>
    <w:rPr>
      <w:rFonts w:ascii="Arial" w:hAnsi="Arial"/>
      <w:b/>
      <w:color w:val="4F81BD"/>
      <w:sz w:val="36"/>
      <w:szCs w:val="26"/>
      <w:lang w:bidi="en-US"/>
    </w:rPr>
  </w:style>
  <w:style w:type="character" w:customStyle="1" w:styleId="Heading3Char">
    <w:name w:val="Heading 3 Char"/>
    <w:link w:val="Heading3"/>
    <w:uiPriority w:val="9"/>
    <w:rsid w:val="00784B6A"/>
    <w:rPr>
      <w:rFonts w:ascii="Arial" w:hAnsi="Arial"/>
      <w:b/>
      <w:bCs/>
      <w:color w:val="4F81BD"/>
      <w:sz w:val="28"/>
      <w:szCs w:val="28"/>
      <w:lang w:bidi="en-US"/>
    </w:rPr>
  </w:style>
  <w:style w:type="paragraph" w:styleId="ListParagraph">
    <w:name w:val="List Paragraph"/>
    <w:basedOn w:val="Normal"/>
    <w:uiPriority w:val="34"/>
    <w:qFormat/>
    <w:rsid w:val="00784B6A"/>
    <w:pPr>
      <w:ind w:left="720"/>
      <w:contextualSpacing/>
    </w:pPr>
  </w:style>
  <w:style w:type="character" w:customStyle="1" w:styleId="Heading4Char">
    <w:name w:val="Heading 4 Char"/>
    <w:link w:val="Heading4"/>
    <w:uiPriority w:val="9"/>
    <w:rsid w:val="00784B6A"/>
    <w:rPr>
      <w:rFonts w:ascii="Arial" w:hAnsi="Arial"/>
      <w:bCs/>
      <w:i/>
      <w:iCs/>
      <w:color w:val="4F81BD"/>
      <w:sz w:val="24"/>
      <w:szCs w:val="22"/>
      <w:lang w:bidi="en-US"/>
    </w:rPr>
  </w:style>
  <w:style w:type="character" w:customStyle="1" w:styleId="BalloonTextChar">
    <w:name w:val="Balloon Text Char"/>
    <w:link w:val="BalloonText"/>
    <w:uiPriority w:val="99"/>
    <w:semiHidden/>
    <w:rsid w:val="00784B6A"/>
    <w:rPr>
      <w:rFonts w:ascii="Tahoma" w:hAnsi="Tahoma" w:cs="Tahoma"/>
      <w:sz w:val="16"/>
      <w:szCs w:val="16"/>
      <w:lang w:bidi="en-US"/>
    </w:rPr>
  </w:style>
  <w:style w:type="character" w:customStyle="1" w:styleId="Heading5Char">
    <w:name w:val="Heading 5 Char"/>
    <w:link w:val="Heading5"/>
    <w:uiPriority w:val="9"/>
    <w:rsid w:val="00784B6A"/>
    <w:rPr>
      <w:rFonts w:ascii="Arial" w:hAnsi="Arial" w:cs="Arial"/>
      <w:b/>
      <w:color w:val="243F60"/>
      <w:sz w:val="21"/>
      <w:szCs w:val="22"/>
      <w:lang w:bidi="en-US"/>
    </w:rPr>
  </w:style>
  <w:style w:type="character" w:customStyle="1" w:styleId="Heading6Char">
    <w:name w:val="Heading 6 Char"/>
    <w:link w:val="Heading6"/>
    <w:uiPriority w:val="9"/>
    <w:rsid w:val="00784B6A"/>
    <w:rPr>
      <w:rFonts w:ascii="Cambria" w:hAnsi="Cambria"/>
      <w:i/>
      <w:iCs/>
      <w:color w:val="243F60"/>
      <w:sz w:val="21"/>
      <w:szCs w:val="22"/>
      <w:lang w:bidi="en-US"/>
    </w:rPr>
  </w:style>
  <w:style w:type="character" w:customStyle="1" w:styleId="Heading7Char">
    <w:name w:val="Heading 7 Char"/>
    <w:link w:val="Heading7"/>
    <w:uiPriority w:val="9"/>
    <w:rsid w:val="00784B6A"/>
    <w:rPr>
      <w:rFonts w:ascii="Cambria" w:hAnsi="Cambria"/>
      <w:i/>
      <w:iCs/>
      <w:color w:val="404040"/>
      <w:sz w:val="21"/>
      <w:szCs w:val="22"/>
      <w:lang w:bidi="en-US"/>
    </w:rPr>
  </w:style>
  <w:style w:type="character" w:customStyle="1" w:styleId="Heading8Char">
    <w:name w:val="Heading 8 Char"/>
    <w:link w:val="Heading8"/>
    <w:uiPriority w:val="9"/>
    <w:rsid w:val="00784B6A"/>
    <w:rPr>
      <w:rFonts w:ascii="Cambria" w:hAnsi="Cambria"/>
      <w:color w:val="4F81BD"/>
      <w:lang w:bidi="en-US"/>
    </w:rPr>
  </w:style>
  <w:style w:type="character" w:customStyle="1" w:styleId="Heading9Char">
    <w:name w:val="Heading 9 Char"/>
    <w:link w:val="Heading9"/>
    <w:uiPriority w:val="9"/>
    <w:rsid w:val="00784B6A"/>
    <w:rPr>
      <w:rFonts w:ascii="Cambria" w:hAnsi="Cambria"/>
      <w:i/>
      <w:iCs/>
      <w:color w:val="404040"/>
      <w:lang w:bidi="en-US"/>
    </w:rPr>
  </w:style>
  <w:style w:type="paragraph" w:styleId="Caption">
    <w:name w:val="caption"/>
    <w:basedOn w:val="Normal"/>
    <w:next w:val="Normal"/>
    <w:uiPriority w:val="35"/>
    <w:semiHidden/>
    <w:unhideWhenUsed/>
    <w:qFormat/>
    <w:rsid w:val="00784B6A"/>
    <w:pPr>
      <w:spacing w:line="240" w:lineRule="auto"/>
    </w:pPr>
    <w:rPr>
      <w:b/>
      <w:bCs/>
      <w:color w:val="4F81BD"/>
      <w:sz w:val="18"/>
      <w:szCs w:val="18"/>
    </w:rPr>
  </w:style>
  <w:style w:type="character" w:customStyle="1" w:styleId="TitleChar">
    <w:name w:val="Title Char"/>
    <w:link w:val="Title"/>
    <w:uiPriority w:val="10"/>
    <w:rsid w:val="00784B6A"/>
    <w:rPr>
      <w:rFonts w:ascii="Cambria" w:hAnsi="Cambria"/>
      <w:color w:val="17365D"/>
      <w:spacing w:val="5"/>
      <w:kern w:val="28"/>
      <w:sz w:val="52"/>
      <w:szCs w:val="52"/>
      <w:lang w:bidi="en-US"/>
    </w:rPr>
  </w:style>
  <w:style w:type="paragraph" w:styleId="Subtitle">
    <w:name w:val="Subtitle"/>
    <w:basedOn w:val="Normal"/>
    <w:next w:val="Normal"/>
    <w:link w:val="SubtitleChar"/>
    <w:uiPriority w:val="11"/>
    <w:qFormat/>
    <w:rsid w:val="00784B6A"/>
    <w:pPr>
      <w:numPr>
        <w:ilvl w:val="1"/>
      </w:numPr>
    </w:pPr>
    <w:rPr>
      <w:rFonts w:ascii="Cambria" w:hAnsi="Cambria"/>
      <w:i/>
      <w:iCs/>
      <w:color w:val="4F81BD"/>
      <w:spacing w:val="15"/>
      <w:sz w:val="24"/>
      <w:szCs w:val="24"/>
    </w:rPr>
  </w:style>
  <w:style w:type="character" w:customStyle="1" w:styleId="SubtitleChar">
    <w:name w:val="Subtitle Char"/>
    <w:link w:val="Subtitle"/>
    <w:uiPriority w:val="11"/>
    <w:rsid w:val="00784B6A"/>
    <w:rPr>
      <w:rFonts w:ascii="Cambria" w:hAnsi="Cambria"/>
      <w:i/>
      <w:iCs/>
      <w:color w:val="4F81BD"/>
      <w:spacing w:val="15"/>
      <w:sz w:val="24"/>
      <w:szCs w:val="24"/>
      <w:lang w:bidi="en-US"/>
    </w:rPr>
  </w:style>
  <w:style w:type="character" w:styleId="Strong">
    <w:name w:val="Strong"/>
    <w:uiPriority w:val="22"/>
    <w:qFormat/>
    <w:rsid w:val="00784B6A"/>
    <w:rPr>
      <w:b/>
      <w:bCs/>
    </w:rPr>
  </w:style>
  <w:style w:type="character" w:styleId="Emphasis">
    <w:name w:val="Emphasis"/>
    <w:uiPriority w:val="20"/>
    <w:qFormat/>
    <w:rsid w:val="00784B6A"/>
    <w:rPr>
      <w:i/>
      <w:iCs/>
    </w:rPr>
  </w:style>
  <w:style w:type="paragraph" w:styleId="NoSpacing">
    <w:name w:val="No Spacing"/>
    <w:uiPriority w:val="1"/>
    <w:qFormat/>
    <w:rsid w:val="00784B6A"/>
    <w:rPr>
      <w:rFonts w:ascii="Arial" w:hAnsi="Arial"/>
      <w:sz w:val="22"/>
      <w:szCs w:val="22"/>
      <w:lang w:bidi="en-US"/>
    </w:rPr>
  </w:style>
  <w:style w:type="paragraph" w:styleId="Quote">
    <w:name w:val="Quote"/>
    <w:basedOn w:val="Normal"/>
    <w:next w:val="Normal"/>
    <w:link w:val="QuoteChar"/>
    <w:uiPriority w:val="29"/>
    <w:qFormat/>
    <w:rsid w:val="00784B6A"/>
    <w:rPr>
      <w:i/>
      <w:iCs/>
      <w:color w:val="000000"/>
    </w:rPr>
  </w:style>
  <w:style w:type="character" w:customStyle="1" w:styleId="QuoteChar">
    <w:name w:val="Quote Char"/>
    <w:link w:val="Quote"/>
    <w:uiPriority w:val="29"/>
    <w:rsid w:val="00784B6A"/>
    <w:rPr>
      <w:rFonts w:ascii="Arial" w:hAnsi="Arial"/>
      <w:i/>
      <w:iCs/>
      <w:color w:val="000000"/>
      <w:sz w:val="21"/>
      <w:szCs w:val="22"/>
      <w:lang w:bidi="en-US"/>
    </w:rPr>
  </w:style>
  <w:style w:type="paragraph" w:styleId="IntenseQuote">
    <w:name w:val="Intense Quote"/>
    <w:basedOn w:val="Normal"/>
    <w:next w:val="Normal"/>
    <w:link w:val="IntenseQuoteChar"/>
    <w:uiPriority w:val="30"/>
    <w:qFormat/>
    <w:rsid w:val="00784B6A"/>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784B6A"/>
    <w:rPr>
      <w:rFonts w:ascii="Arial" w:hAnsi="Arial"/>
      <w:b/>
      <w:bCs/>
      <w:i/>
      <w:iCs/>
      <w:color w:val="4F81BD"/>
      <w:sz w:val="21"/>
      <w:szCs w:val="22"/>
      <w:lang w:bidi="en-US"/>
    </w:rPr>
  </w:style>
  <w:style w:type="character" w:styleId="SubtleEmphasis">
    <w:name w:val="Subtle Emphasis"/>
    <w:uiPriority w:val="19"/>
    <w:qFormat/>
    <w:rsid w:val="00784B6A"/>
    <w:rPr>
      <w:i/>
      <w:iCs/>
      <w:color w:val="808080"/>
    </w:rPr>
  </w:style>
  <w:style w:type="character" w:styleId="IntenseEmphasis">
    <w:name w:val="Intense Emphasis"/>
    <w:uiPriority w:val="21"/>
    <w:qFormat/>
    <w:rsid w:val="00784B6A"/>
    <w:rPr>
      <w:b/>
      <w:bCs/>
      <w:i/>
      <w:iCs/>
      <w:color w:val="4F81BD"/>
    </w:rPr>
  </w:style>
  <w:style w:type="character" w:styleId="SubtleReference">
    <w:name w:val="Subtle Reference"/>
    <w:uiPriority w:val="31"/>
    <w:qFormat/>
    <w:rsid w:val="00784B6A"/>
    <w:rPr>
      <w:smallCaps/>
      <w:color w:val="C0504D"/>
      <w:u w:val="single"/>
    </w:rPr>
  </w:style>
  <w:style w:type="character" w:styleId="IntenseReference">
    <w:name w:val="Intense Reference"/>
    <w:uiPriority w:val="32"/>
    <w:qFormat/>
    <w:rsid w:val="00784B6A"/>
    <w:rPr>
      <w:b/>
      <w:bCs/>
      <w:smallCaps/>
      <w:color w:val="C0504D"/>
      <w:spacing w:val="5"/>
      <w:u w:val="single"/>
    </w:rPr>
  </w:style>
  <w:style w:type="character" w:styleId="BookTitle">
    <w:name w:val="Book Title"/>
    <w:uiPriority w:val="33"/>
    <w:qFormat/>
    <w:rsid w:val="00784B6A"/>
    <w:rPr>
      <w:b/>
      <w:bCs/>
      <w:smallCaps/>
      <w:spacing w:val="5"/>
    </w:rPr>
  </w:style>
  <w:style w:type="paragraph" w:customStyle="1" w:styleId="Pa31">
    <w:name w:val="Pa3+1"/>
    <w:basedOn w:val="Normal"/>
    <w:next w:val="Normal"/>
    <w:uiPriority w:val="99"/>
    <w:rsid w:val="00784B6A"/>
    <w:pPr>
      <w:autoSpaceDE w:val="0"/>
      <w:autoSpaceDN w:val="0"/>
      <w:adjustRightInd w:val="0"/>
      <w:spacing w:after="0" w:line="241" w:lineRule="atLeast"/>
    </w:pPr>
    <w:rPr>
      <w:rFonts w:ascii="Univers 55" w:eastAsia="Calibri" w:hAnsi="Univers 55"/>
      <w:sz w:val="24"/>
    </w:rPr>
  </w:style>
  <w:style w:type="character" w:customStyle="1" w:styleId="A5">
    <w:name w:val="A5"/>
    <w:uiPriority w:val="99"/>
    <w:rsid w:val="00784B6A"/>
    <w:rPr>
      <w:rFonts w:cs="Univers 55"/>
      <w:color w:val="000000"/>
      <w:sz w:val="18"/>
      <w:szCs w:val="18"/>
    </w:rPr>
  </w:style>
  <w:style w:type="paragraph" w:customStyle="1" w:styleId="Pa1">
    <w:name w:val="Pa1"/>
    <w:basedOn w:val="Normal"/>
    <w:next w:val="Normal"/>
    <w:uiPriority w:val="99"/>
    <w:rsid w:val="00784B6A"/>
    <w:pPr>
      <w:autoSpaceDE w:val="0"/>
      <w:autoSpaceDN w:val="0"/>
      <w:adjustRightInd w:val="0"/>
      <w:spacing w:after="0" w:line="241" w:lineRule="atLeast"/>
    </w:pPr>
    <w:rPr>
      <w:rFonts w:ascii="Univers 55" w:eastAsia="Calibri" w:hAnsi="Univers 55"/>
      <w:sz w:val="24"/>
    </w:rPr>
  </w:style>
  <w:style w:type="character" w:customStyle="1" w:styleId="BodyTextChar">
    <w:name w:val="Body Text Char"/>
    <w:aliases w:val="Hidden text Char"/>
    <w:link w:val="BodyText"/>
    <w:rsid w:val="00784B6A"/>
    <w:rPr>
      <w:rFonts w:ascii="Arial" w:hAnsi="Arial"/>
      <w:b/>
      <w:bCs/>
      <w:sz w:val="21"/>
      <w:szCs w:val="22"/>
      <w:lang w:bidi="en-US"/>
    </w:rPr>
  </w:style>
  <w:style w:type="character" w:customStyle="1" w:styleId="HeaderChar">
    <w:name w:val="Header Char"/>
    <w:link w:val="Header"/>
    <w:rsid w:val="00784B6A"/>
    <w:rPr>
      <w:rFonts w:ascii="Arial" w:hAnsi="Arial"/>
      <w:sz w:val="21"/>
      <w:szCs w:val="22"/>
      <w:lang w:bidi="en-US"/>
    </w:rPr>
  </w:style>
  <w:style w:type="character" w:customStyle="1" w:styleId="CommentTextChar">
    <w:name w:val="Comment Text Char"/>
    <w:link w:val="CommentText"/>
    <w:semiHidden/>
    <w:rsid w:val="00784B6A"/>
    <w:rPr>
      <w:rFonts w:ascii="Arial" w:hAnsi="Arial"/>
      <w:sz w:val="21"/>
      <w:lang w:bidi="en-US"/>
    </w:rPr>
  </w:style>
  <w:style w:type="paragraph" w:customStyle="1" w:styleId="Default">
    <w:name w:val="Default"/>
    <w:rsid w:val="00784B6A"/>
    <w:pPr>
      <w:autoSpaceDE w:val="0"/>
      <w:autoSpaceDN w:val="0"/>
      <w:adjustRightInd w:val="0"/>
      <w:spacing w:after="200" w:line="276" w:lineRule="auto"/>
    </w:pPr>
    <w:rPr>
      <w:rFonts w:ascii="Univers 45 Light" w:hAnsi="Univers 45 Light" w:cs="Univers 45 Light"/>
      <w:color w:val="000000"/>
      <w:sz w:val="24"/>
      <w:szCs w:val="24"/>
      <w:lang w:bidi="en-US"/>
    </w:rPr>
  </w:style>
  <w:style w:type="paragraph" w:customStyle="1" w:styleId="Pa0">
    <w:name w:val="Pa0"/>
    <w:basedOn w:val="Default"/>
    <w:next w:val="Default"/>
    <w:uiPriority w:val="99"/>
    <w:rsid w:val="00784B6A"/>
    <w:pPr>
      <w:spacing w:line="241" w:lineRule="atLeast"/>
    </w:pPr>
    <w:rPr>
      <w:rFonts w:cs="Times New Roman"/>
      <w:color w:val="auto"/>
    </w:rPr>
  </w:style>
  <w:style w:type="character" w:customStyle="1" w:styleId="A0">
    <w:name w:val="A0"/>
    <w:uiPriority w:val="99"/>
    <w:rsid w:val="00784B6A"/>
    <w:rPr>
      <w:rFonts w:cs="Univers 45 Light"/>
      <w:color w:val="FFFFFF"/>
      <w:sz w:val="34"/>
      <w:szCs w:val="34"/>
    </w:rPr>
  </w:style>
  <w:style w:type="character" w:customStyle="1" w:styleId="A1">
    <w:name w:val="A1"/>
    <w:uiPriority w:val="99"/>
    <w:rsid w:val="00784B6A"/>
    <w:rPr>
      <w:rFonts w:cs="Univers LT Std 45 Light"/>
      <w:b/>
      <w:bCs/>
      <w:color w:val="0078C1"/>
      <w:sz w:val="26"/>
      <w:szCs w:val="26"/>
    </w:rPr>
  </w:style>
  <w:style w:type="character" w:customStyle="1" w:styleId="A2">
    <w:name w:val="A2"/>
    <w:uiPriority w:val="99"/>
    <w:rsid w:val="00784B6A"/>
    <w:rPr>
      <w:rFonts w:cs="Univers 45 Light"/>
      <w:color w:val="221E1F"/>
      <w:sz w:val="22"/>
      <w:szCs w:val="22"/>
    </w:rPr>
  </w:style>
  <w:style w:type="paragraph" w:styleId="NormalWeb">
    <w:name w:val="Normal (Web)"/>
    <w:basedOn w:val="Normal"/>
    <w:uiPriority w:val="99"/>
    <w:unhideWhenUsed/>
    <w:rsid w:val="00784B6A"/>
    <w:pPr>
      <w:spacing w:before="100" w:beforeAutospacing="1" w:after="100" w:afterAutospacing="1"/>
    </w:pPr>
    <w:rPr>
      <w:rFonts w:ascii="Times New Roman" w:hAnsi="Times New Roman"/>
      <w:sz w:val="24"/>
    </w:rPr>
  </w:style>
  <w:style w:type="paragraph" w:styleId="TOC4">
    <w:name w:val="toc 4"/>
    <w:basedOn w:val="Normal"/>
    <w:next w:val="Normal"/>
    <w:autoRedefine/>
    <w:uiPriority w:val="39"/>
    <w:unhideWhenUsed/>
    <w:rsid w:val="00784B6A"/>
    <w:pPr>
      <w:ind w:left="660"/>
    </w:pPr>
    <w:rPr>
      <w:rFonts w:ascii="Calibri" w:hAnsi="Calibri"/>
    </w:rPr>
  </w:style>
  <w:style w:type="character" w:customStyle="1" w:styleId="sifr-alternate">
    <w:name w:val="sifr-alternate"/>
    <w:rsid w:val="00784B6A"/>
    <w:rPr>
      <w:vanish w:val="0"/>
      <w:webHidden w:val="0"/>
      <w:specVanish w:val="0"/>
    </w:rPr>
  </w:style>
  <w:style w:type="character" w:customStyle="1" w:styleId="FooterChar">
    <w:name w:val="Footer Char"/>
    <w:link w:val="Footer"/>
    <w:uiPriority w:val="99"/>
    <w:rsid w:val="00784B6A"/>
    <w:rPr>
      <w:rFonts w:ascii="Arial" w:hAnsi="Arial"/>
      <w:sz w:val="21"/>
      <w:szCs w:val="22"/>
      <w:lang w:bidi="en-US"/>
    </w:rPr>
  </w:style>
  <w:style w:type="table" w:styleId="LightList-Accent1">
    <w:name w:val="Light List Accent 1"/>
    <w:basedOn w:val="TableNormal"/>
    <w:uiPriority w:val="61"/>
    <w:rsid w:val="00784B6A"/>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Grid3-Accent1">
    <w:name w:val="Medium Grid 3 Accent 1"/>
    <w:basedOn w:val="TableNormal"/>
    <w:uiPriority w:val="69"/>
    <w:rsid w:val="00784B6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TOC5">
    <w:name w:val="toc 5"/>
    <w:basedOn w:val="Normal"/>
    <w:next w:val="Normal"/>
    <w:autoRedefine/>
    <w:uiPriority w:val="39"/>
    <w:unhideWhenUsed/>
    <w:rsid w:val="00784B6A"/>
    <w:pPr>
      <w:spacing w:after="100"/>
      <w:ind w:left="880"/>
    </w:pPr>
    <w:rPr>
      <w:rFonts w:ascii="Calibri" w:hAnsi="Calibri"/>
      <w:lang w:bidi="ar-SA"/>
    </w:rPr>
  </w:style>
  <w:style w:type="paragraph" w:styleId="TOC6">
    <w:name w:val="toc 6"/>
    <w:basedOn w:val="Normal"/>
    <w:next w:val="Normal"/>
    <w:autoRedefine/>
    <w:uiPriority w:val="39"/>
    <w:unhideWhenUsed/>
    <w:rsid w:val="00784B6A"/>
    <w:pPr>
      <w:spacing w:after="100"/>
      <w:ind w:left="1100"/>
    </w:pPr>
    <w:rPr>
      <w:rFonts w:ascii="Calibri" w:hAnsi="Calibri"/>
      <w:lang w:bidi="ar-SA"/>
    </w:rPr>
  </w:style>
  <w:style w:type="paragraph" w:styleId="TOC7">
    <w:name w:val="toc 7"/>
    <w:basedOn w:val="Normal"/>
    <w:next w:val="Normal"/>
    <w:autoRedefine/>
    <w:uiPriority w:val="39"/>
    <w:unhideWhenUsed/>
    <w:rsid w:val="00784B6A"/>
    <w:pPr>
      <w:spacing w:after="100"/>
      <w:ind w:left="1320"/>
    </w:pPr>
    <w:rPr>
      <w:rFonts w:ascii="Calibri" w:hAnsi="Calibri"/>
      <w:lang w:bidi="ar-SA"/>
    </w:rPr>
  </w:style>
  <w:style w:type="paragraph" w:styleId="TOC8">
    <w:name w:val="toc 8"/>
    <w:basedOn w:val="Normal"/>
    <w:next w:val="Normal"/>
    <w:autoRedefine/>
    <w:uiPriority w:val="39"/>
    <w:unhideWhenUsed/>
    <w:rsid w:val="00784B6A"/>
    <w:pPr>
      <w:spacing w:after="100"/>
      <w:ind w:left="1540"/>
    </w:pPr>
    <w:rPr>
      <w:rFonts w:ascii="Calibri" w:hAnsi="Calibri"/>
      <w:lang w:bidi="ar-SA"/>
    </w:rPr>
  </w:style>
  <w:style w:type="paragraph" w:styleId="TOC9">
    <w:name w:val="toc 9"/>
    <w:basedOn w:val="Normal"/>
    <w:next w:val="Normal"/>
    <w:autoRedefine/>
    <w:uiPriority w:val="39"/>
    <w:unhideWhenUsed/>
    <w:rsid w:val="00784B6A"/>
    <w:pPr>
      <w:spacing w:after="100"/>
      <w:ind w:left="1760"/>
    </w:pPr>
    <w:rPr>
      <w:rFonts w:ascii="Calibri" w:hAnsi="Calibri"/>
      <w:lang w:bidi="ar-SA"/>
    </w:rPr>
  </w:style>
  <w:style w:type="paragraph" w:styleId="Revision">
    <w:name w:val="Revision"/>
    <w:hidden/>
    <w:uiPriority w:val="99"/>
    <w:semiHidden/>
    <w:rsid w:val="00784B6A"/>
    <w:rPr>
      <w:rFonts w:ascii="Arial" w:hAnsi="Arial"/>
      <w:sz w:val="22"/>
      <w:szCs w:val="22"/>
      <w:lang w:bidi="en-US"/>
    </w:rPr>
  </w:style>
  <w:style w:type="paragraph" w:customStyle="1" w:styleId="Note">
    <w:name w:val="Note"/>
    <w:basedOn w:val="Normal"/>
    <w:link w:val="NoteChar"/>
    <w:qFormat/>
    <w:rsid w:val="002D3CDE"/>
    <w:pPr>
      <w:pBdr>
        <w:top w:val="single" w:sz="4" w:space="4" w:color="auto"/>
        <w:left w:val="single" w:sz="4" w:space="4" w:color="auto"/>
        <w:bottom w:val="single" w:sz="4" w:space="4" w:color="auto"/>
        <w:right w:val="single" w:sz="4" w:space="4" w:color="auto"/>
      </w:pBdr>
    </w:pPr>
  </w:style>
  <w:style w:type="table" w:styleId="TableColumns3">
    <w:name w:val="Table Columns 3"/>
    <w:basedOn w:val="TableNormal"/>
    <w:rsid w:val="002274DB"/>
    <w:pPr>
      <w:spacing w:before="120" w:after="120"/>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character" w:customStyle="1" w:styleId="NoteChar">
    <w:name w:val="Note Char"/>
    <w:basedOn w:val="DefaultParagraphFont"/>
    <w:link w:val="Note"/>
    <w:rsid w:val="002D3CDE"/>
    <w:rPr>
      <w:rFonts w:ascii="Arial" w:hAnsi="Arial"/>
      <w:szCs w:val="22"/>
      <w:lang w:bidi="en-US"/>
    </w:rPr>
  </w:style>
  <w:style w:type="table" w:styleId="TableColumns2">
    <w:name w:val="Table Columns 2"/>
    <w:basedOn w:val="TableNormal"/>
    <w:rsid w:val="001D3ECD"/>
    <w:pPr>
      <w:spacing w:before="120" w:after="120"/>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ScriptingCode">
    <w:name w:val="Scripting Code"/>
    <w:basedOn w:val="Heading2"/>
    <w:link w:val="ScriptingCodeChar"/>
    <w:qFormat/>
    <w:rsid w:val="001E176B"/>
    <w:pPr>
      <w:keepNext w:val="0"/>
      <w:keepLines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4" w:lineRule="atLeast"/>
      <w:outlineLvl w:val="9"/>
    </w:pPr>
    <w:rPr>
      <w:rFonts w:ascii="Courier New" w:hAnsi="Courier New" w:cs="Courier New"/>
      <w:b w:val="0"/>
      <w:color w:val="333333"/>
      <w:sz w:val="21"/>
      <w:szCs w:val="20"/>
      <w:lang w:val="en-GB" w:eastAsia="en-GB" w:bidi="ar-SA"/>
    </w:rPr>
  </w:style>
  <w:style w:type="character" w:customStyle="1" w:styleId="apple-converted-space">
    <w:name w:val="apple-converted-space"/>
    <w:basedOn w:val="DefaultParagraphFont"/>
    <w:rsid w:val="00053E03"/>
  </w:style>
  <w:style w:type="character" w:customStyle="1" w:styleId="ScriptingCodeChar">
    <w:name w:val="Scripting Code Char"/>
    <w:basedOn w:val="Heading2Char"/>
    <w:link w:val="ScriptingCode"/>
    <w:rsid w:val="00414227"/>
    <w:rPr>
      <w:rFonts w:ascii="Courier New" w:hAnsi="Courier New" w:cs="Courier New"/>
      <w:b w:val="0"/>
      <w:color w:val="333333"/>
      <w:sz w:val="21"/>
      <w:szCs w:val="26"/>
      <w:lang w:val="en-GB" w:eastAsia="en-GB" w:bidi="en-US"/>
    </w:rPr>
  </w:style>
  <w:style w:type="paragraph" w:customStyle="1" w:styleId="Code">
    <w:name w:val="Code"/>
    <w:basedOn w:val="Normal"/>
    <w:link w:val="CodeChar"/>
    <w:qFormat/>
    <w:rsid w:val="00535D57"/>
    <w:pPr>
      <w:autoSpaceDE w:val="0"/>
      <w:autoSpaceDN w:val="0"/>
      <w:adjustRightInd w:val="0"/>
      <w:spacing w:after="0"/>
    </w:pPr>
    <w:rPr>
      <w:rFonts w:ascii="Courier New" w:hAnsi="Courier New" w:cs="Consolas"/>
      <w:sz w:val="16"/>
      <w:szCs w:val="19"/>
      <w:lang w:val="en-AU" w:bidi="ar-SA"/>
    </w:rPr>
  </w:style>
  <w:style w:type="character" w:customStyle="1" w:styleId="CodeChar">
    <w:name w:val="Code Char"/>
    <w:basedOn w:val="DefaultParagraphFont"/>
    <w:link w:val="Code"/>
    <w:rsid w:val="00535D57"/>
    <w:rPr>
      <w:rFonts w:ascii="Courier New" w:hAnsi="Courier New" w:cs="Consolas"/>
      <w:sz w:val="16"/>
      <w:szCs w:val="19"/>
      <w:lang w:val="en-AU"/>
    </w:rPr>
  </w:style>
  <w:style w:type="table" w:styleId="TableGrid8">
    <w:name w:val="Table Grid 8"/>
    <w:basedOn w:val="TableNormal"/>
    <w:rsid w:val="00E6488C"/>
    <w:pPr>
      <w:spacing w:before="120" w:after="12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HTMLPreformatted">
    <w:name w:val="HTML Preformatted"/>
    <w:basedOn w:val="Normal"/>
    <w:link w:val="HTMLPreformattedChar"/>
    <w:uiPriority w:val="99"/>
    <w:unhideWhenUsed/>
    <w:rsid w:val="001F6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Cs w:val="20"/>
      <w:lang w:val="de-AT" w:eastAsia="de-AT" w:bidi="ar-SA"/>
    </w:rPr>
  </w:style>
  <w:style w:type="character" w:customStyle="1" w:styleId="HTMLPreformattedChar">
    <w:name w:val="HTML Preformatted Char"/>
    <w:basedOn w:val="DefaultParagraphFont"/>
    <w:link w:val="HTMLPreformatted"/>
    <w:uiPriority w:val="99"/>
    <w:rsid w:val="001F6F7C"/>
    <w:rPr>
      <w:rFonts w:ascii="Courier New" w:hAnsi="Courier New" w:cs="Courier New"/>
      <w:lang w:val="de-AT" w:eastAsia="de-AT"/>
    </w:rPr>
  </w:style>
  <w:style w:type="table" w:styleId="MediumShading1-Accent1">
    <w:name w:val="Medium Shading 1 Accent 1"/>
    <w:basedOn w:val="TableNormal"/>
    <w:uiPriority w:val="63"/>
    <w:rsid w:val="00CD2489"/>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FootnoteText">
    <w:name w:val="footnote text"/>
    <w:basedOn w:val="Normal"/>
    <w:link w:val="FootnoteTextChar"/>
    <w:rsid w:val="00C45C3F"/>
    <w:pPr>
      <w:spacing w:after="0"/>
    </w:pPr>
    <w:rPr>
      <w:szCs w:val="20"/>
    </w:rPr>
  </w:style>
  <w:style w:type="character" w:customStyle="1" w:styleId="FootnoteTextChar">
    <w:name w:val="Footnote Text Char"/>
    <w:basedOn w:val="DefaultParagraphFont"/>
    <w:link w:val="FootnoteText"/>
    <w:rsid w:val="00C45C3F"/>
    <w:rPr>
      <w:rFonts w:ascii="Arial" w:hAnsi="Arial"/>
      <w:lang w:bidi="en-US"/>
    </w:rPr>
  </w:style>
  <w:style w:type="character" w:styleId="FootnoteReference">
    <w:name w:val="footnote reference"/>
    <w:basedOn w:val="DefaultParagraphFont"/>
    <w:rsid w:val="00C45C3F"/>
    <w:rPr>
      <w:vertAlign w:val="superscript"/>
    </w:rPr>
  </w:style>
  <w:style w:type="table" w:styleId="LightShading-Accent1">
    <w:name w:val="Light Shading Accent 1"/>
    <w:basedOn w:val="TableNormal"/>
    <w:uiPriority w:val="60"/>
    <w:rsid w:val="00353C86"/>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lainText">
    <w:name w:val="Plain Text"/>
    <w:basedOn w:val="Normal"/>
    <w:link w:val="PlainTextChar"/>
    <w:uiPriority w:val="99"/>
    <w:unhideWhenUsed/>
    <w:rsid w:val="00DC14BC"/>
    <w:pPr>
      <w:spacing w:after="0"/>
    </w:pPr>
    <w:rPr>
      <w:rFonts w:ascii="Calibri" w:eastAsiaTheme="minorHAnsi" w:hAnsi="Calibri"/>
      <w:sz w:val="22"/>
      <w:lang w:val="en-GB" w:bidi="ar-SA"/>
    </w:rPr>
  </w:style>
  <w:style w:type="character" w:customStyle="1" w:styleId="PlainTextChar">
    <w:name w:val="Plain Text Char"/>
    <w:basedOn w:val="DefaultParagraphFont"/>
    <w:link w:val="PlainText"/>
    <w:uiPriority w:val="99"/>
    <w:rsid w:val="00DC14BC"/>
    <w:rPr>
      <w:rFonts w:eastAsiaTheme="minorHAnsi"/>
      <w:sz w:val="22"/>
      <w:szCs w:val="22"/>
      <w:lang w:val="en-GB"/>
    </w:rPr>
  </w:style>
  <w:style w:type="table" w:styleId="MediumShading2-Accent1">
    <w:name w:val="Medium Shading 2 Accent 1"/>
    <w:basedOn w:val="TableNormal"/>
    <w:uiPriority w:val="64"/>
    <w:rsid w:val="00340C36"/>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Shading-Accent5">
    <w:name w:val="Light Shading Accent 5"/>
    <w:basedOn w:val="TableNormal"/>
    <w:uiPriority w:val="60"/>
    <w:rsid w:val="00E20ACB"/>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2">
    <w:name w:val="Light Shading Accent 2"/>
    <w:basedOn w:val="TableNormal"/>
    <w:uiPriority w:val="60"/>
    <w:rsid w:val="00535D57"/>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character" w:styleId="PlaceholderText">
    <w:name w:val="Placeholder Text"/>
    <w:basedOn w:val="DefaultParagraphFont"/>
    <w:uiPriority w:val="99"/>
    <w:semiHidden/>
    <w:rsid w:val="00D05671"/>
    <w:rPr>
      <w:color w:val="808080"/>
    </w:rPr>
  </w:style>
  <w:style w:type="paragraph" w:styleId="Index1">
    <w:name w:val="index 1"/>
    <w:basedOn w:val="Normal"/>
    <w:next w:val="Normal"/>
    <w:autoRedefine/>
    <w:uiPriority w:val="99"/>
    <w:rsid w:val="001E176B"/>
    <w:pPr>
      <w:tabs>
        <w:tab w:val="right" w:leader="dot" w:pos="5174"/>
      </w:tabs>
      <w:spacing w:after="0" w:line="240" w:lineRule="auto"/>
      <w:ind w:left="210" w:hanging="210"/>
    </w:pPr>
    <w:rPr>
      <w:noProof/>
    </w:rPr>
  </w:style>
  <w:style w:type="paragraph" w:styleId="Index2">
    <w:name w:val="index 2"/>
    <w:basedOn w:val="Normal"/>
    <w:next w:val="Normal"/>
    <w:autoRedefine/>
    <w:uiPriority w:val="99"/>
    <w:rsid w:val="001E176B"/>
    <w:pPr>
      <w:spacing w:after="0" w:line="240" w:lineRule="auto"/>
      <w:ind w:left="420" w:hanging="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841593">
      <w:bodyDiv w:val="1"/>
      <w:marLeft w:val="0"/>
      <w:marRight w:val="0"/>
      <w:marTop w:val="0"/>
      <w:marBottom w:val="0"/>
      <w:divBdr>
        <w:top w:val="none" w:sz="0" w:space="0" w:color="auto"/>
        <w:left w:val="none" w:sz="0" w:space="0" w:color="auto"/>
        <w:bottom w:val="none" w:sz="0" w:space="0" w:color="auto"/>
        <w:right w:val="none" w:sz="0" w:space="0" w:color="auto"/>
      </w:divBdr>
    </w:div>
    <w:div w:id="55787324">
      <w:bodyDiv w:val="1"/>
      <w:marLeft w:val="0"/>
      <w:marRight w:val="0"/>
      <w:marTop w:val="0"/>
      <w:marBottom w:val="0"/>
      <w:divBdr>
        <w:top w:val="none" w:sz="0" w:space="0" w:color="auto"/>
        <w:left w:val="none" w:sz="0" w:space="0" w:color="auto"/>
        <w:bottom w:val="none" w:sz="0" w:space="0" w:color="auto"/>
        <w:right w:val="none" w:sz="0" w:space="0" w:color="auto"/>
      </w:divBdr>
    </w:div>
    <w:div w:id="58092349">
      <w:bodyDiv w:val="1"/>
      <w:marLeft w:val="0"/>
      <w:marRight w:val="0"/>
      <w:marTop w:val="0"/>
      <w:marBottom w:val="0"/>
      <w:divBdr>
        <w:top w:val="none" w:sz="0" w:space="0" w:color="auto"/>
        <w:left w:val="none" w:sz="0" w:space="0" w:color="auto"/>
        <w:bottom w:val="none" w:sz="0" w:space="0" w:color="auto"/>
        <w:right w:val="none" w:sz="0" w:space="0" w:color="auto"/>
      </w:divBdr>
    </w:div>
    <w:div w:id="58602455">
      <w:bodyDiv w:val="1"/>
      <w:marLeft w:val="0"/>
      <w:marRight w:val="0"/>
      <w:marTop w:val="0"/>
      <w:marBottom w:val="0"/>
      <w:divBdr>
        <w:top w:val="none" w:sz="0" w:space="0" w:color="auto"/>
        <w:left w:val="none" w:sz="0" w:space="0" w:color="auto"/>
        <w:bottom w:val="none" w:sz="0" w:space="0" w:color="auto"/>
        <w:right w:val="none" w:sz="0" w:space="0" w:color="auto"/>
      </w:divBdr>
    </w:div>
    <w:div w:id="66610356">
      <w:bodyDiv w:val="1"/>
      <w:marLeft w:val="0"/>
      <w:marRight w:val="0"/>
      <w:marTop w:val="0"/>
      <w:marBottom w:val="0"/>
      <w:divBdr>
        <w:top w:val="none" w:sz="0" w:space="0" w:color="auto"/>
        <w:left w:val="none" w:sz="0" w:space="0" w:color="auto"/>
        <w:bottom w:val="none" w:sz="0" w:space="0" w:color="auto"/>
        <w:right w:val="none" w:sz="0" w:space="0" w:color="auto"/>
      </w:divBdr>
    </w:div>
    <w:div w:id="81071504">
      <w:bodyDiv w:val="1"/>
      <w:marLeft w:val="0"/>
      <w:marRight w:val="0"/>
      <w:marTop w:val="0"/>
      <w:marBottom w:val="0"/>
      <w:divBdr>
        <w:top w:val="none" w:sz="0" w:space="0" w:color="auto"/>
        <w:left w:val="none" w:sz="0" w:space="0" w:color="auto"/>
        <w:bottom w:val="none" w:sz="0" w:space="0" w:color="auto"/>
        <w:right w:val="none" w:sz="0" w:space="0" w:color="auto"/>
      </w:divBdr>
      <w:divsChild>
        <w:div w:id="647975153">
          <w:marLeft w:val="547"/>
          <w:marRight w:val="0"/>
          <w:marTop w:val="200"/>
          <w:marBottom w:val="0"/>
          <w:divBdr>
            <w:top w:val="none" w:sz="0" w:space="0" w:color="auto"/>
            <w:left w:val="none" w:sz="0" w:space="0" w:color="auto"/>
            <w:bottom w:val="none" w:sz="0" w:space="0" w:color="auto"/>
            <w:right w:val="none" w:sz="0" w:space="0" w:color="auto"/>
          </w:divBdr>
        </w:div>
        <w:div w:id="849874995">
          <w:marLeft w:val="547"/>
          <w:marRight w:val="0"/>
          <w:marTop w:val="200"/>
          <w:marBottom w:val="0"/>
          <w:divBdr>
            <w:top w:val="none" w:sz="0" w:space="0" w:color="auto"/>
            <w:left w:val="none" w:sz="0" w:space="0" w:color="auto"/>
            <w:bottom w:val="none" w:sz="0" w:space="0" w:color="auto"/>
            <w:right w:val="none" w:sz="0" w:space="0" w:color="auto"/>
          </w:divBdr>
        </w:div>
        <w:div w:id="1444226670">
          <w:marLeft w:val="547"/>
          <w:marRight w:val="0"/>
          <w:marTop w:val="200"/>
          <w:marBottom w:val="0"/>
          <w:divBdr>
            <w:top w:val="none" w:sz="0" w:space="0" w:color="auto"/>
            <w:left w:val="none" w:sz="0" w:space="0" w:color="auto"/>
            <w:bottom w:val="none" w:sz="0" w:space="0" w:color="auto"/>
            <w:right w:val="none" w:sz="0" w:space="0" w:color="auto"/>
          </w:divBdr>
        </w:div>
        <w:div w:id="42680354">
          <w:marLeft w:val="547"/>
          <w:marRight w:val="0"/>
          <w:marTop w:val="200"/>
          <w:marBottom w:val="0"/>
          <w:divBdr>
            <w:top w:val="none" w:sz="0" w:space="0" w:color="auto"/>
            <w:left w:val="none" w:sz="0" w:space="0" w:color="auto"/>
            <w:bottom w:val="none" w:sz="0" w:space="0" w:color="auto"/>
            <w:right w:val="none" w:sz="0" w:space="0" w:color="auto"/>
          </w:divBdr>
        </w:div>
      </w:divsChild>
    </w:div>
    <w:div w:id="96412715">
      <w:bodyDiv w:val="1"/>
      <w:marLeft w:val="0"/>
      <w:marRight w:val="0"/>
      <w:marTop w:val="0"/>
      <w:marBottom w:val="0"/>
      <w:divBdr>
        <w:top w:val="none" w:sz="0" w:space="0" w:color="auto"/>
        <w:left w:val="none" w:sz="0" w:space="0" w:color="auto"/>
        <w:bottom w:val="none" w:sz="0" w:space="0" w:color="auto"/>
        <w:right w:val="none" w:sz="0" w:space="0" w:color="auto"/>
      </w:divBdr>
      <w:divsChild>
        <w:div w:id="201132048">
          <w:marLeft w:val="288"/>
          <w:marRight w:val="0"/>
          <w:marTop w:val="173"/>
          <w:marBottom w:val="0"/>
          <w:divBdr>
            <w:top w:val="none" w:sz="0" w:space="0" w:color="auto"/>
            <w:left w:val="none" w:sz="0" w:space="0" w:color="auto"/>
            <w:bottom w:val="none" w:sz="0" w:space="0" w:color="auto"/>
            <w:right w:val="none" w:sz="0" w:space="0" w:color="auto"/>
          </w:divBdr>
        </w:div>
        <w:div w:id="456727753">
          <w:marLeft w:val="850"/>
          <w:marRight w:val="0"/>
          <w:marTop w:val="144"/>
          <w:marBottom w:val="0"/>
          <w:divBdr>
            <w:top w:val="none" w:sz="0" w:space="0" w:color="auto"/>
            <w:left w:val="none" w:sz="0" w:space="0" w:color="auto"/>
            <w:bottom w:val="none" w:sz="0" w:space="0" w:color="auto"/>
            <w:right w:val="none" w:sz="0" w:space="0" w:color="auto"/>
          </w:divBdr>
        </w:div>
        <w:div w:id="1267231914">
          <w:marLeft w:val="288"/>
          <w:marRight w:val="0"/>
          <w:marTop w:val="173"/>
          <w:marBottom w:val="0"/>
          <w:divBdr>
            <w:top w:val="none" w:sz="0" w:space="0" w:color="auto"/>
            <w:left w:val="none" w:sz="0" w:space="0" w:color="auto"/>
            <w:bottom w:val="none" w:sz="0" w:space="0" w:color="auto"/>
            <w:right w:val="none" w:sz="0" w:space="0" w:color="auto"/>
          </w:divBdr>
        </w:div>
        <w:div w:id="1345980733">
          <w:marLeft w:val="850"/>
          <w:marRight w:val="0"/>
          <w:marTop w:val="144"/>
          <w:marBottom w:val="0"/>
          <w:divBdr>
            <w:top w:val="none" w:sz="0" w:space="0" w:color="auto"/>
            <w:left w:val="none" w:sz="0" w:space="0" w:color="auto"/>
            <w:bottom w:val="none" w:sz="0" w:space="0" w:color="auto"/>
            <w:right w:val="none" w:sz="0" w:space="0" w:color="auto"/>
          </w:divBdr>
        </w:div>
        <w:div w:id="1475489989">
          <w:marLeft w:val="850"/>
          <w:marRight w:val="0"/>
          <w:marTop w:val="144"/>
          <w:marBottom w:val="0"/>
          <w:divBdr>
            <w:top w:val="none" w:sz="0" w:space="0" w:color="auto"/>
            <w:left w:val="none" w:sz="0" w:space="0" w:color="auto"/>
            <w:bottom w:val="none" w:sz="0" w:space="0" w:color="auto"/>
            <w:right w:val="none" w:sz="0" w:space="0" w:color="auto"/>
          </w:divBdr>
        </w:div>
        <w:div w:id="1597860839">
          <w:marLeft w:val="288"/>
          <w:marRight w:val="0"/>
          <w:marTop w:val="173"/>
          <w:marBottom w:val="0"/>
          <w:divBdr>
            <w:top w:val="none" w:sz="0" w:space="0" w:color="auto"/>
            <w:left w:val="none" w:sz="0" w:space="0" w:color="auto"/>
            <w:bottom w:val="none" w:sz="0" w:space="0" w:color="auto"/>
            <w:right w:val="none" w:sz="0" w:space="0" w:color="auto"/>
          </w:divBdr>
        </w:div>
        <w:div w:id="1870139523">
          <w:marLeft w:val="850"/>
          <w:marRight w:val="0"/>
          <w:marTop w:val="144"/>
          <w:marBottom w:val="0"/>
          <w:divBdr>
            <w:top w:val="none" w:sz="0" w:space="0" w:color="auto"/>
            <w:left w:val="none" w:sz="0" w:space="0" w:color="auto"/>
            <w:bottom w:val="none" w:sz="0" w:space="0" w:color="auto"/>
            <w:right w:val="none" w:sz="0" w:space="0" w:color="auto"/>
          </w:divBdr>
        </w:div>
        <w:div w:id="2096122891">
          <w:marLeft w:val="288"/>
          <w:marRight w:val="0"/>
          <w:marTop w:val="173"/>
          <w:marBottom w:val="0"/>
          <w:divBdr>
            <w:top w:val="none" w:sz="0" w:space="0" w:color="auto"/>
            <w:left w:val="none" w:sz="0" w:space="0" w:color="auto"/>
            <w:bottom w:val="none" w:sz="0" w:space="0" w:color="auto"/>
            <w:right w:val="none" w:sz="0" w:space="0" w:color="auto"/>
          </w:divBdr>
        </w:div>
      </w:divsChild>
    </w:div>
    <w:div w:id="96601419">
      <w:bodyDiv w:val="1"/>
      <w:marLeft w:val="0"/>
      <w:marRight w:val="0"/>
      <w:marTop w:val="0"/>
      <w:marBottom w:val="0"/>
      <w:divBdr>
        <w:top w:val="none" w:sz="0" w:space="0" w:color="auto"/>
        <w:left w:val="none" w:sz="0" w:space="0" w:color="auto"/>
        <w:bottom w:val="none" w:sz="0" w:space="0" w:color="auto"/>
        <w:right w:val="none" w:sz="0" w:space="0" w:color="auto"/>
      </w:divBdr>
    </w:div>
    <w:div w:id="128977781">
      <w:bodyDiv w:val="1"/>
      <w:marLeft w:val="0"/>
      <w:marRight w:val="0"/>
      <w:marTop w:val="0"/>
      <w:marBottom w:val="0"/>
      <w:divBdr>
        <w:top w:val="none" w:sz="0" w:space="0" w:color="auto"/>
        <w:left w:val="none" w:sz="0" w:space="0" w:color="auto"/>
        <w:bottom w:val="none" w:sz="0" w:space="0" w:color="auto"/>
        <w:right w:val="none" w:sz="0" w:space="0" w:color="auto"/>
      </w:divBdr>
    </w:div>
    <w:div w:id="129136021">
      <w:bodyDiv w:val="1"/>
      <w:marLeft w:val="0"/>
      <w:marRight w:val="0"/>
      <w:marTop w:val="0"/>
      <w:marBottom w:val="0"/>
      <w:divBdr>
        <w:top w:val="none" w:sz="0" w:space="0" w:color="auto"/>
        <w:left w:val="none" w:sz="0" w:space="0" w:color="auto"/>
        <w:bottom w:val="none" w:sz="0" w:space="0" w:color="auto"/>
        <w:right w:val="none" w:sz="0" w:space="0" w:color="auto"/>
      </w:divBdr>
    </w:div>
    <w:div w:id="137767771">
      <w:bodyDiv w:val="1"/>
      <w:marLeft w:val="0"/>
      <w:marRight w:val="0"/>
      <w:marTop w:val="0"/>
      <w:marBottom w:val="0"/>
      <w:divBdr>
        <w:top w:val="none" w:sz="0" w:space="0" w:color="auto"/>
        <w:left w:val="none" w:sz="0" w:space="0" w:color="auto"/>
        <w:bottom w:val="none" w:sz="0" w:space="0" w:color="auto"/>
        <w:right w:val="none" w:sz="0" w:space="0" w:color="auto"/>
      </w:divBdr>
    </w:div>
    <w:div w:id="183831998">
      <w:bodyDiv w:val="1"/>
      <w:marLeft w:val="0"/>
      <w:marRight w:val="0"/>
      <w:marTop w:val="0"/>
      <w:marBottom w:val="0"/>
      <w:divBdr>
        <w:top w:val="none" w:sz="0" w:space="0" w:color="auto"/>
        <w:left w:val="none" w:sz="0" w:space="0" w:color="auto"/>
        <w:bottom w:val="none" w:sz="0" w:space="0" w:color="auto"/>
        <w:right w:val="none" w:sz="0" w:space="0" w:color="auto"/>
      </w:divBdr>
      <w:divsChild>
        <w:div w:id="1975479579">
          <w:marLeft w:val="547"/>
          <w:marRight w:val="0"/>
          <w:marTop w:val="200"/>
          <w:marBottom w:val="0"/>
          <w:divBdr>
            <w:top w:val="none" w:sz="0" w:space="0" w:color="auto"/>
            <w:left w:val="none" w:sz="0" w:space="0" w:color="auto"/>
            <w:bottom w:val="none" w:sz="0" w:space="0" w:color="auto"/>
            <w:right w:val="none" w:sz="0" w:space="0" w:color="auto"/>
          </w:divBdr>
        </w:div>
        <w:div w:id="2143765610">
          <w:marLeft w:val="1080"/>
          <w:marRight w:val="0"/>
          <w:marTop w:val="200"/>
          <w:marBottom w:val="0"/>
          <w:divBdr>
            <w:top w:val="none" w:sz="0" w:space="0" w:color="auto"/>
            <w:left w:val="none" w:sz="0" w:space="0" w:color="auto"/>
            <w:bottom w:val="none" w:sz="0" w:space="0" w:color="auto"/>
            <w:right w:val="none" w:sz="0" w:space="0" w:color="auto"/>
          </w:divBdr>
        </w:div>
        <w:div w:id="1905527540">
          <w:marLeft w:val="1080"/>
          <w:marRight w:val="0"/>
          <w:marTop w:val="200"/>
          <w:marBottom w:val="0"/>
          <w:divBdr>
            <w:top w:val="none" w:sz="0" w:space="0" w:color="auto"/>
            <w:left w:val="none" w:sz="0" w:space="0" w:color="auto"/>
            <w:bottom w:val="none" w:sz="0" w:space="0" w:color="auto"/>
            <w:right w:val="none" w:sz="0" w:space="0" w:color="auto"/>
          </w:divBdr>
        </w:div>
        <w:div w:id="1345480223">
          <w:marLeft w:val="547"/>
          <w:marRight w:val="0"/>
          <w:marTop w:val="200"/>
          <w:marBottom w:val="0"/>
          <w:divBdr>
            <w:top w:val="none" w:sz="0" w:space="0" w:color="auto"/>
            <w:left w:val="none" w:sz="0" w:space="0" w:color="auto"/>
            <w:bottom w:val="none" w:sz="0" w:space="0" w:color="auto"/>
            <w:right w:val="none" w:sz="0" w:space="0" w:color="auto"/>
          </w:divBdr>
        </w:div>
        <w:div w:id="879517363">
          <w:marLeft w:val="547"/>
          <w:marRight w:val="0"/>
          <w:marTop w:val="200"/>
          <w:marBottom w:val="0"/>
          <w:divBdr>
            <w:top w:val="none" w:sz="0" w:space="0" w:color="auto"/>
            <w:left w:val="none" w:sz="0" w:space="0" w:color="auto"/>
            <w:bottom w:val="none" w:sz="0" w:space="0" w:color="auto"/>
            <w:right w:val="none" w:sz="0" w:space="0" w:color="auto"/>
          </w:divBdr>
        </w:div>
        <w:div w:id="831605904">
          <w:marLeft w:val="547"/>
          <w:marRight w:val="0"/>
          <w:marTop w:val="200"/>
          <w:marBottom w:val="0"/>
          <w:divBdr>
            <w:top w:val="none" w:sz="0" w:space="0" w:color="auto"/>
            <w:left w:val="none" w:sz="0" w:space="0" w:color="auto"/>
            <w:bottom w:val="none" w:sz="0" w:space="0" w:color="auto"/>
            <w:right w:val="none" w:sz="0" w:space="0" w:color="auto"/>
          </w:divBdr>
        </w:div>
        <w:div w:id="495387789">
          <w:marLeft w:val="1080"/>
          <w:marRight w:val="0"/>
          <w:marTop w:val="200"/>
          <w:marBottom w:val="0"/>
          <w:divBdr>
            <w:top w:val="none" w:sz="0" w:space="0" w:color="auto"/>
            <w:left w:val="none" w:sz="0" w:space="0" w:color="auto"/>
            <w:bottom w:val="none" w:sz="0" w:space="0" w:color="auto"/>
            <w:right w:val="none" w:sz="0" w:space="0" w:color="auto"/>
          </w:divBdr>
        </w:div>
        <w:div w:id="773284739">
          <w:marLeft w:val="547"/>
          <w:marRight w:val="0"/>
          <w:marTop w:val="200"/>
          <w:marBottom w:val="0"/>
          <w:divBdr>
            <w:top w:val="none" w:sz="0" w:space="0" w:color="auto"/>
            <w:left w:val="none" w:sz="0" w:space="0" w:color="auto"/>
            <w:bottom w:val="none" w:sz="0" w:space="0" w:color="auto"/>
            <w:right w:val="none" w:sz="0" w:space="0" w:color="auto"/>
          </w:divBdr>
        </w:div>
        <w:div w:id="38171519">
          <w:marLeft w:val="1080"/>
          <w:marRight w:val="0"/>
          <w:marTop w:val="200"/>
          <w:marBottom w:val="0"/>
          <w:divBdr>
            <w:top w:val="none" w:sz="0" w:space="0" w:color="auto"/>
            <w:left w:val="none" w:sz="0" w:space="0" w:color="auto"/>
            <w:bottom w:val="none" w:sz="0" w:space="0" w:color="auto"/>
            <w:right w:val="none" w:sz="0" w:space="0" w:color="auto"/>
          </w:divBdr>
        </w:div>
        <w:div w:id="841744751">
          <w:marLeft w:val="1080"/>
          <w:marRight w:val="0"/>
          <w:marTop w:val="200"/>
          <w:marBottom w:val="0"/>
          <w:divBdr>
            <w:top w:val="none" w:sz="0" w:space="0" w:color="auto"/>
            <w:left w:val="none" w:sz="0" w:space="0" w:color="auto"/>
            <w:bottom w:val="none" w:sz="0" w:space="0" w:color="auto"/>
            <w:right w:val="none" w:sz="0" w:space="0" w:color="auto"/>
          </w:divBdr>
        </w:div>
      </w:divsChild>
    </w:div>
    <w:div w:id="187333478">
      <w:bodyDiv w:val="1"/>
      <w:marLeft w:val="0"/>
      <w:marRight w:val="0"/>
      <w:marTop w:val="0"/>
      <w:marBottom w:val="0"/>
      <w:divBdr>
        <w:top w:val="none" w:sz="0" w:space="0" w:color="auto"/>
        <w:left w:val="none" w:sz="0" w:space="0" w:color="auto"/>
        <w:bottom w:val="none" w:sz="0" w:space="0" w:color="auto"/>
        <w:right w:val="none" w:sz="0" w:space="0" w:color="auto"/>
      </w:divBdr>
    </w:div>
    <w:div w:id="196744173">
      <w:bodyDiv w:val="1"/>
      <w:marLeft w:val="0"/>
      <w:marRight w:val="0"/>
      <w:marTop w:val="0"/>
      <w:marBottom w:val="0"/>
      <w:divBdr>
        <w:top w:val="none" w:sz="0" w:space="0" w:color="auto"/>
        <w:left w:val="none" w:sz="0" w:space="0" w:color="auto"/>
        <w:bottom w:val="none" w:sz="0" w:space="0" w:color="auto"/>
        <w:right w:val="none" w:sz="0" w:space="0" w:color="auto"/>
      </w:divBdr>
    </w:div>
    <w:div w:id="207760718">
      <w:bodyDiv w:val="1"/>
      <w:marLeft w:val="0"/>
      <w:marRight w:val="0"/>
      <w:marTop w:val="0"/>
      <w:marBottom w:val="0"/>
      <w:divBdr>
        <w:top w:val="none" w:sz="0" w:space="0" w:color="auto"/>
        <w:left w:val="none" w:sz="0" w:space="0" w:color="auto"/>
        <w:bottom w:val="none" w:sz="0" w:space="0" w:color="auto"/>
        <w:right w:val="none" w:sz="0" w:space="0" w:color="auto"/>
      </w:divBdr>
    </w:div>
    <w:div w:id="245001451">
      <w:bodyDiv w:val="1"/>
      <w:marLeft w:val="0"/>
      <w:marRight w:val="0"/>
      <w:marTop w:val="0"/>
      <w:marBottom w:val="0"/>
      <w:divBdr>
        <w:top w:val="none" w:sz="0" w:space="0" w:color="auto"/>
        <w:left w:val="none" w:sz="0" w:space="0" w:color="auto"/>
        <w:bottom w:val="none" w:sz="0" w:space="0" w:color="auto"/>
        <w:right w:val="none" w:sz="0" w:space="0" w:color="auto"/>
      </w:divBdr>
    </w:div>
    <w:div w:id="305285450">
      <w:bodyDiv w:val="1"/>
      <w:marLeft w:val="0"/>
      <w:marRight w:val="0"/>
      <w:marTop w:val="0"/>
      <w:marBottom w:val="0"/>
      <w:divBdr>
        <w:top w:val="none" w:sz="0" w:space="0" w:color="auto"/>
        <w:left w:val="none" w:sz="0" w:space="0" w:color="auto"/>
        <w:bottom w:val="none" w:sz="0" w:space="0" w:color="auto"/>
        <w:right w:val="none" w:sz="0" w:space="0" w:color="auto"/>
      </w:divBdr>
    </w:div>
    <w:div w:id="341859371">
      <w:bodyDiv w:val="1"/>
      <w:marLeft w:val="0"/>
      <w:marRight w:val="0"/>
      <w:marTop w:val="0"/>
      <w:marBottom w:val="0"/>
      <w:divBdr>
        <w:top w:val="none" w:sz="0" w:space="0" w:color="auto"/>
        <w:left w:val="none" w:sz="0" w:space="0" w:color="auto"/>
        <w:bottom w:val="none" w:sz="0" w:space="0" w:color="auto"/>
        <w:right w:val="none" w:sz="0" w:space="0" w:color="auto"/>
      </w:divBdr>
    </w:div>
    <w:div w:id="354504218">
      <w:bodyDiv w:val="1"/>
      <w:marLeft w:val="0"/>
      <w:marRight w:val="0"/>
      <w:marTop w:val="0"/>
      <w:marBottom w:val="0"/>
      <w:divBdr>
        <w:top w:val="none" w:sz="0" w:space="0" w:color="auto"/>
        <w:left w:val="none" w:sz="0" w:space="0" w:color="auto"/>
        <w:bottom w:val="none" w:sz="0" w:space="0" w:color="auto"/>
        <w:right w:val="none" w:sz="0" w:space="0" w:color="auto"/>
      </w:divBdr>
    </w:div>
    <w:div w:id="368803078">
      <w:bodyDiv w:val="1"/>
      <w:marLeft w:val="0"/>
      <w:marRight w:val="0"/>
      <w:marTop w:val="0"/>
      <w:marBottom w:val="0"/>
      <w:divBdr>
        <w:top w:val="none" w:sz="0" w:space="0" w:color="auto"/>
        <w:left w:val="none" w:sz="0" w:space="0" w:color="auto"/>
        <w:bottom w:val="none" w:sz="0" w:space="0" w:color="auto"/>
        <w:right w:val="none" w:sz="0" w:space="0" w:color="auto"/>
      </w:divBdr>
    </w:div>
    <w:div w:id="388454572">
      <w:bodyDiv w:val="1"/>
      <w:marLeft w:val="0"/>
      <w:marRight w:val="0"/>
      <w:marTop w:val="0"/>
      <w:marBottom w:val="0"/>
      <w:divBdr>
        <w:top w:val="none" w:sz="0" w:space="0" w:color="auto"/>
        <w:left w:val="none" w:sz="0" w:space="0" w:color="auto"/>
        <w:bottom w:val="none" w:sz="0" w:space="0" w:color="auto"/>
        <w:right w:val="none" w:sz="0" w:space="0" w:color="auto"/>
      </w:divBdr>
    </w:div>
    <w:div w:id="395664784">
      <w:bodyDiv w:val="1"/>
      <w:marLeft w:val="0"/>
      <w:marRight w:val="0"/>
      <w:marTop w:val="0"/>
      <w:marBottom w:val="0"/>
      <w:divBdr>
        <w:top w:val="none" w:sz="0" w:space="0" w:color="auto"/>
        <w:left w:val="none" w:sz="0" w:space="0" w:color="auto"/>
        <w:bottom w:val="none" w:sz="0" w:space="0" w:color="auto"/>
        <w:right w:val="none" w:sz="0" w:space="0" w:color="auto"/>
      </w:divBdr>
    </w:div>
    <w:div w:id="473763324">
      <w:bodyDiv w:val="1"/>
      <w:marLeft w:val="0"/>
      <w:marRight w:val="0"/>
      <w:marTop w:val="0"/>
      <w:marBottom w:val="0"/>
      <w:divBdr>
        <w:top w:val="none" w:sz="0" w:space="0" w:color="auto"/>
        <w:left w:val="none" w:sz="0" w:space="0" w:color="auto"/>
        <w:bottom w:val="none" w:sz="0" w:space="0" w:color="auto"/>
        <w:right w:val="none" w:sz="0" w:space="0" w:color="auto"/>
      </w:divBdr>
    </w:div>
    <w:div w:id="481431048">
      <w:bodyDiv w:val="1"/>
      <w:marLeft w:val="0"/>
      <w:marRight w:val="0"/>
      <w:marTop w:val="0"/>
      <w:marBottom w:val="0"/>
      <w:divBdr>
        <w:top w:val="none" w:sz="0" w:space="0" w:color="auto"/>
        <w:left w:val="none" w:sz="0" w:space="0" w:color="auto"/>
        <w:bottom w:val="none" w:sz="0" w:space="0" w:color="auto"/>
        <w:right w:val="none" w:sz="0" w:space="0" w:color="auto"/>
      </w:divBdr>
    </w:div>
    <w:div w:id="484051743">
      <w:bodyDiv w:val="1"/>
      <w:marLeft w:val="0"/>
      <w:marRight w:val="0"/>
      <w:marTop w:val="0"/>
      <w:marBottom w:val="0"/>
      <w:divBdr>
        <w:top w:val="none" w:sz="0" w:space="0" w:color="auto"/>
        <w:left w:val="none" w:sz="0" w:space="0" w:color="auto"/>
        <w:bottom w:val="none" w:sz="0" w:space="0" w:color="auto"/>
        <w:right w:val="none" w:sz="0" w:space="0" w:color="auto"/>
      </w:divBdr>
    </w:div>
    <w:div w:id="496382297">
      <w:bodyDiv w:val="1"/>
      <w:marLeft w:val="0"/>
      <w:marRight w:val="0"/>
      <w:marTop w:val="0"/>
      <w:marBottom w:val="0"/>
      <w:divBdr>
        <w:top w:val="none" w:sz="0" w:space="0" w:color="auto"/>
        <w:left w:val="none" w:sz="0" w:space="0" w:color="auto"/>
        <w:bottom w:val="none" w:sz="0" w:space="0" w:color="auto"/>
        <w:right w:val="none" w:sz="0" w:space="0" w:color="auto"/>
      </w:divBdr>
    </w:div>
    <w:div w:id="510412882">
      <w:bodyDiv w:val="1"/>
      <w:marLeft w:val="0"/>
      <w:marRight w:val="0"/>
      <w:marTop w:val="0"/>
      <w:marBottom w:val="0"/>
      <w:divBdr>
        <w:top w:val="none" w:sz="0" w:space="0" w:color="auto"/>
        <w:left w:val="none" w:sz="0" w:space="0" w:color="auto"/>
        <w:bottom w:val="none" w:sz="0" w:space="0" w:color="auto"/>
        <w:right w:val="none" w:sz="0" w:space="0" w:color="auto"/>
      </w:divBdr>
    </w:div>
    <w:div w:id="512036946">
      <w:bodyDiv w:val="1"/>
      <w:marLeft w:val="0"/>
      <w:marRight w:val="0"/>
      <w:marTop w:val="0"/>
      <w:marBottom w:val="0"/>
      <w:divBdr>
        <w:top w:val="none" w:sz="0" w:space="0" w:color="auto"/>
        <w:left w:val="none" w:sz="0" w:space="0" w:color="auto"/>
        <w:bottom w:val="none" w:sz="0" w:space="0" w:color="auto"/>
        <w:right w:val="none" w:sz="0" w:space="0" w:color="auto"/>
      </w:divBdr>
    </w:div>
    <w:div w:id="554321666">
      <w:bodyDiv w:val="1"/>
      <w:marLeft w:val="0"/>
      <w:marRight w:val="0"/>
      <w:marTop w:val="0"/>
      <w:marBottom w:val="0"/>
      <w:divBdr>
        <w:top w:val="none" w:sz="0" w:space="0" w:color="auto"/>
        <w:left w:val="none" w:sz="0" w:space="0" w:color="auto"/>
        <w:bottom w:val="none" w:sz="0" w:space="0" w:color="auto"/>
        <w:right w:val="none" w:sz="0" w:space="0" w:color="auto"/>
      </w:divBdr>
    </w:div>
    <w:div w:id="556471616">
      <w:bodyDiv w:val="1"/>
      <w:marLeft w:val="0"/>
      <w:marRight w:val="0"/>
      <w:marTop w:val="0"/>
      <w:marBottom w:val="0"/>
      <w:divBdr>
        <w:top w:val="none" w:sz="0" w:space="0" w:color="auto"/>
        <w:left w:val="none" w:sz="0" w:space="0" w:color="auto"/>
        <w:bottom w:val="none" w:sz="0" w:space="0" w:color="auto"/>
        <w:right w:val="none" w:sz="0" w:space="0" w:color="auto"/>
      </w:divBdr>
      <w:divsChild>
        <w:div w:id="1327201329">
          <w:marLeft w:val="547"/>
          <w:marRight w:val="0"/>
          <w:marTop w:val="200"/>
          <w:marBottom w:val="0"/>
          <w:divBdr>
            <w:top w:val="none" w:sz="0" w:space="0" w:color="auto"/>
            <w:left w:val="none" w:sz="0" w:space="0" w:color="auto"/>
            <w:bottom w:val="none" w:sz="0" w:space="0" w:color="auto"/>
            <w:right w:val="none" w:sz="0" w:space="0" w:color="auto"/>
          </w:divBdr>
        </w:div>
        <w:div w:id="1479373733">
          <w:marLeft w:val="1080"/>
          <w:marRight w:val="0"/>
          <w:marTop w:val="200"/>
          <w:marBottom w:val="0"/>
          <w:divBdr>
            <w:top w:val="none" w:sz="0" w:space="0" w:color="auto"/>
            <w:left w:val="none" w:sz="0" w:space="0" w:color="auto"/>
            <w:bottom w:val="none" w:sz="0" w:space="0" w:color="auto"/>
            <w:right w:val="none" w:sz="0" w:space="0" w:color="auto"/>
          </w:divBdr>
        </w:div>
        <w:div w:id="1126661184">
          <w:marLeft w:val="1080"/>
          <w:marRight w:val="0"/>
          <w:marTop w:val="200"/>
          <w:marBottom w:val="0"/>
          <w:divBdr>
            <w:top w:val="none" w:sz="0" w:space="0" w:color="auto"/>
            <w:left w:val="none" w:sz="0" w:space="0" w:color="auto"/>
            <w:bottom w:val="none" w:sz="0" w:space="0" w:color="auto"/>
            <w:right w:val="none" w:sz="0" w:space="0" w:color="auto"/>
          </w:divBdr>
        </w:div>
        <w:div w:id="708577529">
          <w:marLeft w:val="1080"/>
          <w:marRight w:val="0"/>
          <w:marTop w:val="200"/>
          <w:marBottom w:val="0"/>
          <w:divBdr>
            <w:top w:val="none" w:sz="0" w:space="0" w:color="auto"/>
            <w:left w:val="none" w:sz="0" w:space="0" w:color="auto"/>
            <w:bottom w:val="none" w:sz="0" w:space="0" w:color="auto"/>
            <w:right w:val="none" w:sz="0" w:space="0" w:color="auto"/>
          </w:divBdr>
        </w:div>
        <w:div w:id="1118373279">
          <w:marLeft w:val="1080"/>
          <w:marRight w:val="0"/>
          <w:marTop w:val="200"/>
          <w:marBottom w:val="0"/>
          <w:divBdr>
            <w:top w:val="none" w:sz="0" w:space="0" w:color="auto"/>
            <w:left w:val="none" w:sz="0" w:space="0" w:color="auto"/>
            <w:bottom w:val="none" w:sz="0" w:space="0" w:color="auto"/>
            <w:right w:val="none" w:sz="0" w:space="0" w:color="auto"/>
          </w:divBdr>
        </w:div>
        <w:div w:id="1034619827">
          <w:marLeft w:val="547"/>
          <w:marRight w:val="0"/>
          <w:marTop w:val="200"/>
          <w:marBottom w:val="0"/>
          <w:divBdr>
            <w:top w:val="none" w:sz="0" w:space="0" w:color="auto"/>
            <w:left w:val="none" w:sz="0" w:space="0" w:color="auto"/>
            <w:bottom w:val="none" w:sz="0" w:space="0" w:color="auto"/>
            <w:right w:val="none" w:sz="0" w:space="0" w:color="auto"/>
          </w:divBdr>
        </w:div>
        <w:div w:id="869026405">
          <w:marLeft w:val="547"/>
          <w:marRight w:val="0"/>
          <w:marTop w:val="200"/>
          <w:marBottom w:val="0"/>
          <w:divBdr>
            <w:top w:val="none" w:sz="0" w:space="0" w:color="auto"/>
            <w:left w:val="none" w:sz="0" w:space="0" w:color="auto"/>
            <w:bottom w:val="none" w:sz="0" w:space="0" w:color="auto"/>
            <w:right w:val="none" w:sz="0" w:space="0" w:color="auto"/>
          </w:divBdr>
        </w:div>
        <w:div w:id="145055963">
          <w:marLeft w:val="1080"/>
          <w:marRight w:val="0"/>
          <w:marTop w:val="200"/>
          <w:marBottom w:val="0"/>
          <w:divBdr>
            <w:top w:val="none" w:sz="0" w:space="0" w:color="auto"/>
            <w:left w:val="none" w:sz="0" w:space="0" w:color="auto"/>
            <w:bottom w:val="none" w:sz="0" w:space="0" w:color="auto"/>
            <w:right w:val="none" w:sz="0" w:space="0" w:color="auto"/>
          </w:divBdr>
        </w:div>
        <w:div w:id="2079788464">
          <w:marLeft w:val="1080"/>
          <w:marRight w:val="0"/>
          <w:marTop w:val="200"/>
          <w:marBottom w:val="0"/>
          <w:divBdr>
            <w:top w:val="none" w:sz="0" w:space="0" w:color="auto"/>
            <w:left w:val="none" w:sz="0" w:space="0" w:color="auto"/>
            <w:bottom w:val="none" w:sz="0" w:space="0" w:color="auto"/>
            <w:right w:val="none" w:sz="0" w:space="0" w:color="auto"/>
          </w:divBdr>
        </w:div>
      </w:divsChild>
    </w:div>
    <w:div w:id="574751202">
      <w:bodyDiv w:val="1"/>
      <w:marLeft w:val="0"/>
      <w:marRight w:val="0"/>
      <w:marTop w:val="0"/>
      <w:marBottom w:val="0"/>
      <w:divBdr>
        <w:top w:val="none" w:sz="0" w:space="0" w:color="auto"/>
        <w:left w:val="none" w:sz="0" w:space="0" w:color="auto"/>
        <w:bottom w:val="none" w:sz="0" w:space="0" w:color="auto"/>
        <w:right w:val="none" w:sz="0" w:space="0" w:color="auto"/>
      </w:divBdr>
    </w:div>
    <w:div w:id="645932811">
      <w:bodyDiv w:val="1"/>
      <w:marLeft w:val="0"/>
      <w:marRight w:val="0"/>
      <w:marTop w:val="0"/>
      <w:marBottom w:val="0"/>
      <w:divBdr>
        <w:top w:val="none" w:sz="0" w:space="0" w:color="auto"/>
        <w:left w:val="none" w:sz="0" w:space="0" w:color="auto"/>
        <w:bottom w:val="none" w:sz="0" w:space="0" w:color="auto"/>
        <w:right w:val="none" w:sz="0" w:space="0" w:color="auto"/>
      </w:divBdr>
    </w:div>
    <w:div w:id="658195832">
      <w:bodyDiv w:val="1"/>
      <w:marLeft w:val="0"/>
      <w:marRight w:val="0"/>
      <w:marTop w:val="0"/>
      <w:marBottom w:val="0"/>
      <w:divBdr>
        <w:top w:val="none" w:sz="0" w:space="0" w:color="auto"/>
        <w:left w:val="none" w:sz="0" w:space="0" w:color="auto"/>
        <w:bottom w:val="none" w:sz="0" w:space="0" w:color="auto"/>
        <w:right w:val="none" w:sz="0" w:space="0" w:color="auto"/>
      </w:divBdr>
      <w:divsChild>
        <w:div w:id="104542445">
          <w:marLeft w:val="288"/>
          <w:marRight w:val="0"/>
          <w:marTop w:val="173"/>
          <w:marBottom w:val="0"/>
          <w:divBdr>
            <w:top w:val="none" w:sz="0" w:space="0" w:color="auto"/>
            <w:left w:val="none" w:sz="0" w:space="0" w:color="auto"/>
            <w:bottom w:val="none" w:sz="0" w:space="0" w:color="auto"/>
            <w:right w:val="none" w:sz="0" w:space="0" w:color="auto"/>
          </w:divBdr>
        </w:div>
        <w:div w:id="147598068">
          <w:marLeft w:val="288"/>
          <w:marRight w:val="0"/>
          <w:marTop w:val="173"/>
          <w:marBottom w:val="0"/>
          <w:divBdr>
            <w:top w:val="none" w:sz="0" w:space="0" w:color="auto"/>
            <w:left w:val="none" w:sz="0" w:space="0" w:color="auto"/>
            <w:bottom w:val="none" w:sz="0" w:space="0" w:color="auto"/>
            <w:right w:val="none" w:sz="0" w:space="0" w:color="auto"/>
          </w:divBdr>
        </w:div>
        <w:div w:id="545068349">
          <w:marLeft w:val="288"/>
          <w:marRight w:val="0"/>
          <w:marTop w:val="173"/>
          <w:marBottom w:val="0"/>
          <w:divBdr>
            <w:top w:val="none" w:sz="0" w:space="0" w:color="auto"/>
            <w:left w:val="none" w:sz="0" w:space="0" w:color="auto"/>
            <w:bottom w:val="none" w:sz="0" w:space="0" w:color="auto"/>
            <w:right w:val="none" w:sz="0" w:space="0" w:color="auto"/>
          </w:divBdr>
        </w:div>
        <w:div w:id="573245174">
          <w:marLeft w:val="850"/>
          <w:marRight w:val="0"/>
          <w:marTop w:val="144"/>
          <w:marBottom w:val="0"/>
          <w:divBdr>
            <w:top w:val="none" w:sz="0" w:space="0" w:color="auto"/>
            <w:left w:val="none" w:sz="0" w:space="0" w:color="auto"/>
            <w:bottom w:val="none" w:sz="0" w:space="0" w:color="auto"/>
            <w:right w:val="none" w:sz="0" w:space="0" w:color="auto"/>
          </w:divBdr>
        </w:div>
        <w:div w:id="1527790322">
          <w:marLeft w:val="850"/>
          <w:marRight w:val="0"/>
          <w:marTop w:val="144"/>
          <w:marBottom w:val="0"/>
          <w:divBdr>
            <w:top w:val="none" w:sz="0" w:space="0" w:color="auto"/>
            <w:left w:val="none" w:sz="0" w:space="0" w:color="auto"/>
            <w:bottom w:val="none" w:sz="0" w:space="0" w:color="auto"/>
            <w:right w:val="none" w:sz="0" w:space="0" w:color="auto"/>
          </w:divBdr>
        </w:div>
        <w:div w:id="1558783789">
          <w:marLeft w:val="850"/>
          <w:marRight w:val="0"/>
          <w:marTop w:val="144"/>
          <w:marBottom w:val="0"/>
          <w:divBdr>
            <w:top w:val="none" w:sz="0" w:space="0" w:color="auto"/>
            <w:left w:val="none" w:sz="0" w:space="0" w:color="auto"/>
            <w:bottom w:val="none" w:sz="0" w:space="0" w:color="auto"/>
            <w:right w:val="none" w:sz="0" w:space="0" w:color="auto"/>
          </w:divBdr>
        </w:div>
        <w:div w:id="1619291448">
          <w:marLeft w:val="288"/>
          <w:marRight w:val="0"/>
          <w:marTop w:val="173"/>
          <w:marBottom w:val="0"/>
          <w:divBdr>
            <w:top w:val="none" w:sz="0" w:space="0" w:color="auto"/>
            <w:left w:val="none" w:sz="0" w:space="0" w:color="auto"/>
            <w:bottom w:val="none" w:sz="0" w:space="0" w:color="auto"/>
            <w:right w:val="none" w:sz="0" w:space="0" w:color="auto"/>
          </w:divBdr>
        </w:div>
        <w:div w:id="2083939596">
          <w:marLeft w:val="850"/>
          <w:marRight w:val="0"/>
          <w:marTop w:val="144"/>
          <w:marBottom w:val="0"/>
          <w:divBdr>
            <w:top w:val="none" w:sz="0" w:space="0" w:color="auto"/>
            <w:left w:val="none" w:sz="0" w:space="0" w:color="auto"/>
            <w:bottom w:val="none" w:sz="0" w:space="0" w:color="auto"/>
            <w:right w:val="none" w:sz="0" w:space="0" w:color="auto"/>
          </w:divBdr>
        </w:div>
      </w:divsChild>
    </w:div>
    <w:div w:id="710230802">
      <w:bodyDiv w:val="1"/>
      <w:marLeft w:val="0"/>
      <w:marRight w:val="0"/>
      <w:marTop w:val="0"/>
      <w:marBottom w:val="0"/>
      <w:divBdr>
        <w:top w:val="none" w:sz="0" w:space="0" w:color="auto"/>
        <w:left w:val="none" w:sz="0" w:space="0" w:color="auto"/>
        <w:bottom w:val="none" w:sz="0" w:space="0" w:color="auto"/>
        <w:right w:val="none" w:sz="0" w:space="0" w:color="auto"/>
      </w:divBdr>
    </w:div>
    <w:div w:id="763722841">
      <w:bodyDiv w:val="1"/>
      <w:marLeft w:val="0"/>
      <w:marRight w:val="0"/>
      <w:marTop w:val="0"/>
      <w:marBottom w:val="0"/>
      <w:divBdr>
        <w:top w:val="none" w:sz="0" w:space="0" w:color="auto"/>
        <w:left w:val="none" w:sz="0" w:space="0" w:color="auto"/>
        <w:bottom w:val="none" w:sz="0" w:space="0" w:color="auto"/>
        <w:right w:val="none" w:sz="0" w:space="0" w:color="auto"/>
      </w:divBdr>
    </w:div>
    <w:div w:id="773985037">
      <w:bodyDiv w:val="1"/>
      <w:marLeft w:val="0"/>
      <w:marRight w:val="0"/>
      <w:marTop w:val="0"/>
      <w:marBottom w:val="0"/>
      <w:divBdr>
        <w:top w:val="none" w:sz="0" w:space="0" w:color="auto"/>
        <w:left w:val="none" w:sz="0" w:space="0" w:color="auto"/>
        <w:bottom w:val="none" w:sz="0" w:space="0" w:color="auto"/>
        <w:right w:val="none" w:sz="0" w:space="0" w:color="auto"/>
      </w:divBdr>
      <w:divsChild>
        <w:div w:id="441340668">
          <w:marLeft w:val="547"/>
          <w:marRight w:val="0"/>
          <w:marTop w:val="200"/>
          <w:marBottom w:val="0"/>
          <w:divBdr>
            <w:top w:val="none" w:sz="0" w:space="0" w:color="auto"/>
            <w:left w:val="none" w:sz="0" w:space="0" w:color="auto"/>
            <w:bottom w:val="none" w:sz="0" w:space="0" w:color="auto"/>
            <w:right w:val="none" w:sz="0" w:space="0" w:color="auto"/>
          </w:divBdr>
        </w:div>
      </w:divsChild>
    </w:div>
    <w:div w:id="780997361">
      <w:bodyDiv w:val="1"/>
      <w:marLeft w:val="0"/>
      <w:marRight w:val="0"/>
      <w:marTop w:val="0"/>
      <w:marBottom w:val="0"/>
      <w:divBdr>
        <w:top w:val="none" w:sz="0" w:space="0" w:color="auto"/>
        <w:left w:val="none" w:sz="0" w:space="0" w:color="auto"/>
        <w:bottom w:val="none" w:sz="0" w:space="0" w:color="auto"/>
        <w:right w:val="none" w:sz="0" w:space="0" w:color="auto"/>
      </w:divBdr>
    </w:div>
    <w:div w:id="814374291">
      <w:bodyDiv w:val="1"/>
      <w:marLeft w:val="0"/>
      <w:marRight w:val="0"/>
      <w:marTop w:val="0"/>
      <w:marBottom w:val="0"/>
      <w:divBdr>
        <w:top w:val="none" w:sz="0" w:space="0" w:color="auto"/>
        <w:left w:val="none" w:sz="0" w:space="0" w:color="auto"/>
        <w:bottom w:val="none" w:sz="0" w:space="0" w:color="auto"/>
        <w:right w:val="none" w:sz="0" w:space="0" w:color="auto"/>
      </w:divBdr>
    </w:div>
    <w:div w:id="819811041">
      <w:bodyDiv w:val="1"/>
      <w:marLeft w:val="0"/>
      <w:marRight w:val="0"/>
      <w:marTop w:val="0"/>
      <w:marBottom w:val="0"/>
      <w:divBdr>
        <w:top w:val="none" w:sz="0" w:space="0" w:color="auto"/>
        <w:left w:val="none" w:sz="0" w:space="0" w:color="auto"/>
        <w:bottom w:val="none" w:sz="0" w:space="0" w:color="auto"/>
        <w:right w:val="none" w:sz="0" w:space="0" w:color="auto"/>
      </w:divBdr>
    </w:div>
    <w:div w:id="849566399">
      <w:bodyDiv w:val="1"/>
      <w:marLeft w:val="0"/>
      <w:marRight w:val="0"/>
      <w:marTop w:val="0"/>
      <w:marBottom w:val="0"/>
      <w:divBdr>
        <w:top w:val="none" w:sz="0" w:space="0" w:color="auto"/>
        <w:left w:val="none" w:sz="0" w:space="0" w:color="auto"/>
        <w:bottom w:val="none" w:sz="0" w:space="0" w:color="auto"/>
        <w:right w:val="none" w:sz="0" w:space="0" w:color="auto"/>
      </w:divBdr>
      <w:divsChild>
        <w:div w:id="178470394">
          <w:marLeft w:val="850"/>
          <w:marRight w:val="0"/>
          <w:marTop w:val="144"/>
          <w:marBottom w:val="0"/>
          <w:divBdr>
            <w:top w:val="none" w:sz="0" w:space="0" w:color="auto"/>
            <w:left w:val="none" w:sz="0" w:space="0" w:color="auto"/>
            <w:bottom w:val="none" w:sz="0" w:space="0" w:color="auto"/>
            <w:right w:val="none" w:sz="0" w:space="0" w:color="auto"/>
          </w:divBdr>
        </w:div>
        <w:div w:id="600575959">
          <w:marLeft w:val="850"/>
          <w:marRight w:val="0"/>
          <w:marTop w:val="144"/>
          <w:marBottom w:val="0"/>
          <w:divBdr>
            <w:top w:val="none" w:sz="0" w:space="0" w:color="auto"/>
            <w:left w:val="none" w:sz="0" w:space="0" w:color="auto"/>
            <w:bottom w:val="none" w:sz="0" w:space="0" w:color="auto"/>
            <w:right w:val="none" w:sz="0" w:space="0" w:color="auto"/>
          </w:divBdr>
        </w:div>
        <w:div w:id="917859141">
          <w:marLeft w:val="850"/>
          <w:marRight w:val="0"/>
          <w:marTop w:val="144"/>
          <w:marBottom w:val="0"/>
          <w:divBdr>
            <w:top w:val="none" w:sz="0" w:space="0" w:color="auto"/>
            <w:left w:val="none" w:sz="0" w:space="0" w:color="auto"/>
            <w:bottom w:val="none" w:sz="0" w:space="0" w:color="auto"/>
            <w:right w:val="none" w:sz="0" w:space="0" w:color="auto"/>
          </w:divBdr>
        </w:div>
        <w:div w:id="1056508713">
          <w:marLeft w:val="850"/>
          <w:marRight w:val="0"/>
          <w:marTop w:val="144"/>
          <w:marBottom w:val="0"/>
          <w:divBdr>
            <w:top w:val="none" w:sz="0" w:space="0" w:color="auto"/>
            <w:left w:val="none" w:sz="0" w:space="0" w:color="auto"/>
            <w:bottom w:val="none" w:sz="0" w:space="0" w:color="auto"/>
            <w:right w:val="none" w:sz="0" w:space="0" w:color="auto"/>
          </w:divBdr>
        </w:div>
        <w:div w:id="1766999749">
          <w:marLeft w:val="850"/>
          <w:marRight w:val="0"/>
          <w:marTop w:val="144"/>
          <w:marBottom w:val="0"/>
          <w:divBdr>
            <w:top w:val="none" w:sz="0" w:space="0" w:color="auto"/>
            <w:left w:val="none" w:sz="0" w:space="0" w:color="auto"/>
            <w:bottom w:val="none" w:sz="0" w:space="0" w:color="auto"/>
            <w:right w:val="none" w:sz="0" w:space="0" w:color="auto"/>
          </w:divBdr>
        </w:div>
        <w:div w:id="2026665675">
          <w:marLeft w:val="850"/>
          <w:marRight w:val="0"/>
          <w:marTop w:val="144"/>
          <w:marBottom w:val="0"/>
          <w:divBdr>
            <w:top w:val="none" w:sz="0" w:space="0" w:color="auto"/>
            <w:left w:val="none" w:sz="0" w:space="0" w:color="auto"/>
            <w:bottom w:val="none" w:sz="0" w:space="0" w:color="auto"/>
            <w:right w:val="none" w:sz="0" w:space="0" w:color="auto"/>
          </w:divBdr>
        </w:div>
        <w:div w:id="2039818950">
          <w:marLeft w:val="850"/>
          <w:marRight w:val="0"/>
          <w:marTop w:val="144"/>
          <w:marBottom w:val="0"/>
          <w:divBdr>
            <w:top w:val="none" w:sz="0" w:space="0" w:color="auto"/>
            <w:left w:val="none" w:sz="0" w:space="0" w:color="auto"/>
            <w:bottom w:val="none" w:sz="0" w:space="0" w:color="auto"/>
            <w:right w:val="none" w:sz="0" w:space="0" w:color="auto"/>
          </w:divBdr>
        </w:div>
      </w:divsChild>
    </w:div>
    <w:div w:id="855146154">
      <w:bodyDiv w:val="1"/>
      <w:marLeft w:val="0"/>
      <w:marRight w:val="0"/>
      <w:marTop w:val="0"/>
      <w:marBottom w:val="0"/>
      <w:divBdr>
        <w:top w:val="none" w:sz="0" w:space="0" w:color="auto"/>
        <w:left w:val="none" w:sz="0" w:space="0" w:color="auto"/>
        <w:bottom w:val="none" w:sz="0" w:space="0" w:color="auto"/>
        <w:right w:val="none" w:sz="0" w:space="0" w:color="auto"/>
      </w:divBdr>
    </w:div>
    <w:div w:id="871577918">
      <w:bodyDiv w:val="1"/>
      <w:marLeft w:val="0"/>
      <w:marRight w:val="0"/>
      <w:marTop w:val="0"/>
      <w:marBottom w:val="0"/>
      <w:divBdr>
        <w:top w:val="none" w:sz="0" w:space="0" w:color="auto"/>
        <w:left w:val="none" w:sz="0" w:space="0" w:color="auto"/>
        <w:bottom w:val="none" w:sz="0" w:space="0" w:color="auto"/>
        <w:right w:val="none" w:sz="0" w:space="0" w:color="auto"/>
      </w:divBdr>
      <w:divsChild>
        <w:div w:id="1718310552">
          <w:marLeft w:val="547"/>
          <w:marRight w:val="0"/>
          <w:marTop w:val="200"/>
          <w:marBottom w:val="0"/>
          <w:divBdr>
            <w:top w:val="none" w:sz="0" w:space="0" w:color="auto"/>
            <w:left w:val="none" w:sz="0" w:space="0" w:color="auto"/>
            <w:bottom w:val="none" w:sz="0" w:space="0" w:color="auto"/>
            <w:right w:val="none" w:sz="0" w:space="0" w:color="auto"/>
          </w:divBdr>
        </w:div>
        <w:div w:id="115487260">
          <w:marLeft w:val="547"/>
          <w:marRight w:val="0"/>
          <w:marTop w:val="200"/>
          <w:marBottom w:val="0"/>
          <w:divBdr>
            <w:top w:val="none" w:sz="0" w:space="0" w:color="auto"/>
            <w:left w:val="none" w:sz="0" w:space="0" w:color="auto"/>
            <w:bottom w:val="none" w:sz="0" w:space="0" w:color="auto"/>
            <w:right w:val="none" w:sz="0" w:space="0" w:color="auto"/>
          </w:divBdr>
        </w:div>
        <w:div w:id="2071003301">
          <w:marLeft w:val="1080"/>
          <w:marRight w:val="0"/>
          <w:marTop w:val="200"/>
          <w:marBottom w:val="0"/>
          <w:divBdr>
            <w:top w:val="none" w:sz="0" w:space="0" w:color="auto"/>
            <w:left w:val="none" w:sz="0" w:space="0" w:color="auto"/>
            <w:bottom w:val="none" w:sz="0" w:space="0" w:color="auto"/>
            <w:right w:val="none" w:sz="0" w:space="0" w:color="auto"/>
          </w:divBdr>
        </w:div>
        <w:div w:id="2001040282">
          <w:marLeft w:val="1080"/>
          <w:marRight w:val="0"/>
          <w:marTop w:val="200"/>
          <w:marBottom w:val="0"/>
          <w:divBdr>
            <w:top w:val="none" w:sz="0" w:space="0" w:color="auto"/>
            <w:left w:val="none" w:sz="0" w:space="0" w:color="auto"/>
            <w:bottom w:val="none" w:sz="0" w:space="0" w:color="auto"/>
            <w:right w:val="none" w:sz="0" w:space="0" w:color="auto"/>
          </w:divBdr>
        </w:div>
        <w:div w:id="1762215616">
          <w:marLeft w:val="547"/>
          <w:marRight w:val="0"/>
          <w:marTop w:val="200"/>
          <w:marBottom w:val="0"/>
          <w:divBdr>
            <w:top w:val="none" w:sz="0" w:space="0" w:color="auto"/>
            <w:left w:val="none" w:sz="0" w:space="0" w:color="auto"/>
            <w:bottom w:val="none" w:sz="0" w:space="0" w:color="auto"/>
            <w:right w:val="none" w:sz="0" w:space="0" w:color="auto"/>
          </w:divBdr>
        </w:div>
        <w:div w:id="1749843068">
          <w:marLeft w:val="1080"/>
          <w:marRight w:val="0"/>
          <w:marTop w:val="200"/>
          <w:marBottom w:val="0"/>
          <w:divBdr>
            <w:top w:val="none" w:sz="0" w:space="0" w:color="auto"/>
            <w:left w:val="none" w:sz="0" w:space="0" w:color="auto"/>
            <w:bottom w:val="none" w:sz="0" w:space="0" w:color="auto"/>
            <w:right w:val="none" w:sz="0" w:space="0" w:color="auto"/>
          </w:divBdr>
        </w:div>
        <w:div w:id="170074083">
          <w:marLeft w:val="1080"/>
          <w:marRight w:val="0"/>
          <w:marTop w:val="200"/>
          <w:marBottom w:val="0"/>
          <w:divBdr>
            <w:top w:val="none" w:sz="0" w:space="0" w:color="auto"/>
            <w:left w:val="none" w:sz="0" w:space="0" w:color="auto"/>
            <w:bottom w:val="none" w:sz="0" w:space="0" w:color="auto"/>
            <w:right w:val="none" w:sz="0" w:space="0" w:color="auto"/>
          </w:divBdr>
        </w:div>
        <w:div w:id="1330014399">
          <w:marLeft w:val="547"/>
          <w:marRight w:val="0"/>
          <w:marTop w:val="200"/>
          <w:marBottom w:val="0"/>
          <w:divBdr>
            <w:top w:val="none" w:sz="0" w:space="0" w:color="auto"/>
            <w:left w:val="none" w:sz="0" w:space="0" w:color="auto"/>
            <w:bottom w:val="none" w:sz="0" w:space="0" w:color="auto"/>
            <w:right w:val="none" w:sz="0" w:space="0" w:color="auto"/>
          </w:divBdr>
        </w:div>
        <w:div w:id="2146847083">
          <w:marLeft w:val="1080"/>
          <w:marRight w:val="0"/>
          <w:marTop w:val="200"/>
          <w:marBottom w:val="0"/>
          <w:divBdr>
            <w:top w:val="none" w:sz="0" w:space="0" w:color="auto"/>
            <w:left w:val="none" w:sz="0" w:space="0" w:color="auto"/>
            <w:bottom w:val="none" w:sz="0" w:space="0" w:color="auto"/>
            <w:right w:val="none" w:sz="0" w:space="0" w:color="auto"/>
          </w:divBdr>
        </w:div>
        <w:div w:id="933326078">
          <w:marLeft w:val="1080"/>
          <w:marRight w:val="0"/>
          <w:marTop w:val="200"/>
          <w:marBottom w:val="0"/>
          <w:divBdr>
            <w:top w:val="none" w:sz="0" w:space="0" w:color="auto"/>
            <w:left w:val="none" w:sz="0" w:space="0" w:color="auto"/>
            <w:bottom w:val="none" w:sz="0" w:space="0" w:color="auto"/>
            <w:right w:val="none" w:sz="0" w:space="0" w:color="auto"/>
          </w:divBdr>
        </w:div>
        <w:div w:id="197593991">
          <w:marLeft w:val="1080"/>
          <w:marRight w:val="0"/>
          <w:marTop w:val="200"/>
          <w:marBottom w:val="0"/>
          <w:divBdr>
            <w:top w:val="none" w:sz="0" w:space="0" w:color="auto"/>
            <w:left w:val="none" w:sz="0" w:space="0" w:color="auto"/>
            <w:bottom w:val="none" w:sz="0" w:space="0" w:color="auto"/>
            <w:right w:val="none" w:sz="0" w:space="0" w:color="auto"/>
          </w:divBdr>
        </w:div>
      </w:divsChild>
    </w:div>
    <w:div w:id="875577666">
      <w:bodyDiv w:val="1"/>
      <w:marLeft w:val="0"/>
      <w:marRight w:val="0"/>
      <w:marTop w:val="0"/>
      <w:marBottom w:val="0"/>
      <w:divBdr>
        <w:top w:val="none" w:sz="0" w:space="0" w:color="auto"/>
        <w:left w:val="none" w:sz="0" w:space="0" w:color="auto"/>
        <w:bottom w:val="none" w:sz="0" w:space="0" w:color="auto"/>
        <w:right w:val="none" w:sz="0" w:space="0" w:color="auto"/>
      </w:divBdr>
      <w:divsChild>
        <w:div w:id="1488546097">
          <w:marLeft w:val="547"/>
          <w:marRight w:val="0"/>
          <w:marTop w:val="200"/>
          <w:marBottom w:val="0"/>
          <w:divBdr>
            <w:top w:val="none" w:sz="0" w:space="0" w:color="auto"/>
            <w:left w:val="none" w:sz="0" w:space="0" w:color="auto"/>
            <w:bottom w:val="none" w:sz="0" w:space="0" w:color="auto"/>
            <w:right w:val="none" w:sz="0" w:space="0" w:color="auto"/>
          </w:divBdr>
        </w:div>
        <w:div w:id="1901821611">
          <w:marLeft w:val="547"/>
          <w:marRight w:val="0"/>
          <w:marTop w:val="200"/>
          <w:marBottom w:val="0"/>
          <w:divBdr>
            <w:top w:val="none" w:sz="0" w:space="0" w:color="auto"/>
            <w:left w:val="none" w:sz="0" w:space="0" w:color="auto"/>
            <w:bottom w:val="none" w:sz="0" w:space="0" w:color="auto"/>
            <w:right w:val="none" w:sz="0" w:space="0" w:color="auto"/>
          </w:divBdr>
        </w:div>
        <w:div w:id="1357805819">
          <w:marLeft w:val="1080"/>
          <w:marRight w:val="0"/>
          <w:marTop w:val="200"/>
          <w:marBottom w:val="0"/>
          <w:divBdr>
            <w:top w:val="none" w:sz="0" w:space="0" w:color="auto"/>
            <w:left w:val="none" w:sz="0" w:space="0" w:color="auto"/>
            <w:bottom w:val="none" w:sz="0" w:space="0" w:color="auto"/>
            <w:right w:val="none" w:sz="0" w:space="0" w:color="auto"/>
          </w:divBdr>
        </w:div>
        <w:div w:id="1098409713">
          <w:marLeft w:val="1080"/>
          <w:marRight w:val="0"/>
          <w:marTop w:val="200"/>
          <w:marBottom w:val="0"/>
          <w:divBdr>
            <w:top w:val="none" w:sz="0" w:space="0" w:color="auto"/>
            <w:left w:val="none" w:sz="0" w:space="0" w:color="auto"/>
            <w:bottom w:val="none" w:sz="0" w:space="0" w:color="auto"/>
            <w:right w:val="none" w:sz="0" w:space="0" w:color="auto"/>
          </w:divBdr>
        </w:div>
        <w:div w:id="1558009661">
          <w:marLeft w:val="1080"/>
          <w:marRight w:val="0"/>
          <w:marTop w:val="200"/>
          <w:marBottom w:val="0"/>
          <w:divBdr>
            <w:top w:val="none" w:sz="0" w:space="0" w:color="auto"/>
            <w:left w:val="none" w:sz="0" w:space="0" w:color="auto"/>
            <w:bottom w:val="none" w:sz="0" w:space="0" w:color="auto"/>
            <w:right w:val="none" w:sz="0" w:space="0" w:color="auto"/>
          </w:divBdr>
        </w:div>
        <w:div w:id="365302587">
          <w:marLeft w:val="547"/>
          <w:marRight w:val="0"/>
          <w:marTop w:val="200"/>
          <w:marBottom w:val="0"/>
          <w:divBdr>
            <w:top w:val="none" w:sz="0" w:space="0" w:color="auto"/>
            <w:left w:val="none" w:sz="0" w:space="0" w:color="auto"/>
            <w:bottom w:val="none" w:sz="0" w:space="0" w:color="auto"/>
            <w:right w:val="none" w:sz="0" w:space="0" w:color="auto"/>
          </w:divBdr>
        </w:div>
        <w:div w:id="1569459295">
          <w:marLeft w:val="1080"/>
          <w:marRight w:val="0"/>
          <w:marTop w:val="200"/>
          <w:marBottom w:val="0"/>
          <w:divBdr>
            <w:top w:val="none" w:sz="0" w:space="0" w:color="auto"/>
            <w:left w:val="none" w:sz="0" w:space="0" w:color="auto"/>
            <w:bottom w:val="none" w:sz="0" w:space="0" w:color="auto"/>
            <w:right w:val="none" w:sz="0" w:space="0" w:color="auto"/>
          </w:divBdr>
        </w:div>
        <w:div w:id="1770657413">
          <w:marLeft w:val="1080"/>
          <w:marRight w:val="0"/>
          <w:marTop w:val="200"/>
          <w:marBottom w:val="0"/>
          <w:divBdr>
            <w:top w:val="none" w:sz="0" w:space="0" w:color="auto"/>
            <w:left w:val="none" w:sz="0" w:space="0" w:color="auto"/>
            <w:bottom w:val="none" w:sz="0" w:space="0" w:color="auto"/>
            <w:right w:val="none" w:sz="0" w:space="0" w:color="auto"/>
          </w:divBdr>
        </w:div>
        <w:div w:id="155995393">
          <w:marLeft w:val="547"/>
          <w:marRight w:val="0"/>
          <w:marTop w:val="200"/>
          <w:marBottom w:val="0"/>
          <w:divBdr>
            <w:top w:val="none" w:sz="0" w:space="0" w:color="auto"/>
            <w:left w:val="none" w:sz="0" w:space="0" w:color="auto"/>
            <w:bottom w:val="none" w:sz="0" w:space="0" w:color="auto"/>
            <w:right w:val="none" w:sz="0" w:space="0" w:color="auto"/>
          </w:divBdr>
        </w:div>
      </w:divsChild>
    </w:div>
    <w:div w:id="876355147">
      <w:bodyDiv w:val="1"/>
      <w:marLeft w:val="0"/>
      <w:marRight w:val="0"/>
      <w:marTop w:val="0"/>
      <w:marBottom w:val="0"/>
      <w:divBdr>
        <w:top w:val="none" w:sz="0" w:space="0" w:color="auto"/>
        <w:left w:val="none" w:sz="0" w:space="0" w:color="auto"/>
        <w:bottom w:val="none" w:sz="0" w:space="0" w:color="auto"/>
        <w:right w:val="none" w:sz="0" w:space="0" w:color="auto"/>
      </w:divBdr>
    </w:div>
    <w:div w:id="901520202">
      <w:marLeft w:val="0"/>
      <w:marRight w:val="0"/>
      <w:marTop w:val="0"/>
      <w:marBottom w:val="0"/>
      <w:divBdr>
        <w:top w:val="none" w:sz="0" w:space="0" w:color="auto"/>
        <w:left w:val="none" w:sz="0" w:space="0" w:color="auto"/>
        <w:bottom w:val="none" w:sz="0" w:space="0" w:color="auto"/>
        <w:right w:val="none" w:sz="0" w:space="0" w:color="auto"/>
      </w:divBdr>
      <w:divsChild>
        <w:div w:id="1762601872">
          <w:marLeft w:val="0"/>
          <w:marRight w:val="0"/>
          <w:marTop w:val="0"/>
          <w:marBottom w:val="0"/>
          <w:divBdr>
            <w:top w:val="none" w:sz="0" w:space="0" w:color="auto"/>
            <w:left w:val="none" w:sz="0" w:space="0" w:color="auto"/>
            <w:bottom w:val="none" w:sz="0" w:space="0" w:color="auto"/>
            <w:right w:val="none" w:sz="0" w:space="0" w:color="auto"/>
          </w:divBdr>
        </w:div>
      </w:divsChild>
    </w:div>
    <w:div w:id="904098094">
      <w:bodyDiv w:val="1"/>
      <w:marLeft w:val="0"/>
      <w:marRight w:val="0"/>
      <w:marTop w:val="0"/>
      <w:marBottom w:val="0"/>
      <w:divBdr>
        <w:top w:val="none" w:sz="0" w:space="0" w:color="auto"/>
        <w:left w:val="none" w:sz="0" w:space="0" w:color="auto"/>
        <w:bottom w:val="none" w:sz="0" w:space="0" w:color="auto"/>
        <w:right w:val="none" w:sz="0" w:space="0" w:color="auto"/>
      </w:divBdr>
    </w:div>
    <w:div w:id="948392427">
      <w:bodyDiv w:val="1"/>
      <w:marLeft w:val="0"/>
      <w:marRight w:val="0"/>
      <w:marTop w:val="0"/>
      <w:marBottom w:val="0"/>
      <w:divBdr>
        <w:top w:val="none" w:sz="0" w:space="0" w:color="auto"/>
        <w:left w:val="none" w:sz="0" w:space="0" w:color="auto"/>
        <w:bottom w:val="none" w:sz="0" w:space="0" w:color="auto"/>
        <w:right w:val="none" w:sz="0" w:space="0" w:color="auto"/>
      </w:divBdr>
    </w:div>
    <w:div w:id="954168827">
      <w:bodyDiv w:val="1"/>
      <w:marLeft w:val="0"/>
      <w:marRight w:val="0"/>
      <w:marTop w:val="0"/>
      <w:marBottom w:val="0"/>
      <w:divBdr>
        <w:top w:val="none" w:sz="0" w:space="0" w:color="auto"/>
        <w:left w:val="none" w:sz="0" w:space="0" w:color="auto"/>
        <w:bottom w:val="none" w:sz="0" w:space="0" w:color="auto"/>
        <w:right w:val="none" w:sz="0" w:space="0" w:color="auto"/>
      </w:divBdr>
    </w:div>
    <w:div w:id="966399752">
      <w:bodyDiv w:val="1"/>
      <w:marLeft w:val="0"/>
      <w:marRight w:val="0"/>
      <w:marTop w:val="0"/>
      <w:marBottom w:val="0"/>
      <w:divBdr>
        <w:top w:val="none" w:sz="0" w:space="0" w:color="auto"/>
        <w:left w:val="none" w:sz="0" w:space="0" w:color="auto"/>
        <w:bottom w:val="none" w:sz="0" w:space="0" w:color="auto"/>
        <w:right w:val="none" w:sz="0" w:space="0" w:color="auto"/>
      </w:divBdr>
      <w:divsChild>
        <w:div w:id="315569161">
          <w:marLeft w:val="850"/>
          <w:marRight w:val="0"/>
          <w:marTop w:val="144"/>
          <w:marBottom w:val="0"/>
          <w:divBdr>
            <w:top w:val="none" w:sz="0" w:space="0" w:color="auto"/>
            <w:left w:val="none" w:sz="0" w:space="0" w:color="auto"/>
            <w:bottom w:val="none" w:sz="0" w:space="0" w:color="auto"/>
            <w:right w:val="none" w:sz="0" w:space="0" w:color="auto"/>
          </w:divBdr>
        </w:div>
        <w:div w:id="480080715">
          <w:marLeft w:val="850"/>
          <w:marRight w:val="0"/>
          <w:marTop w:val="144"/>
          <w:marBottom w:val="0"/>
          <w:divBdr>
            <w:top w:val="none" w:sz="0" w:space="0" w:color="auto"/>
            <w:left w:val="none" w:sz="0" w:space="0" w:color="auto"/>
            <w:bottom w:val="none" w:sz="0" w:space="0" w:color="auto"/>
            <w:right w:val="none" w:sz="0" w:space="0" w:color="auto"/>
          </w:divBdr>
        </w:div>
        <w:div w:id="710619477">
          <w:marLeft w:val="288"/>
          <w:marRight w:val="0"/>
          <w:marTop w:val="173"/>
          <w:marBottom w:val="0"/>
          <w:divBdr>
            <w:top w:val="none" w:sz="0" w:space="0" w:color="auto"/>
            <w:left w:val="none" w:sz="0" w:space="0" w:color="auto"/>
            <w:bottom w:val="none" w:sz="0" w:space="0" w:color="auto"/>
            <w:right w:val="none" w:sz="0" w:space="0" w:color="auto"/>
          </w:divBdr>
        </w:div>
        <w:div w:id="819732093">
          <w:marLeft w:val="288"/>
          <w:marRight w:val="0"/>
          <w:marTop w:val="173"/>
          <w:marBottom w:val="0"/>
          <w:divBdr>
            <w:top w:val="none" w:sz="0" w:space="0" w:color="auto"/>
            <w:left w:val="none" w:sz="0" w:space="0" w:color="auto"/>
            <w:bottom w:val="none" w:sz="0" w:space="0" w:color="auto"/>
            <w:right w:val="none" w:sz="0" w:space="0" w:color="auto"/>
          </w:divBdr>
        </w:div>
        <w:div w:id="1279338296">
          <w:marLeft w:val="850"/>
          <w:marRight w:val="0"/>
          <w:marTop w:val="144"/>
          <w:marBottom w:val="0"/>
          <w:divBdr>
            <w:top w:val="none" w:sz="0" w:space="0" w:color="auto"/>
            <w:left w:val="none" w:sz="0" w:space="0" w:color="auto"/>
            <w:bottom w:val="none" w:sz="0" w:space="0" w:color="auto"/>
            <w:right w:val="none" w:sz="0" w:space="0" w:color="auto"/>
          </w:divBdr>
        </w:div>
        <w:div w:id="1381248015">
          <w:marLeft w:val="288"/>
          <w:marRight w:val="0"/>
          <w:marTop w:val="173"/>
          <w:marBottom w:val="0"/>
          <w:divBdr>
            <w:top w:val="none" w:sz="0" w:space="0" w:color="auto"/>
            <w:left w:val="none" w:sz="0" w:space="0" w:color="auto"/>
            <w:bottom w:val="none" w:sz="0" w:space="0" w:color="auto"/>
            <w:right w:val="none" w:sz="0" w:space="0" w:color="auto"/>
          </w:divBdr>
        </w:div>
      </w:divsChild>
    </w:div>
    <w:div w:id="1036156043">
      <w:bodyDiv w:val="1"/>
      <w:marLeft w:val="0"/>
      <w:marRight w:val="0"/>
      <w:marTop w:val="0"/>
      <w:marBottom w:val="0"/>
      <w:divBdr>
        <w:top w:val="none" w:sz="0" w:space="0" w:color="auto"/>
        <w:left w:val="none" w:sz="0" w:space="0" w:color="auto"/>
        <w:bottom w:val="none" w:sz="0" w:space="0" w:color="auto"/>
        <w:right w:val="none" w:sz="0" w:space="0" w:color="auto"/>
      </w:divBdr>
    </w:div>
    <w:div w:id="1074429022">
      <w:bodyDiv w:val="1"/>
      <w:marLeft w:val="0"/>
      <w:marRight w:val="0"/>
      <w:marTop w:val="0"/>
      <w:marBottom w:val="0"/>
      <w:divBdr>
        <w:top w:val="none" w:sz="0" w:space="0" w:color="auto"/>
        <w:left w:val="none" w:sz="0" w:space="0" w:color="auto"/>
        <w:bottom w:val="none" w:sz="0" w:space="0" w:color="auto"/>
        <w:right w:val="none" w:sz="0" w:space="0" w:color="auto"/>
      </w:divBdr>
      <w:divsChild>
        <w:div w:id="260528048">
          <w:marLeft w:val="547"/>
          <w:marRight w:val="0"/>
          <w:marTop w:val="200"/>
          <w:marBottom w:val="0"/>
          <w:divBdr>
            <w:top w:val="none" w:sz="0" w:space="0" w:color="auto"/>
            <w:left w:val="none" w:sz="0" w:space="0" w:color="auto"/>
            <w:bottom w:val="none" w:sz="0" w:space="0" w:color="auto"/>
            <w:right w:val="none" w:sz="0" w:space="0" w:color="auto"/>
          </w:divBdr>
        </w:div>
        <w:div w:id="1885747996">
          <w:marLeft w:val="547"/>
          <w:marRight w:val="0"/>
          <w:marTop w:val="200"/>
          <w:marBottom w:val="0"/>
          <w:divBdr>
            <w:top w:val="none" w:sz="0" w:space="0" w:color="auto"/>
            <w:left w:val="none" w:sz="0" w:space="0" w:color="auto"/>
            <w:bottom w:val="none" w:sz="0" w:space="0" w:color="auto"/>
            <w:right w:val="none" w:sz="0" w:space="0" w:color="auto"/>
          </w:divBdr>
        </w:div>
      </w:divsChild>
    </w:div>
    <w:div w:id="1080951911">
      <w:bodyDiv w:val="1"/>
      <w:marLeft w:val="0"/>
      <w:marRight w:val="0"/>
      <w:marTop w:val="0"/>
      <w:marBottom w:val="0"/>
      <w:divBdr>
        <w:top w:val="none" w:sz="0" w:space="0" w:color="auto"/>
        <w:left w:val="none" w:sz="0" w:space="0" w:color="auto"/>
        <w:bottom w:val="none" w:sz="0" w:space="0" w:color="auto"/>
        <w:right w:val="none" w:sz="0" w:space="0" w:color="auto"/>
      </w:divBdr>
    </w:div>
    <w:div w:id="1086880600">
      <w:bodyDiv w:val="1"/>
      <w:marLeft w:val="0"/>
      <w:marRight w:val="0"/>
      <w:marTop w:val="0"/>
      <w:marBottom w:val="0"/>
      <w:divBdr>
        <w:top w:val="none" w:sz="0" w:space="0" w:color="auto"/>
        <w:left w:val="none" w:sz="0" w:space="0" w:color="auto"/>
        <w:bottom w:val="none" w:sz="0" w:space="0" w:color="auto"/>
        <w:right w:val="none" w:sz="0" w:space="0" w:color="auto"/>
      </w:divBdr>
    </w:div>
    <w:div w:id="1093670573">
      <w:bodyDiv w:val="1"/>
      <w:marLeft w:val="0"/>
      <w:marRight w:val="0"/>
      <w:marTop w:val="0"/>
      <w:marBottom w:val="0"/>
      <w:divBdr>
        <w:top w:val="none" w:sz="0" w:space="0" w:color="auto"/>
        <w:left w:val="none" w:sz="0" w:space="0" w:color="auto"/>
        <w:bottom w:val="none" w:sz="0" w:space="0" w:color="auto"/>
        <w:right w:val="none" w:sz="0" w:space="0" w:color="auto"/>
      </w:divBdr>
    </w:div>
    <w:div w:id="1095857715">
      <w:bodyDiv w:val="1"/>
      <w:marLeft w:val="0"/>
      <w:marRight w:val="0"/>
      <w:marTop w:val="0"/>
      <w:marBottom w:val="0"/>
      <w:divBdr>
        <w:top w:val="none" w:sz="0" w:space="0" w:color="auto"/>
        <w:left w:val="none" w:sz="0" w:space="0" w:color="auto"/>
        <w:bottom w:val="none" w:sz="0" w:space="0" w:color="auto"/>
        <w:right w:val="none" w:sz="0" w:space="0" w:color="auto"/>
      </w:divBdr>
    </w:div>
    <w:div w:id="1113865602">
      <w:marLeft w:val="0"/>
      <w:marRight w:val="0"/>
      <w:marTop w:val="0"/>
      <w:marBottom w:val="0"/>
      <w:divBdr>
        <w:top w:val="none" w:sz="0" w:space="0" w:color="auto"/>
        <w:left w:val="none" w:sz="0" w:space="0" w:color="auto"/>
        <w:bottom w:val="none" w:sz="0" w:space="0" w:color="auto"/>
        <w:right w:val="none" w:sz="0" w:space="0" w:color="auto"/>
      </w:divBdr>
      <w:divsChild>
        <w:div w:id="1735199256">
          <w:marLeft w:val="0"/>
          <w:marRight w:val="0"/>
          <w:marTop w:val="0"/>
          <w:marBottom w:val="0"/>
          <w:divBdr>
            <w:top w:val="none" w:sz="0" w:space="0" w:color="auto"/>
            <w:left w:val="none" w:sz="0" w:space="0" w:color="auto"/>
            <w:bottom w:val="none" w:sz="0" w:space="0" w:color="auto"/>
            <w:right w:val="none" w:sz="0" w:space="0" w:color="auto"/>
          </w:divBdr>
        </w:div>
      </w:divsChild>
    </w:div>
    <w:div w:id="1132947156">
      <w:bodyDiv w:val="1"/>
      <w:marLeft w:val="0"/>
      <w:marRight w:val="0"/>
      <w:marTop w:val="0"/>
      <w:marBottom w:val="0"/>
      <w:divBdr>
        <w:top w:val="none" w:sz="0" w:space="0" w:color="auto"/>
        <w:left w:val="none" w:sz="0" w:space="0" w:color="auto"/>
        <w:bottom w:val="none" w:sz="0" w:space="0" w:color="auto"/>
        <w:right w:val="none" w:sz="0" w:space="0" w:color="auto"/>
      </w:divBdr>
      <w:divsChild>
        <w:div w:id="683899077">
          <w:marLeft w:val="547"/>
          <w:marRight w:val="0"/>
          <w:marTop w:val="200"/>
          <w:marBottom w:val="0"/>
          <w:divBdr>
            <w:top w:val="none" w:sz="0" w:space="0" w:color="auto"/>
            <w:left w:val="none" w:sz="0" w:space="0" w:color="auto"/>
            <w:bottom w:val="none" w:sz="0" w:space="0" w:color="auto"/>
            <w:right w:val="none" w:sz="0" w:space="0" w:color="auto"/>
          </w:divBdr>
        </w:div>
        <w:div w:id="1095394110">
          <w:marLeft w:val="547"/>
          <w:marRight w:val="0"/>
          <w:marTop w:val="200"/>
          <w:marBottom w:val="0"/>
          <w:divBdr>
            <w:top w:val="none" w:sz="0" w:space="0" w:color="auto"/>
            <w:left w:val="none" w:sz="0" w:space="0" w:color="auto"/>
            <w:bottom w:val="none" w:sz="0" w:space="0" w:color="auto"/>
            <w:right w:val="none" w:sz="0" w:space="0" w:color="auto"/>
          </w:divBdr>
        </w:div>
        <w:div w:id="1583762486">
          <w:marLeft w:val="547"/>
          <w:marRight w:val="0"/>
          <w:marTop w:val="200"/>
          <w:marBottom w:val="0"/>
          <w:divBdr>
            <w:top w:val="none" w:sz="0" w:space="0" w:color="auto"/>
            <w:left w:val="none" w:sz="0" w:space="0" w:color="auto"/>
            <w:bottom w:val="none" w:sz="0" w:space="0" w:color="auto"/>
            <w:right w:val="none" w:sz="0" w:space="0" w:color="auto"/>
          </w:divBdr>
        </w:div>
        <w:div w:id="856385301">
          <w:marLeft w:val="547"/>
          <w:marRight w:val="0"/>
          <w:marTop w:val="200"/>
          <w:marBottom w:val="0"/>
          <w:divBdr>
            <w:top w:val="none" w:sz="0" w:space="0" w:color="auto"/>
            <w:left w:val="none" w:sz="0" w:space="0" w:color="auto"/>
            <w:bottom w:val="none" w:sz="0" w:space="0" w:color="auto"/>
            <w:right w:val="none" w:sz="0" w:space="0" w:color="auto"/>
          </w:divBdr>
        </w:div>
        <w:div w:id="678577912">
          <w:marLeft w:val="547"/>
          <w:marRight w:val="0"/>
          <w:marTop w:val="200"/>
          <w:marBottom w:val="0"/>
          <w:divBdr>
            <w:top w:val="none" w:sz="0" w:space="0" w:color="auto"/>
            <w:left w:val="none" w:sz="0" w:space="0" w:color="auto"/>
            <w:bottom w:val="none" w:sz="0" w:space="0" w:color="auto"/>
            <w:right w:val="none" w:sz="0" w:space="0" w:color="auto"/>
          </w:divBdr>
        </w:div>
      </w:divsChild>
    </w:div>
    <w:div w:id="1136678393">
      <w:bodyDiv w:val="1"/>
      <w:marLeft w:val="0"/>
      <w:marRight w:val="0"/>
      <w:marTop w:val="0"/>
      <w:marBottom w:val="0"/>
      <w:divBdr>
        <w:top w:val="none" w:sz="0" w:space="0" w:color="auto"/>
        <w:left w:val="none" w:sz="0" w:space="0" w:color="auto"/>
        <w:bottom w:val="none" w:sz="0" w:space="0" w:color="auto"/>
        <w:right w:val="none" w:sz="0" w:space="0" w:color="auto"/>
      </w:divBdr>
    </w:div>
    <w:div w:id="1167937108">
      <w:bodyDiv w:val="1"/>
      <w:marLeft w:val="0"/>
      <w:marRight w:val="0"/>
      <w:marTop w:val="0"/>
      <w:marBottom w:val="0"/>
      <w:divBdr>
        <w:top w:val="none" w:sz="0" w:space="0" w:color="auto"/>
        <w:left w:val="none" w:sz="0" w:space="0" w:color="auto"/>
        <w:bottom w:val="none" w:sz="0" w:space="0" w:color="auto"/>
        <w:right w:val="none" w:sz="0" w:space="0" w:color="auto"/>
      </w:divBdr>
    </w:div>
    <w:div w:id="1206480835">
      <w:bodyDiv w:val="1"/>
      <w:marLeft w:val="0"/>
      <w:marRight w:val="0"/>
      <w:marTop w:val="0"/>
      <w:marBottom w:val="0"/>
      <w:divBdr>
        <w:top w:val="none" w:sz="0" w:space="0" w:color="auto"/>
        <w:left w:val="none" w:sz="0" w:space="0" w:color="auto"/>
        <w:bottom w:val="none" w:sz="0" w:space="0" w:color="auto"/>
        <w:right w:val="none" w:sz="0" w:space="0" w:color="auto"/>
      </w:divBdr>
      <w:divsChild>
        <w:div w:id="4863891">
          <w:marLeft w:val="850"/>
          <w:marRight w:val="0"/>
          <w:marTop w:val="144"/>
          <w:marBottom w:val="0"/>
          <w:divBdr>
            <w:top w:val="none" w:sz="0" w:space="0" w:color="auto"/>
            <w:left w:val="none" w:sz="0" w:space="0" w:color="auto"/>
            <w:bottom w:val="none" w:sz="0" w:space="0" w:color="auto"/>
            <w:right w:val="none" w:sz="0" w:space="0" w:color="auto"/>
          </w:divBdr>
        </w:div>
        <w:div w:id="122968024">
          <w:marLeft w:val="288"/>
          <w:marRight w:val="0"/>
          <w:marTop w:val="173"/>
          <w:marBottom w:val="0"/>
          <w:divBdr>
            <w:top w:val="none" w:sz="0" w:space="0" w:color="auto"/>
            <w:left w:val="none" w:sz="0" w:space="0" w:color="auto"/>
            <w:bottom w:val="none" w:sz="0" w:space="0" w:color="auto"/>
            <w:right w:val="none" w:sz="0" w:space="0" w:color="auto"/>
          </w:divBdr>
        </w:div>
        <w:div w:id="215165388">
          <w:marLeft w:val="288"/>
          <w:marRight w:val="0"/>
          <w:marTop w:val="173"/>
          <w:marBottom w:val="0"/>
          <w:divBdr>
            <w:top w:val="none" w:sz="0" w:space="0" w:color="auto"/>
            <w:left w:val="none" w:sz="0" w:space="0" w:color="auto"/>
            <w:bottom w:val="none" w:sz="0" w:space="0" w:color="auto"/>
            <w:right w:val="none" w:sz="0" w:space="0" w:color="auto"/>
          </w:divBdr>
        </w:div>
        <w:div w:id="277032332">
          <w:marLeft w:val="288"/>
          <w:marRight w:val="0"/>
          <w:marTop w:val="173"/>
          <w:marBottom w:val="0"/>
          <w:divBdr>
            <w:top w:val="none" w:sz="0" w:space="0" w:color="auto"/>
            <w:left w:val="none" w:sz="0" w:space="0" w:color="auto"/>
            <w:bottom w:val="none" w:sz="0" w:space="0" w:color="auto"/>
            <w:right w:val="none" w:sz="0" w:space="0" w:color="auto"/>
          </w:divBdr>
        </w:div>
        <w:div w:id="709957816">
          <w:marLeft w:val="850"/>
          <w:marRight w:val="0"/>
          <w:marTop w:val="144"/>
          <w:marBottom w:val="0"/>
          <w:divBdr>
            <w:top w:val="none" w:sz="0" w:space="0" w:color="auto"/>
            <w:left w:val="none" w:sz="0" w:space="0" w:color="auto"/>
            <w:bottom w:val="none" w:sz="0" w:space="0" w:color="auto"/>
            <w:right w:val="none" w:sz="0" w:space="0" w:color="auto"/>
          </w:divBdr>
        </w:div>
        <w:div w:id="1667710733">
          <w:marLeft w:val="850"/>
          <w:marRight w:val="0"/>
          <w:marTop w:val="144"/>
          <w:marBottom w:val="0"/>
          <w:divBdr>
            <w:top w:val="none" w:sz="0" w:space="0" w:color="auto"/>
            <w:left w:val="none" w:sz="0" w:space="0" w:color="auto"/>
            <w:bottom w:val="none" w:sz="0" w:space="0" w:color="auto"/>
            <w:right w:val="none" w:sz="0" w:space="0" w:color="auto"/>
          </w:divBdr>
        </w:div>
        <w:div w:id="1677420714">
          <w:marLeft w:val="288"/>
          <w:marRight w:val="0"/>
          <w:marTop w:val="173"/>
          <w:marBottom w:val="0"/>
          <w:divBdr>
            <w:top w:val="none" w:sz="0" w:space="0" w:color="auto"/>
            <w:left w:val="none" w:sz="0" w:space="0" w:color="auto"/>
            <w:bottom w:val="none" w:sz="0" w:space="0" w:color="auto"/>
            <w:right w:val="none" w:sz="0" w:space="0" w:color="auto"/>
          </w:divBdr>
        </w:div>
        <w:div w:id="1823235686">
          <w:marLeft w:val="850"/>
          <w:marRight w:val="0"/>
          <w:marTop w:val="144"/>
          <w:marBottom w:val="0"/>
          <w:divBdr>
            <w:top w:val="none" w:sz="0" w:space="0" w:color="auto"/>
            <w:left w:val="none" w:sz="0" w:space="0" w:color="auto"/>
            <w:bottom w:val="none" w:sz="0" w:space="0" w:color="auto"/>
            <w:right w:val="none" w:sz="0" w:space="0" w:color="auto"/>
          </w:divBdr>
        </w:div>
        <w:div w:id="1883905048">
          <w:marLeft w:val="850"/>
          <w:marRight w:val="0"/>
          <w:marTop w:val="144"/>
          <w:marBottom w:val="0"/>
          <w:divBdr>
            <w:top w:val="none" w:sz="0" w:space="0" w:color="auto"/>
            <w:left w:val="none" w:sz="0" w:space="0" w:color="auto"/>
            <w:bottom w:val="none" w:sz="0" w:space="0" w:color="auto"/>
            <w:right w:val="none" w:sz="0" w:space="0" w:color="auto"/>
          </w:divBdr>
        </w:div>
      </w:divsChild>
    </w:div>
    <w:div w:id="1226985210">
      <w:bodyDiv w:val="1"/>
      <w:marLeft w:val="0"/>
      <w:marRight w:val="0"/>
      <w:marTop w:val="0"/>
      <w:marBottom w:val="0"/>
      <w:divBdr>
        <w:top w:val="none" w:sz="0" w:space="0" w:color="auto"/>
        <w:left w:val="none" w:sz="0" w:space="0" w:color="auto"/>
        <w:bottom w:val="none" w:sz="0" w:space="0" w:color="auto"/>
        <w:right w:val="none" w:sz="0" w:space="0" w:color="auto"/>
      </w:divBdr>
    </w:div>
    <w:div w:id="1268193895">
      <w:marLeft w:val="0"/>
      <w:marRight w:val="0"/>
      <w:marTop w:val="0"/>
      <w:marBottom w:val="0"/>
      <w:divBdr>
        <w:top w:val="none" w:sz="0" w:space="0" w:color="auto"/>
        <w:left w:val="none" w:sz="0" w:space="0" w:color="auto"/>
        <w:bottom w:val="none" w:sz="0" w:space="0" w:color="auto"/>
        <w:right w:val="none" w:sz="0" w:space="0" w:color="auto"/>
      </w:divBdr>
    </w:div>
    <w:div w:id="1319112883">
      <w:bodyDiv w:val="1"/>
      <w:marLeft w:val="0"/>
      <w:marRight w:val="0"/>
      <w:marTop w:val="0"/>
      <w:marBottom w:val="0"/>
      <w:divBdr>
        <w:top w:val="none" w:sz="0" w:space="0" w:color="auto"/>
        <w:left w:val="none" w:sz="0" w:space="0" w:color="auto"/>
        <w:bottom w:val="none" w:sz="0" w:space="0" w:color="auto"/>
        <w:right w:val="none" w:sz="0" w:space="0" w:color="auto"/>
      </w:divBdr>
    </w:div>
    <w:div w:id="1324889598">
      <w:bodyDiv w:val="1"/>
      <w:marLeft w:val="0"/>
      <w:marRight w:val="0"/>
      <w:marTop w:val="0"/>
      <w:marBottom w:val="0"/>
      <w:divBdr>
        <w:top w:val="none" w:sz="0" w:space="0" w:color="auto"/>
        <w:left w:val="none" w:sz="0" w:space="0" w:color="auto"/>
        <w:bottom w:val="none" w:sz="0" w:space="0" w:color="auto"/>
        <w:right w:val="none" w:sz="0" w:space="0" w:color="auto"/>
      </w:divBdr>
    </w:div>
    <w:div w:id="1344473262">
      <w:bodyDiv w:val="1"/>
      <w:marLeft w:val="0"/>
      <w:marRight w:val="0"/>
      <w:marTop w:val="0"/>
      <w:marBottom w:val="0"/>
      <w:divBdr>
        <w:top w:val="none" w:sz="0" w:space="0" w:color="auto"/>
        <w:left w:val="none" w:sz="0" w:space="0" w:color="auto"/>
        <w:bottom w:val="none" w:sz="0" w:space="0" w:color="auto"/>
        <w:right w:val="none" w:sz="0" w:space="0" w:color="auto"/>
      </w:divBdr>
      <w:divsChild>
        <w:div w:id="1328829248">
          <w:marLeft w:val="547"/>
          <w:marRight w:val="0"/>
          <w:marTop w:val="200"/>
          <w:marBottom w:val="0"/>
          <w:divBdr>
            <w:top w:val="none" w:sz="0" w:space="0" w:color="auto"/>
            <w:left w:val="none" w:sz="0" w:space="0" w:color="auto"/>
            <w:bottom w:val="none" w:sz="0" w:space="0" w:color="auto"/>
            <w:right w:val="none" w:sz="0" w:space="0" w:color="auto"/>
          </w:divBdr>
        </w:div>
        <w:div w:id="1338002982">
          <w:marLeft w:val="1080"/>
          <w:marRight w:val="0"/>
          <w:marTop w:val="200"/>
          <w:marBottom w:val="0"/>
          <w:divBdr>
            <w:top w:val="none" w:sz="0" w:space="0" w:color="auto"/>
            <w:left w:val="none" w:sz="0" w:space="0" w:color="auto"/>
            <w:bottom w:val="none" w:sz="0" w:space="0" w:color="auto"/>
            <w:right w:val="none" w:sz="0" w:space="0" w:color="auto"/>
          </w:divBdr>
        </w:div>
        <w:div w:id="1113674450">
          <w:marLeft w:val="1080"/>
          <w:marRight w:val="0"/>
          <w:marTop w:val="200"/>
          <w:marBottom w:val="0"/>
          <w:divBdr>
            <w:top w:val="none" w:sz="0" w:space="0" w:color="auto"/>
            <w:left w:val="none" w:sz="0" w:space="0" w:color="auto"/>
            <w:bottom w:val="none" w:sz="0" w:space="0" w:color="auto"/>
            <w:right w:val="none" w:sz="0" w:space="0" w:color="auto"/>
          </w:divBdr>
        </w:div>
        <w:div w:id="419568537">
          <w:marLeft w:val="547"/>
          <w:marRight w:val="0"/>
          <w:marTop w:val="200"/>
          <w:marBottom w:val="0"/>
          <w:divBdr>
            <w:top w:val="none" w:sz="0" w:space="0" w:color="auto"/>
            <w:left w:val="none" w:sz="0" w:space="0" w:color="auto"/>
            <w:bottom w:val="none" w:sz="0" w:space="0" w:color="auto"/>
            <w:right w:val="none" w:sz="0" w:space="0" w:color="auto"/>
          </w:divBdr>
        </w:div>
        <w:div w:id="736825857">
          <w:marLeft w:val="1080"/>
          <w:marRight w:val="0"/>
          <w:marTop w:val="200"/>
          <w:marBottom w:val="0"/>
          <w:divBdr>
            <w:top w:val="none" w:sz="0" w:space="0" w:color="auto"/>
            <w:left w:val="none" w:sz="0" w:space="0" w:color="auto"/>
            <w:bottom w:val="none" w:sz="0" w:space="0" w:color="auto"/>
            <w:right w:val="none" w:sz="0" w:space="0" w:color="auto"/>
          </w:divBdr>
        </w:div>
        <w:div w:id="201527456">
          <w:marLeft w:val="1080"/>
          <w:marRight w:val="0"/>
          <w:marTop w:val="200"/>
          <w:marBottom w:val="0"/>
          <w:divBdr>
            <w:top w:val="none" w:sz="0" w:space="0" w:color="auto"/>
            <w:left w:val="none" w:sz="0" w:space="0" w:color="auto"/>
            <w:bottom w:val="none" w:sz="0" w:space="0" w:color="auto"/>
            <w:right w:val="none" w:sz="0" w:space="0" w:color="auto"/>
          </w:divBdr>
        </w:div>
        <w:div w:id="2131628860">
          <w:marLeft w:val="1080"/>
          <w:marRight w:val="0"/>
          <w:marTop w:val="200"/>
          <w:marBottom w:val="0"/>
          <w:divBdr>
            <w:top w:val="none" w:sz="0" w:space="0" w:color="auto"/>
            <w:left w:val="none" w:sz="0" w:space="0" w:color="auto"/>
            <w:bottom w:val="none" w:sz="0" w:space="0" w:color="auto"/>
            <w:right w:val="none" w:sz="0" w:space="0" w:color="auto"/>
          </w:divBdr>
        </w:div>
        <w:div w:id="598955401">
          <w:marLeft w:val="547"/>
          <w:marRight w:val="0"/>
          <w:marTop w:val="200"/>
          <w:marBottom w:val="0"/>
          <w:divBdr>
            <w:top w:val="none" w:sz="0" w:space="0" w:color="auto"/>
            <w:left w:val="none" w:sz="0" w:space="0" w:color="auto"/>
            <w:bottom w:val="none" w:sz="0" w:space="0" w:color="auto"/>
            <w:right w:val="none" w:sz="0" w:space="0" w:color="auto"/>
          </w:divBdr>
        </w:div>
        <w:div w:id="1963993866">
          <w:marLeft w:val="1080"/>
          <w:marRight w:val="0"/>
          <w:marTop w:val="200"/>
          <w:marBottom w:val="0"/>
          <w:divBdr>
            <w:top w:val="none" w:sz="0" w:space="0" w:color="auto"/>
            <w:left w:val="none" w:sz="0" w:space="0" w:color="auto"/>
            <w:bottom w:val="none" w:sz="0" w:space="0" w:color="auto"/>
            <w:right w:val="none" w:sz="0" w:space="0" w:color="auto"/>
          </w:divBdr>
        </w:div>
        <w:div w:id="1016884808">
          <w:marLeft w:val="547"/>
          <w:marRight w:val="0"/>
          <w:marTop w:val="200"/>
          <w:marBottom w:val="0"/>
          <w:divBdr>
            <w:top w:val="none" w:sz="0" w:space="0" w:color="auto"/>
            <w:left w:val="none" w:sz="0" w:space="0" w:color="auto"/>
            <w:bottom w:val="none" w:sz="0" w:space="0" w:color="auto"/>
            <w:right w:val="none" w:sz="0" w:space="0" w:color="auto"/>
          </w:divBdr>
        </w:div>
        <w:div w:id="486291746">
          <w:marLeft w:val="1080"/>
          <w:marRight w:val="0"/>
          <w:marTop w:val="200"/>
          <w:marBottom w:val="0"/>
          <w:divBdr>
            <w:top w:val="none" w:sz="0" w:space="0" w:color="auto"/>
            <w:left w:val="none" w:sz="0" w:space="0" w:color="auto"/>
            <w:bottom w:val="none" w:sz="0" w:space="0" w:color="auto"/>
            <w:right w:val="none" w:sz="0" w:space="0" w:color="auto"/>
          </w:divBdr>
        </w:div>
        <w:div w:id="1955359103">
          <w:marLeft w:val="1080"/>
          <w:marRight w:val="0"/>
          <w:marTop w:val="200"/>
          <w:marBottom w:val="0"/>
          <w:divBdr>
            <w:top w:val="none" w:sz="0" w:space="0" w:color="auto"/>
            <w:left w:val="none" w:sz="0" w:space="0" w:color="auto"/>
            <w:bottom w:val="none" w:sz="0" w:space="0" w:color="auto"/>
            <w:right w:val="none" w:sz="0" w:space="0" w:color="auto"/>
          </w:divBdr>
        </w:div>
      </w:divsChild>
    </w:div>
    <w:div w:id="1350369626">
      <w:bodyDiv w:val="1"/>
      <w:marLeft w:val="0"/>
      <w:marRight w:val="0"/>
      <w:marTop w:val="0"/>
      <w:marBottom w:val="0"/>
      <w:divBdr>
        <w:top w:val="none" w:sz="0" w:space="0" w:color="auto"/>
        <w:left w:val="none" w:sz="0" w:space="0" w:color="auto"/>
        <w:bottom w:val="none" w:sz="0" w:space="0" w:color="auto"/>
        <w:right w:val="none" w:sz="0" w:space="0" w:color="auto"/>
      </w:divBdr>
    </w:div>
    <w:div w:id="1350375756">
      <w:bodyDiv w:val="1"/>
      <w:marLeft w:val="0"/>
      <w:marRight w:val="0"/>
      <w:marTop w:val="0"/>
      <w:marBottom w:val="0"/>
      <w:divBdr>
        <w:top w:val="none" w:sz="0" w:space="0" w:color="auto"/>
        <w:left w:val="none" w:sz="0" w:space="0" w:color="auto"/>
        <w:bottom w:val="none" w:sz="0" w:space="0" w:color="auto"/>
        <w:right w:val="none" w:sz="0" w:space="0" w:color="auto"/>
      </w:divBdr>
    </w:div>
    <w:div w:id="1361199977">
      <w:bodyDiv w:val="1"/>
      <w:marLeft w:val="0"/>
      <w:marRight w:val="0"/>
      <w:marTop w:val="0"/>
      <w:marBottom w:val="0"/>
      <w:divBdr>
        <w:top w:val="none" w:sz="0" w:space="0" w:color="auto"/>
        <w:left w:val="none" w:sz="0" w:space="0" w:color="auto"/>
        <w:bottom w:val="none" w:sz="0" w:space="0" w:color="auto"/>
        <w:right w:val="none" w:sz="0" w:space="0" w:color="auto"/>
      </w:divBdr>
    </w:div>
    <w:div w:id="1378580095">
      <w:bodyDiv w:val="1"/>
      <w:marLeft w:val="0"/>
      <w:marRight w:val="0"/>
      <w:marTop w:val="0"/>
      <w:marBottom w:val="0"/>
      <w:divBdr>
        <w:top w:val="none" w:sz="0" w:space="0" w:color="auto"/>
        <w:left w:val="none" w:sz="0" w:space="0" w:color="auto"/>
        <w:bottom w:val="none" w:sz="0" w:space="0" w:color="auto"/>
        <w:right w:val="none" w:sz="0" w:space="0" w:color="auto"/>
      </w:divBdr>
    </w:div>
    <w:div w:id="1458183539">
      <w:bodyDiv w:val="1"/>
      <w:marLeft w:val="0"/>
      <w:marRight w:val="0"/>
      <w:marTop w:val="0"/>
      <w:marBottom w:val="0"/>
      <w:divBdr>
        <w:top w:val="none" w:sz="0" w:space="0" w:color="auto"/>
        <w:left w:val="none" w:sz="0" w:space="0" w:color="auto"/>
        <w:bottom w:val="none" w:sz="0" w:space="0" w:color="auto"/>
        <w:right w:val="none" w:sz="0" w:space="0" w:color="auto"/>
      </w:divBdr>
    </w:div>
    <w:div w:id="1472406489">
      <w:bodyDiv w:val="1"/>
      <w:marLeft w:val="0"/>
      <w:marRight w:val="0"/>
      <w:marTop w:val="0"/>
      <w:marBottom w:val="0"/>
      <w:divBdr>
        <w:top w:val="none" w:sz="0" w:space="0" w:color="auto"/>
        <w:left w:val="none" w:sz="0" w:space="0" w:color="auto"/>
        <w:bottom w:val="none" w:sz="0" w:space="0" w:color="auto"/>
        <w:right w:val="none" w:sz="0" w:space="0" w:color="auto"/>
      </w:divBdr>
      <w:divsChild>
        <w:div w:id="35088397">
          <w:marLeft w:val="547"/>
          <w:marRight w:val="0"/>
          <w:marTop w:val="200"/>
          <w:marBottom w:val="0"/>
          <w:divBdr>
            <w:top w:val="none" w:sz="0" w:space="0" w:color="auto"/>
            <w:left w:val="none" w:sz="0" w:space="0" w:color="auto"/>
            <w:bottom w:val="none" w:sz="0" w:space="0" w:color="auto"/>
            <w:right w:val="none" w:sz="0" w:space="0" w:color="auto"/>
          </w:divBdr>
        </w:div>
      </w:divsChild>
    </w:div>
    <w:div w:id="1479179154">
      <w:bodyDiv w:val="1"/>
      <w:marLeft w:val="0"/>
      <w:marRight w:val="0"/>
      <w:marTop w:val="0"/>
      <w:marBottom w:val="0"/>
      <w:divBdr>
        <w:top w:val="none" w:sz="0" w:space="0" w:color="auto"/>
        <w:left w:val="none" w:sz="0" w:space="0" w:color="auto"/>
        <w:bottom w:val="none" w:sz="0" w:space="0" w:color="auto"/>
        <w:right w:val="none" w:sz="0" w:space="0" w:color="auto"/>
      </w:divBdr>
    </w:div>
    <w:div w:id="1504392761">
      <w:bodyDiv w:val="1"/>
      <w:marLeft w:val="0"/>
      <w:marRight w:val="0"/>
      <w:marTop w:val="0"/>
      <w:marBottom w:val="0"/>
      <w:divBdr>
        <w:top w:val="none" w:sz="0" w:space="0" w:color="auto"/>
        <w:left w:val="none" w:sz="0" w:space="0" w:color="auto"/>
        <w:bottom w:val="none" w:sz="0" w:space="0" w:color="auto"/>
        <w:right w:val="none" w:sz="0" w:space="0" w:color="auto"/>
      </w:divBdr>
    </w:div>
    <w:div w:id="1517964004">
      <w:bodyDiv w:val="1"/>
      <w:marLeft w:val="0"/>
      <w:marRight w:val="0"/>
      <w:marTop w:val="0"/>
      <w:marBottom w:val="0"/>
      <w:divBdr>
        <w:top w:val="none" w:sz="0" w:space="0" w:color="auto"/>
        <w:left w:val="none" w:sz="0" w:space="0" w:color="auto"/>
        <w:bottom w:val="none" w:sz="0" w:space="0" w:color="auto"/>
        <w:right w:val="none" w:sz="0" w:space="0" w:color="auto"/>
      </w:divBdr>
    </w:div>
    <w:div w:id="1527401498">
      <w:bodyDiv w:val="1"/>
      <w:marLeft w:val="0"/>
      <w:marRight w:val="0"/>
      <w:marTop w:val="0"/>
      <w:marBottom w:val="0"/>
      <w:divBdr>
        <w:top w:val="none" w:sz="0" w:space="0" w:color="auto"/>
        <w:left w:val="none" w:sz="0" w:space="0" w:color="auto"/>
        <w:bottom w:val="none" w:sz="0" w:space="0" w:color="auto"/>
        <w:right w:val="none" w:sz="0" w:space="0" w:color="auto"/>
      </w:divBdr>
      <w:divsChild>
        <w:div w:id="682900046">
          <w:marLeft w:val="547"/>
          <w:marRight w:val="0"/>
          <w:marTop w:val="200"/>
          <w:marBottom w:val="0"/>
          <w:divBdr>
            <w:top w:val="none" w:sz="0" w:space="0" w:color="auto"/>
            <w:left w:val="none" w:sz="0" w:space="0" w:color="auto"/>
            <w:bottom w:val="none" w:sz="0" w:space="0" w:color="auto"/>
            <w:right w:val="none" w:sz="0" w:space="0" w:color="auto"/>
          </w:divBdr>
        </w:div>
        <w:div w:id="1596010075">
          <w:marLeft w:val="547"/>
          <w:marRight w:val="0"/>
          <w:marTop w:val="200"/>
          <w:marBottom w:val="0"/>
          <w:divBdr>
            <w:top w:val="none" w:sz="0" w:space="0" w:color="auto"/>
            <w:left w:val="none" w:sz="0" w:space="0" w:color="auto"/>
            <w:bottom w:val="none" w:sz="0" w:space="0" w:color="auto"/>
            <w:right w:val="none" w:sz="0" w:space="0" w:color="auto"/>
          </w:divBdr>
        </w:div>
        <w:div w:id="1980840619">
          <w:marLeft w:val="547"/>
          <w:marRight w:val="0"/>
          <w:marTop w:val="200"/>
          <w:marBottom w:val="0"/>
          <w:divBdr>
            <w:top w:val="none" w:sz="0" w:space="0" w:color="auto"/>
            <w:left w:val="none" w:sz="0" w:space="0" w:color="auto"/>
            <w:bottom w:val="none" w:sz="0" w:space="0" w:color="auto"/>
            <w:right w:val="none" w:sz="0" w:space="0" w:color="auto"/>
          </w:divBdr>
        </w:div>
      </w:divsChild>
    </w:div>
    <w:div w:id="1537890330">
      <w:bodyDiv w:val="1"/>
      <w:marLeft w:val="0"/>
      <w:marRight w:val="0"/>
      <w:marTop w:val="0"/>
      <w:marBottom w:val="0"/>
      <w:divBdr>
        <w:top w:val="none" w:sz="0" w:space="0" w:color="auto"/>
        <w:left w:val="none" w:sz="0" w:space="0" w:color="auto"/>
        <w:bottom w:val="none" w:sz="0" w:space="0" w:color="auto"/>
        <w:right w:val="none" w:sz="0" w:space="0" w:color="auto"/>
      </w:divBdr>
    </w:div>
    <w:div w:id="1548838898">
      <w:bodyDiv w:val="1"/>
      <w:marLeft w:val="0"/>
      <w:marRight w:val="0"/>
      <w:marTop w:val="0"/>
      <w:marBottom w:val="0"/>
      <w:divBdr>
        <w:top w:val="none" w:sz="0" w:space="0" w:color="auto"/>
        <w:left w:val="none" w:sz="0" w:space="0" w:color="auto"/>
        <w:bottom w:val="none" w:sz="0" w:space="0" w:color="auto"/>
        <w:right w:val="none" w:sz="0" w:space="0" w:color="auto"/>
      </w:divBdr>
    </w:div>
    <w:div w:id="1555313666">
      <w:bodyDiv w:val="1"/>
      <w:marLeft w:val="0"/>
      <w:marRight w:val="0"/>
      <w:marTop w:val="0"/>
      <w:marBottom w:val="0"/>
      <w:divBdr>
        <w:top w:val="none" w:sz="0" w:space="0" w:color="auto"/>
        <w:left w:val="none" w:sz="0" w:space="0" w:color="auto"/>
        <w:bottom w:val="none" w:sz="0" w:space="0" w:color="auto"/>
        <w:right w:val="none" w:sz="0" w:space="0" w:color="auto"/>
      </w:divBdr>
    </w:div>
    <w:div w:id="1559243157">
      <w:bodyDiv w:val="1"/>
      <w:marLeft w:val="0"/>
      <w:marRight w:val="0"/>
      <w:marTop w:val="0"/>
      <w:marBottom w:val="0"/>
      <w:divBdr>
        <w:top w:val="none" w:sz="0" w:space="0" w:color="auto"/>
        <w:left w:val="none" w:sz="0" w:space="0" w:color="auto"/>
        <w:bottom w:val="none" w:sz="0" w:space="0" w:color="auto"/>
        <w:right w:val="none" w:sz="0" w:space="0" w:color="auto"/>
      </w:divBdr>
    </w:div>
    <w:div w:id="1559583481">
      <w:bodyDiv w:val="1"/>
      <w:marLeft w:val="0"/>
      <w:marRight w:val="0"/>
      <w:marTop w:val="0"/>
      <w:marBottom w:val="0"/>
      <w:divBdr>
        <w:top w:val="none" w:sz="0" w:space="0" w:color="auto"/>
        <w:left w:val="none" w:sz="0" w:space="0" w:color="auto"/>
        <w:bottom w:val="none" w:sz="0" w:space="0" w:color="auto"/>
        <w:right w:val="none" w:sz="0" w:space="0" w:color="auto"/>
      </w:divBdr>
    </w:div>
    <w:div w:id="1568611613">
      <w:bodyDiv w:val="1"/>
      <w:marLeft w:val="0"/>
      <w:marRight w:val="0"/>
      <w:marTop w:val="0"/>
      <w:marBottom w:val="0"/>
      <w:divBdr>
        <w:top w:val="none" w:sz="0" w:space="0" w:color="auto"/>
        <w:left w:val="none" w:sz="0" w:space="0" w:color="auto"/>
        <w:bottom w:val="none" w:sz="0" w:space="0" w:color="auto"/>
        <w:right w:val="none" w:sz="0" w:space="0" w:color="auto"/>
      </w:divBdr>
      <w:divsChild>
        <w:div w:id="1571571459">
          <w:marLeft w:val="547"/>
          <w:marRight w:val="0"/>
          <w:marTop w:val="200"/>
          <w:marBottom w:val="0"/>
          <w:divBdr>
            <w:top w:val="none" w:sz="0" w:space="0" w:color="auto"/>
            <w:left w:val="none" w:sz="0" w:space="0" w:color="auto"/>
            <w:bottom w:val="none" w:sz="0" w:space="0" w:color="auto"/>
            <w:right w:val="none" w:sz="0" w:space="0" w:color="auto"/>
          </w:divBdr>
        </w:div>
        <w:div w:id="950546977">
          <w:marLeft w:val="547"/>
          <w:marRight w:val="0"/>
          <w:marTop w:val="200"/>
          <w:marBottom w:val="0"/>
          <w:divBdr>
            <w:top w:val="none" w:sz="0" w:space="0" w:color="auto"/>
            <w:left w:val="none" w:sz="0" w:space="0" w:color="auto"/>
            <w:bottom w:val="none" w:sz="0" w:space="0" w:color="auto"/>
            <w:right w:val="none" w:sz="0" w:space="0" w:color="auto"/>
          </w:divBdr>
        </w:div>
        <w:div w:id="2079013610">
          <w:marLeft w:val="547"/>
          <w:marRight w:val="0"/>
          <w:marTop w:val="200"/>
          <w:marBottom w:val="0"/>
          <w:divBdr>
            <w:top w:val="none" w:sz="0" w:space="0" w:color="auto"/>
            <w:left w:val="none" w:sz="0" w:space="0" w:color="auto"/>
            <w:bottom w:val="none" w:sz="0" w:space="0" w:color="auto"/>
            <w:right w:val="none" w:sz="0" w:space="0" w:color="auto"/>
          </w:divBdr>
        </w:div>
        <w:div w:id="1006593981">
          <w:marLeft w:val="547"/>
          <w:marRight w:val="0"/>
          <w:marTop w:val="200"/>
          <w:marBottom w:val="0"/>
          <w:divBdr>
            <w:top w:val="none" w:sz="0" w:space="0" w:color="auto"/>
            <w:left w:val="none" w:sz="0" w:space="0" w:color="auto"/>
            <w:bottom w:val="none" w:sz="0" w:space="0" w:color="auto"/>
            <w:right w:val="none" w:sz="0" w:space="0" w:color="auto"/>
          </w:divBdr>
        </w:div>
        <w:div w:id="2104566461">
          <w:marLeft w:val="1080"/>
          <w:marRight w:val="0"/>
          <w:marTop w:val="200"/>
          <w:marBottom w:val="0"/>
          <w:divBdr>
            <w:top w:val="none" w:sz="0" w:space="0" w:color="auto"/>
            <w:left w:val="none" w:sz="0" w:space="0" w:color="auto"/>
            <w:bottom w:val="none" w:sz="0" w:space="0" w:color="auto"/>
            <w:right w:val="none" w:sz="0" w:space="0" w:color="auto"/>
          </w:divBdr>
        </w:div>
        <w:div w:id="265046591">
          <w:marLeft w:val="547"/>
          <w:marRight w:val="0"/>
          <w:marTop w:val="200"/>
          <w:marBottom w:val="0"/>
          <w:divBdr>
            <w:top w:val="none" w:sz="0" w:space="0" w:color="auto"/>
            <w:left w:val="none" w:sz="0" w:space="0" w:color="auto"/>
            <w:bottom w:val="none" w:sz="0" w:space="0" w:color="auto"/>
            <w:right w:val="none" w:sz="0" w:space="0" w:color="auto"/>
          </w:divBdr>
        </w:div>
        <w:div w:id="1686860814">
          <w:marLeft w:val="1080"/>
          <w:marRight w:val="0"/>
          <w:marTop w:val="200"/>
          <w:marBottom w:val="0"/>
          <w:divBdr>
            <w:top w:val="none" w:sz="0" w:space="0" w:color="auto"/>
            <w:left w:val="none" w:sz="0" w:space="0" w:color="auto"/>
            <w:bottom w:val="none" w:sz="0" w:space="0" w:color="auto"/>
            <w:right w:val="none" w:sz="0" w:space="0" w:color="auto"/>
          </w:divBdr>
        </w:div>
        <w:div w:id="1390107289">
          <w:marLeft w:val="547"/>
          <w:marRight w:val="0"/>
          <w:marTop w:val="200"/>
          <w:marBottom w:val="0"/>
          <w:divBdr>
            <w:top w:val="none" w:sz="0" w:space="0" w:color="auto"/>
            <w:left w:val="none" w:sz="0" w:space="0" w:color="auto"/>
            <w:bottom w:val="none" w:sz="0" w:space="0" w:color="auto"/>
            <w:right w:val="none" w:sz="0" w:space="0" w:color="auto"/>
          </w:divBdr>
        </w:div>
        <w:div w:id="1061829098">
          <w:marLeft w:val="1080"/>
          <w:marRight w:val="0"/>
          <w:marTop w:val="200"/>
          <w:marBottom w:val="0"/>
          <w:divBdr>
            <w:top w:val="none" w:sz="0" w:space="0" w:color="auto"/>
            <w:left w:val="none" w:sz="0" w:space="0" w:color="auto"/>
            <w:bottom w:val="none" w:sz="0" w:space="0" w:color="auto"/>
            <w:right w:val="none" w:sz="0" w:space="0" w:color="auto"/>
          </w:divBdr>
        </w:div>
      </w:divsChild>
    </w:div>
    <w:div w:id="1585142547">
      <w:bodyDiv w:val="1"/>
      <w:marLeft w:val="0"/>
      <w:marRight w:val="0"/>
      <w:marTop w:val="0"/>
      <w:marBottom w:val="0"/>
      <w:divBdr>
        <w:top w:val="none" w:sz="0" w:space="0" w:color="auto"/>
        <w:left w:val="none" w:sz="0" w:space="0" w:color="auto"/>
        <w:bottom w:val="none" w:sz="0" w:space="0" w:color="auto"/>
        <w:right w:val="none" w:sz="0" w:space="0" w:color="auto"/>
      </w:divBdr>
    </w:div>
    <w:div w:id="1587033215">
      <w:bodyDiv w:val="1"/>
      <w:marLeft w:val="0"/>
      <w:marRight w:val="0"/>
      <w:marTop w:val="0"/>
      <w:marBottom w:val="0"/>
      <w:divBdr>
        <w:top w:val="none" w:sz="0" w:space="0" w:color="auto"/>
        <w:left w:val="none" w:sz="0" w:space="0" w:color="auto"/>
        <w:bottom w:val="none" w:sz="0" w:space="0" w:color="auto"/>
        <w:right w:val="none" w:sz="0" w:space="0" w:color="auto"/>
      </w:divBdr>
    </w:div>
    <w:div w:id="1628924846">
      <w:bodyDiv w:val="1"/>
      <w:marLeft w:val="0"/>
      <w:marRight w:val="0"/>
      <w:marTop w:val="0"/>
      <w:marBottom w:val="0"/>
      <w:divBdr>
        <w:top w:val="none" w:sz="0" w:space="0" w:color="auto"/>
        <w:left w:val="none" w:sz="0" w:space="0" w:color="auto"/>
        <w:bottom w:val="none" w:sz="0" w:space="0" w:color="auto"/>
        <w:right w:val="none" w:sz="0" w:space="0" w:color="auto"/>
      </w:divBdr>
    </w:div>
    <w:div w:id="1662931784">
      <w:bodyDiv w:val="1"/>
      <w:marLeft w:val="0"/>
      <w:marRight w:val="0"/>
      <w:marTop w:val="0"/>
      <w:marBottom w:val="0"/>
      <w:divBdr>
        <w:top w:val="none" w:sz="0" w:space="0" w:color="auto"/>
        <w:left w:val="none" w:sz="0" w:space="0" w:color="auto"/>
        <w:bottom w:val="none" w:sz="0" w:space="0" w:color="auto"/>
        <w:right w:val="none" w:sz="0" w:space="0" w:color="auto"/>
      </w:divBdr>
    </w:div>
    <w:div w:id="1664897152">
      <w:bodyDiv w:val="1"/>
      <w:marLeft w:val="0"/>
      <w:marRight w:val="0"/>
      <w:marTop w:val="0"/>
      <w:marBottom w:val="0"/>
      <w:divBdr>
        <w:top w:val="none" w:sz="0" w:space="0" w:color="auto"/>
        <w:left w:val="none" w:sz="0" w:space="0" w:color="auto"/>
        <w:bottom w:val="none" w:sz="0" w:space="0" w:color="auto"/>
        <w:right w:val="none" w:sz="0" w:space="0" w:color="auto"/>
      </w:divBdr>
    </w:div>
    <w:div w:id="1665472660">
      <w:bodyDiv w:val="1"/>
      <w:marLeft w:val="0"/>
      <w:marRight w:val="0"/>
      <w:marTop w:val="0"/>
      <w:marBottom w:val="0"/>
      <w:divBdr>
        <w:top w:val="none" w:sz="0" w:space="0" w:color="auto"/>
        <w:left w:val="none" w:sz="0" w:space="0" w:color="auto"/>
        <w:bottom w:val="none" w:sz="0" w:space="0" w:color="auto"/>
        <w:right w:val="none" w:sz="0" w:space="0" w:color="auto"/>
      </w:divBdr>
      <w:divsChild>
        <w:div w:id="1243640783">
          <w:marLeft w:val="547"/>
          <w:marRight w:val="0"/>
          <w:marTop w:val="200"/>
          <w:marBottom w:val="0"/>
          <w:divBdr>
            <w:top w:val="none" w:sz="0" w:space="0" w:color="auto"/>
            <w:left w:val="none" w:sz="0" w:space="0" w:color="auto"/>
            <w:bottom w:val="none" w:sz="0" w:space="0" w:color="auto"/>
            <w:right w:val="none" w:sz="0" w:space="0" w:color="auto"/>
          </w:divBdr>
        </w:div>
        <w:div w:id="1015115705">
          <w:marLeft w:val="1080"/>
          <w:marRight w:val="0"/>
          <w:marTop w:val="200"/>
          <w:marBottom w:val="0"/>
          <w:divBdr>
            <w:top w:val="none" w:sz="0" w:space="0" w:color="auto"/>
            <w:left w:val="none" w:sz="0" w:space="0" w:color="auto"/>
            <w:bottom w:val="none" w:sz="0" w:space="0" w:color="auto"/>
            <w:right w:val="none" w:sz="0" w:space="0" w:color="auto"/>
          </w:divBdr>
        </w:div>
        <w:div w:id="677656537">
          <w:marLeft w:val="1080"/>
          <w:marRight w:val="0"/>
          <w:marTop w:val="200"/>
          <w:marBottom w:val="0"/>
          <w:divBdr>
            <w:top w:val="none" w:sz="0" w:space="0" w:color="auto"/>
            <w:left w:val="none" w:sz="0" w:space="0" w:color="auto"/>
            <w:bottom w:val="none" w:sz="0" w:space="0" w:color="auto"/>
            <w:right w:val="none" w:sz="0" w:space="0" w:color="auto"/>
          </w:divBdr>
        </w:div>
        <w:div w:id="425930881">
          <w:marLeft w:val="1080"/>
          <w:marRight w:val="0"/>
          <w:marTop w:val="200"/>
          <w:marBottom w:val="0"/>
          <w:divBdr>
            <w:top w:val="none" w:sz="0" w:space="0" w:color="auto"/>
            <w:left w:val="none" w:sz="0" w:space="0" w:color="auto"/>
            <w:bottom w:val="none" w:sz="0" w:space="0" w:color="auto"/>
            <w:right w:val="none" w:sz="0" w:space="0" w:color="auto"/>
          </w:divBdr>
        </w:div>
        <w:div w:id="1704474589">
          <w:marLeft w:val="547"/>
          <w:marRight w:val="0"/>
          <w:marTop w:val="200"/>
          <w:marBottom w:val="0"/>
          <w:divBdr>
            <w:top w:val="none" w:sz="0" w:space="0" w:color="auto"/>
            <w:left w:val="none" w:sz="0" w:space="0" w:color="auto"/>
            <w:bottom w:val="none" w:sz="0" w:space="0" w:color="auto"/>
            <w:right w:val="none" w:sz="0" w:space="0" w:color="auto"/>
          </w:divBdr>
        </w:div>
        <w:div w:id="2064476517">
          <w:marLeft w:val="1080"/>
          <w:marRight w:val="0"/>
          <w:marTop w:val="200"/>
          <w:marBottom w:val="0"/>
          <w:divBdr>
            <w:top w:val="none" w:sz="0" w:space="0" w:color="auto"/>
            <w:left w:val="none" w:sz="0" w:space="0" w:color="auto"/>
            <w:bottom w:val="none" w:sz="0" w:space="0" w:color="auto"/>
            <w:right w:val="none" w:sz="0" w:space="0" w:color="auto"/>
          </w:divBdr>
        </w:div>
        <w:div w:id="2084334787">
          <w:marLeft w:val="1080"/>
          <w:marRight w:val="0"/>
          <w:marTop w:val="200"/>
          <w:marBottom w:val="0"/>
          <w:divBdr>
            <w:top w:val="none" w:sz="0" w:space="0" w:color="auto"/>
            <w:left w:val="none" w:sz="0" w:space="0" w:color="auto"/>
            <w:bottom w:val="none" w:sz="0" w:space="0" w:color="auto"/>
            <w:right w:val="none" w:sz="0" w:space="0" w:color="auto"/>
          </w:divBdr>
        </w:div>
        <w:div w:id="2109035775">
          <w:marLeft w:val="1800"/>
          <w:marRight w:val="0"/>
          <w:marTop w:val="200"/>
          <w:marBottom w:val="0"/>
          <w:divBdr>
            <w:top w:val="none" w:sz="0" w:space="0" w:color="auto"/>
            <w:left w:val="none" w:sz="0" w:space="0" w:color="auto"/>
            <w:bottom w:val="none" w:sz="0" w:space="0" w:color="auto"/>
            <w:right w:val="none" w:sz="0" w:space="0" w:color="auto"/>
          </w:divBdr>
        </w:div>
        <w:div w:id="1857111152">
          <w:marLeft w:val="1800"/>
          <w:marRight w:val="0"/>
          <w:marTop w:val="200"/>
          <w:marBottom w:val="0"/>
          <w:divBdr>
            <w:top w:val="none" w:sz="0" w:space="0" w:color="auto"/>
            <w:left w:val="none" w:sz="0" w:space="0" w:color="auto"/>
            <w:bottom w:val="none" w:sz="0" w:space="0" w:color="auto"/>
            <w:right w:val="none" w:sz="0" w:space="0" w:color="auto"/>
          </w:divBdr>
        </w:div>
        <w:div w:id="1728912667">
          <w:marLeft w:val="1800"/>
          <w:marRight w:val="0"/>
          <w:marTop w:val="200"/>
          <w:marBottom w:val="0"/>
          <w:divBdr>
            <w:top w:val="none" w:sz="0" w:space="0" w:color="auto"/>
            <w:left w:val="none" w:sz="0" w:space="0" w:color="auto"/>
            <w:bottom w:val="none" w:sz="0" w:space="0" w:color="auto"/>
            <w:right w:val="none" w:sz="0" w:space="0" w:color="auto"/>
          </w:divBdr>
        </w:div>
        <w:div w:id="57481644">
          <w:marLeft w:val="1080"/>
          <w:marRight w:val="0"/>
          <w:marTop w:val="200"/>
          <w:marBottom w:val="0"/>
          <w:divBdr>
            <w:top w:val="none" w:sz="0" w:space="0" w:color="auto"/>
            <w:left w:val="none" w:sz="0" w:space="0" w:color="auto"/>
            <w:bottom w:val="none" w:sz="0" w:space="0" w:color="auto"/>
            <w:right w:val="none" w:sz="0" w:space="0" w:color="auto"/>
          </w:divBdr>
        </w:div>
      </w:divsChild>
    </w:div>
    <w:div w:id="1668364737">
      <w:bodyDiv w:val="1"/>
      <w:marLeft w:val="0"/>
      <w:marRight w:val="0"/>
      <w:marTop w:val="0"/>
      <w:marBottom w:val="0"/>
      <w:divBdr>
        <w:top w:val="none" w:sz="0" w:space="0" w:color="auto"/>
        <w:left w:val="none" w:sz="0" w:space="0" w:color="auto"/>
        <w:bottom w:val="none" w:sz="0" w:space="0" w:color="auto"/>
        <w:right w:val="none" w:sz="0" w:space="0" w:color="auto"/>
      </w:divBdr>
    </w:div>
    <w:div w:id="1691637188">
      <w:bodyDiv w:val="1"/>
      <w:marLeft w:val="0"/>
      <w:marRight w:val="0"/>
      <w:marTop w:val="0"/>
      <w:marBottom w:val="0"/>
      <w:divBdr>
        <w:top w:val="none" w:sz="0" w:space="0" w:color="auto"/>
        <w:left w:val="none" w:sz="0" w:space="0" w:color="auto"/>
        <w:bottom w:val="none" w:sz="0" w:space="0" w:color="auto"/>
        <w:right w:val="none" w:sz="0" w:space="0" w:color="auto"/>
      </w:divBdr>
    </w:div>
    <w:div w:id="1743604030">
      <w:bodyDiv w:val="1"/>
      <w:marLeft w:val="0"/>
      <w:marRight w:val="0"/>
      <w:marTop w:val="0"/>
      <w:marBottom w:val="0"/>
      <w:divBdr>
        <w:top w:val="none" w:sz="0" w:space="0" w:color="auto"/>
        <w:left w:val="none" w:sz="0" w:space="0" w:color="auto"/>
        <w:bottom w:val="none" w:sz="0" w:space="0" w:color="auto"/>
        <w:right w:val="none" w:sz="0" w:space="0" w:color="auto"/>
      </w:divBdr>
    </w:div>
    <w:div w:id="1746032028">
      <w:bodyDiv w:val="1"/>
      <w:marLeft w:val="0"/>
      <w:marRight w:val="0"/>
      <w:marTop w:val="0"/>
      <w:marBottom w:val="0"/>
      <w:divBdr>
        <w:top w:val="none" w:sz="0" w:space="0" w:color="auto"/>
        <w:left w:val="none" w:sz="0" w:space="0" w:color="auto"/>
        <w:bottom w:val="none" w:sz="0" w:space="0" w:color="auto"/>
        <w:right w:val="none" w:sz="0" w:space="0" w:color="auto"/>
      </w:divBdr>
    </w:div>
    <w:div w:id="1760521811">
      <w:bodyDiv w:val="1"/>
      <w:marLeft w:val="0"/>
      <w:marRight w:val="0"/>
      <w:marTop w:val="0"/>
      <w:marBottom w:val="0"/>
      <w:divBdr>
        <w:top w:val="none" w:sz="0" w:space="0" w:color="auto"/>
        <w:left w:val="none" w:sz="0" w:space="0" w:color="auto"/>
        <w:bottom w:val="none" w:sz="0" w:space="0" w:color="auto"/>
        <w:right w:val="none" w:sz="0" w:space="0" w:color="auto"/>
      </w:divBdr>
    </w:div>
    <w:div w:id="1760559437">
      <w:bodyDiv w:val="1"/>
      <w:marLeft w:val="0"/>
      <w:marRight w:val="0"/>
      <w:marTop w:val="0"/>
      <w:marBottom w:val="0"/>
      <w:divBdr>
        <w:top w:val="none" w:sz="0" w:space="0" w:color="auto"/>
        <w:left w:val="none" w:sz="0" w:space="0" w:color="auto"/>
        <w:bottom w:val="none" w:sz="0" w:space="0" w:color="auto"/>
        <w:right w:val="none" w:sz="0" w:space="0" w:color="auto"/>
      </w:divBdr>
    </w:div>
    <w:div w:id="1764110131">
      <w:bodyDiv w:val="1"/>
      <w:marLeft w:val="0"/>
      <w:marRight w:val="0"/>
      <w:marTop w:val="0"/>
      <w:marBottom w:val="0"/>
      <w:divBdr>
        <w:top w:val="none" w:sz="0" w:space="0" w:color="auto"/>
        <w:left w:val="none" w:sz="0" w:space="0" w:color="auto"/>
        <w:bottom w:val="none" w:sz="0" w:space="0" w:color="auto"/>
        <w:right w:val="none" w:sz="0" w:space="0" w:color="auto"/>
      </w:divBdr>
    </w:div>
    <w:div w:id="1766682393">
      <w:marLeft w:val="0"/>
      <w:marRight w:val="0"/>
      <w:marTop w:val="0"/>
      <w:marBottom w:val="0"/>
      <w:divBdr>
        <w:top w:val="none" w:sz="0" w:space="0" w:color="auto"/>
        <w:left w:val="none" w:sz="0" w:space="0" w:color="auto"/>
        <w:bottom w:val="none" w:sz="0" w:space="0" w:color="auto"/>
        <w:right w:val="none" w:sz="0" w:space="0" w:color="auto"/>
      </w:divBdr>
      <w:divsChild>
        <w:div w:id="846140006">
          <w:marLeft w:val="0"/>
          <w:marRight w:val="0"/>
          <w:marTop w:val="0"/>
          <w:marBottom w:val="0"/>
          <w:divBdr>
            <w:top w:val="none" w:sz="0" w:space="0" w:color="auto"/>
            <w:left w:val="none" w:sz="0" w:space="0" w:color="auto"/>
            <w:bottom w:val="none" w:sz="0" w:space="0" w:color="auto"/>
            <w:right w:val="none" w:sz="0" w:space="0" w:color="auto"/>
          </w:divBdr>
        </w:div>
      </w:divsChild>
    </w:div>
    <w:div w:id="1768425285">
      <w:bodyDiv w:val="1"/>
      <w:marLeft w:val="0"/>
      <w:marRight w:val="0"/>
      <w:marTop w:val="0"/>
      <w:marBottom w:val="0"/>
      <w:divBdr>
        <w:top w:val="none" w:sz="0" w:space="0" w:color="auto"/>
        <w:left w:val="none" w:sz="0" w:space="0" w:color="auto"/>
        <w:bottom w:val="none" w:sz="0" w:space="0" w:color="auto"/>
        <w:right w:val="none" w:sz="0" w:space="0" w:color="auto"/>
      </w:divBdr>
    </w:div>
    <w:div w:id="1779832547">
      <w:bodyDiv w:val="1"/>
      <w:marLeft w:val="0"/>
      <w:marRight w:val="0"/>
      <w:marTop w:val="0"/>
      <w:marBottom w:val="0"/>
      <w:divBdr>
        <w:top w:val="none" w:sz="0" w:space="0" w:color="auto"/>
        <w:left w:val="none" w:sz="0" w:space="0" w:color="auto"/>
        <w:bottom w:val="none" w:sz="0" w:space="0" w:color="auto"/>
        <w:right w:val="none" w:sz="0" w:space="0" w:color="auto"/>
      </w:divBdr>
      <w:divsChild>
        <w:div w:id="1005593462">
          <w:marLeft w:val="547"/>
          <w:marRight w:val="0"/>
          <w:marTop w:val="200"/>
          <w:marBottom w:val="0"/>
          <w:divBdr>
            <w:top w:val="none" w:sz="0" w:space="0" w:color="auto"/>
            <w:left w:val="none" w:sz="0" w:space="0" w:color="auto"/>
            <w:bottom w:val="none" w:sz="0" w:space="0" w:color="auto"/>
            <w:right w:val="none" w:sz="0" w:space="0" w:color="auto"/>
          </w:divBdr>
        </w:div>
      </w:divsChild>
    </w:div>
    <w:div w:id="1819298571">
      <w:bodyDiv w:val="1"/>
      <w:marLeft w:val="0"/>
      <w:marRight w:val="0"/>
      <w:marTop w:val="0"/>
      <w:marBottom w:val="0"/>
      <w:divBdr>
        <w:top w:val="none" w:sz="0" w:space="0" w:color="auto"/>
        <w:left w:val="none" w:sz="0" w:space="0" w:color="auto"/>
        <w:bottom w:val="none" w:sz="0" w:space="0" w:color="auto"/>
        <w:right w:val="none" w:sz="0" w:space="0" w:color="auto"/>
      </w:divBdr>
    </w:div>
    <w:div w:id="1826048942">
      <w:marLeft w:val="0"/>
      <w:marRight w:val="0"/>
      <w:marTop w:val="0"/>
      <w:marBottom w:val="0"/>
      <w:divBdr>
        <w:top w:val="none" w:sz="0" w:space="0" w:color="auto"/>
        <w:left w:val="none" w:sz="0" w:space="0" w:color="auto"/>
        <w:bottom w:val="none" w:sz="0" w:space="0" w:color="auto"/>
        <w:right w:val="none" w:sz="0" w:space="0" w:color="auto"/>
      </w:divBdr>
      <w:divsChild>
        <w:div w:id="1344816616">
          <w:marLeft w:val="0"/>
          <w:marRight w:val="0"/>
          <w:marTop w:val="0"/>
          <w:marBottom w:val="0"/>
          <w:divBdr>
            <w:top w:val="none" w:sz="0" w:space="0" w:color="auto"/>
            <w:left w:val="none" w:sz="0" w:space="0" w:color="auto"/>
            <w:bottom w:val="none" w:sz="0" w:space="0" w:color="auto"/>
            <w:right w:val="none" w:sz="0" w:space="0" w:color="auto"/>
          </w:divBdr>
        </w:div>
      </w:divsChild>
    </w:div>
    <w:div w:id="1845827474">
      <w:bodyDiv w:val="1"/>
      <w:marLeft w:val="0"/>
      <w:marRight w:val="0"/>
      <w:marTop w:val="0"/>
      <w:marBottom w:val="0"/>
      <w:divBdr>
        <w:top w:val="none" w:sz="0" w:space="0" w:color="auto"/>
        <w:left w:val="none" w:sz="0" w:space="0" w:color="auto"/>
        <w:bottom w:val="none" w:sz="0" w:space="0" w:color="auto"/>
        <w:right w:val="none" w:sz="0" w:space="0" w:color="auto"/>
      </w:divBdr>
    </w:div>
    <w:div w:id="1848278357">
      <w:marLeft w:val="0"/>
      <w:marRight w:val="0"/>
      <w:marTop w:val="0"/>
      <w:marBottom w:val="0"/>
      <w:divBdr>
        <w:top w:val="none" w:sz="0" w:space="0" w:color="auto"/>
        <w:left w:val="none" w:sz="0" w:space="0" w:color="auto"/>
        <w:bottom w:val="none" w:sz="0" w:space="0" w:color="auto"/>
        <w:right w:val="none" w:sz="0" w:space="0" w:color="auto"/>
      </w:divBdr>
      <w:divsChild>
        <w:div w:id="1568882271">
          <w:marLeft w:val="0"/>
          <w:marRight w:val="0"/>
          <w:marTop w:val="0"/>
          <w:marBottom w:val="0"/>
          <w:divBdr>
            <w:top w:val="none" w:sz="0" w:space="0" w:color="auto"/>
            <w:left w:val="none" w:sz="0" w:space="0" w:color="auto"/>
            <w:bottom w:val="none" w:sz="0" w:space="0" w:color="auto"/>
            <w:right w:val="none" w:sz="0" w:space="0" w:color="auto"/>
          </w:divBdr>
        </w:div>
      </w:divsChild>
    </w:div>
    <w:div w:id="1864512134">
      <w:bodyDiv w:val="1"/>
      <w:marLeft w:val="0"/>
      <w:marRight w:val="0"/>
      <w:marTop w:val="0"/>
      <w:marBottom w:val="0"/>
      <w:divBdr>
        <w:top w:val="none" w:sz="0" w:space="0" w:color="auto"/>
        <w:left w:val="none" w:sz="0" w:space="0" w:color="auto"/>
        <w:bottom w:val="none" w:sz="0" w:space="0" w:color="auto"/>
        <w:right w:val="none" w:sz="0" w:space="0" w:color="auto"/>
      </w:divBdr>
    </w:div>
    <w:div w:id="1883789137">
      <w:bodyDiv w:val="1"/>
      <w:marLeft w:val="0"/>
      <w:marRight w:val="0"/>
      <w:marTop w:val="0"/>
      <w:marBottom w:val="0"/>
      <w:divBdr>
        <w:top w:val="none" w:sz="0" w:space="0" w:color="auto"/>
        <w:left w:val="none" w:sz="0" w:space="0" w:color="auto"/>
        <w:bottom w:val="none" w:sz="0" w:space="0" w:color="auto"/>
        <w:right w:val="none" w:sz="0" w:space="0" w:color="auto"/>
      </w:divBdr>
    </w:div>
    <w:div w:id="1892616121">
      <w:bodyDiv w:val="1"/>
      <w:marLeft w:val="0"/>
      <w:marRight w:val="0"/>
      <w:marTop w:val="0"/>
      <w:marBottom w:val="0"/>
      <w:divBdr>
        <w:top w:val="none" w:sz="0" w:space="0" w:color="auto"/>
        <w:left w:val="none" w:sz="0" w:space="0" w:color="auto"/>
        <w:bottom w:val="none" w:sz="0" w:space="0" w:color="auto"/>
        <w:right w:val="none" w:sz="0" w:space="0" w:color="auto"/>
      </w:divBdr>
    </w:div>
    <w:div w:id="1911887399">
      <w:bodyDiv w:val="1"/>
      <w:marLeft w:val="0"/>
      <w:marRight w:val="0"/>
      <w:marTop w:val="0"/>
      <w:marBottom w:val="0"/>
      <w:divBdr>
        <w:top w:val="none" w:sz="0" w:space="0" w:color="auto"/>
        <w:left w:val="none" w:sz="0" w:space="0" w:color="auto"/>
        <w:bottom w:val="none" w:sz="0" w:space="0" w:color="auto"/>
        <w:right w:val="none" w:sz="0" w:space="0" w:color="auto"/>
      </w:divBdr>
    </w:div>
    <w:div w:id="1912696544">
      <w:bodyDiv w:val="1"/>
      <w:marLeft w:val="0"/>
      <w:marRight w:val="0"/>
      <w:marTop w:val="0"/>
      <w:marBottom w:val="0"/>
      <w:divBdr>
        <w:top w:val="none" w:sz="0" w:space="0" w:color="auto"/>
        <w:left w:val="none" w:sz="0" w:space="0" w:color="auto"/>
        <w:bottom w:val="none" w:sz="0" w:space="0" w:color="auto"/>
        <w:right w:val="none" w:sz="0" w:space="0" w:color="auto"/>
      </w:divBdr>
    </w:div>
    <w:div w:id="1923442790">
      <w:bodyDiv w:val="1"/>
      <w:marLeft w:val="0"/>
      <w:marRight w:val="0"/>
      <w:marTop w:val="0"/>
      <w:marBottom w:val="0"/>
      <w:divBdr>
        <w:top w:val="none" w:sz="0" w:space="0" w:color="auto"/>
        <w:left w:val="none" w:sz="0" w:space="0" w:color="auto"/>
        <w:bottom w:val="none" w:sz="0" w:space="0" w:color="auto"/>
        <w:right w:val="none" w:sz="0" w:space="0" w:color="auto"/>
      </w:divBdr>
    </w:div>
    <w:div w:id="2001499418">
      <w:bodyDiv w:val="1"/>
      <w:marLeft w:val="0"/>
      <w:marRight w:val="0"/>
      <w:marTop w:val="0"/>
      <w:marBottom w:val="0"/>
      <w:divBdr>
        <w:top w:val="none" w:sz="0" w:space="0" w:color="auto"/>
        <w:left w:val="none" w:sz="0" w:space="0" w:color="auto"/>
        <w:bottom w:val="none" w:sz="0" w:space="0" w:color="auto"/>
        <w:right w:val="none" w:sz="0" w:space="0" w:color="auto"/>
      </w:divBdr>
    </w:div>
    <w:div w:id="2008171044">
      <w:bodyDiv w:val="1"/>
      <w:marLeft w:val="0"/>
      <w:marRight w:val="0"/>
      <w:marTop w:val="0"/>
      <w:marBottom w:val="0"/>
      <w:divBdr>
        <w:top w:val="none" w:sz="0" w:space="0" w:color="auto"/>
        <w:left w:val="none" w:sz="0" w:space="0" w:color="auto"/>
        <w:bottom w:val="none" w:sz="0" w:space="0" w:color="auto"/>
        <w:right w:val="none" w:sz="0" w:space="0" w:color="auto"/>
      </w:divBdr>
    </w:div>
    <w:div w:id="2010332458">
      <w:bodyDiv w:val="1"/>
      <w:marLeft w:val="0"/>
      <w:marRight w:val="0"/>
      <w:marTop w:val="0"/>
      <w:marBottom w:val="0"/>
      <w:divBdr>
        <w:top w:val="none" w:sz="0" w:space="0" w:color="auto"/>
        <w:left w:val="none" w:sz="0" w:space="0" w:color="auto"/>
        <w:bottom w:val="none" w:sz="0" w:space="0" w:color="auto"/>
        <w:right w:val="none" w:sz="0" w:space="0" w:color="auto"/>
      </w:divBdr>
    </w:div>
    <w:div w:id="2011977974">
      <w:bodyDiv w:val="1"/>
      <w:marLeft w:val="0"/>
      <w:marRight w:val="0"/>
      <w:marTop w:val="0"/>
      <w:marBottom w:val="0"/>
      <w:divBdr>
        <w:top w:val="none" w:sz="0" w:space="0" w:color="auto"/>
        <w:left w:val="none" w:sz="0" w:space="0" w:color="auto"/>
        <w:bottom w:val="none" w:sz="0" w:space="0" w:color="auto"/>
        <w:right w:val="none" w:sz="0" w:space="0" w:color="auto"/>
      </w:divBdr>
    </w:div>
    <w:div w:id="2025473942">
      <w:marLeft w:val="0"/>
      <w:marRight w:val="0"/>
      <w:marTop w:val="0"/>
      <w:marBottom w:val="0"/>
      <w:divBdr>
        <w:top w:val="none" w:sz="0" w:space="0" w:color="auto"/>
        <w:left w:val="none" w:sz="0" w:space="0" w:color="auto"/>
        <w:bottom w:val="none" w:sz="0" w:space="0" w:color="auto"/>
        <w:right w:val="none" w:sz="0" w:space="0" w:color="auto"/>
      </w:divBdr>
    </w:div>
    <w:div w:id="2047556514">
      <w:bodyDiv w:val="1"/>
      <w:marLeft w:val="0"/>
      <w:marRight w:val="0"/>
      <w:marTop w:val="0"/>
      <w:marBottom w:val="0"/>
      <w:divBdr>
        <w:top w:val="none" w:sz="0" w:space="0" w:color="auto"/>
        <w:left w:val="none" w:sz="0" w:space="0" w:color="auto"/>
        <w:bottom w:val="none" w:sz="0" w:space="0" w:color="auto"/>
        <w:right w:val="none" w:sz="0" w:space="0" w:color="auto"/>
      </w:divBdr>
      <w:divsChild>
        <w:div w:id="416829183">
          <w:marLeft w:val="288"/>
          <w:marRight w:val="0"/>
          <w:marTop w:val="173"/>
          <w:marBottom w:val="0"/>
          <w:divBdr>
            <w:top w:val="none" w:sz="0" w:space="0" w:color="auto"/>
            <w:left w:val="none" w:sz="0" w:space="0" w:color="auto"/>
            <w:bottom w:val="none" w:sz="0" w:space="0" w:color="auto"/>
            <w:right w:val="none" w:sz="0" w:space="0" w:color="auto"/>
          </w:divBdr>
        </w:div>
        <w:div w:id="802691867">
          <w:marLeft w:val="288"/>
          <w:marRight w:val="0"/>
          <w:marTop w:val="173"/>
          <w:marBottom w:val="0"/>
          <w:divBdr>
            <w:top w:val="none" w:sz="0" w:space="0" w:color="auto"/>
            <w:left w:val="none" w:sz="0" w:space="0" w:color="auto"/>
            <w:bottom w:val="none" w:sz="0" w:space="0" w:color="auto"/>
            <w:right w:val="none" w:sz="0" w:space="0" w:color="auto"/>
          </w:divBdr>
        </w:div>
        <w:div w:id="901016905">
          <w:marLeft w:val="288"/>
          <w:marRight w:val="0"/>
          <w:marTop w:val="173"/>
          <w:marBottom w:val="0"/>
          <w:divBdr>
            <w:top w:val="none" w:sz="0" w:space="0" w:color="auto"/>
            <w:left w:val="none" w:sz="0" w:space="0" w:color="auto"/>
            <w:bottom w:val="none" w:sz="0" w:space="0" w:color="auto"/>
            <w:right w:val="none" w:sz="0" w:space="0" w:color="auto"/>
          </w:divBdr>
        </w:div>
        <w:div w:id="1534685289">
          <w:marLeft w:val="288"/>
          <w:marRight w:val="0"/>
          <w:marTop w:val="173"/>
          <w:marBottom w:val="0"/>
          <w:divBdr>
            <w:top w:val="none" w:sz="0" w:space="0" w:color="auto"/>
            <w:left w:val="none" w:sz="0" w:space="0" w:color="auto"/>
            <w:bottom w:val="none" w:sz="0" w:space="0" w:color="auto"/>
            <w:right w:val="none" w:sz="0" w:space="0" w:color="auto"/>
          </w:divBdr>
        </w:div>
        <w:div w:id="1950968668">
          <w:marLeft w:val="288"/>
          <w:marRight w:val="0"/>
          <w:marTop w:val="173"/>
          <w:marBottom w:val="0"/>
          <w:divBdr>
            <w:top w:val="none" w:sz="0" w:space="0" w:color="auto"/>
            <w:left w:val="none" w:sz="0" w:space="0" w:color="auto"/>
            <w:bottom w:val="none" w:sz="0" w:space="0" w:color="auto"/>
            <w:right w:val="none" w:sz="0" w:space="0" w:color="auto"/>
          </w:divBdr>
        </w:div>
      </w:divsChild>
    </w:div>
    <w:div w:id="2051803687">
      <w:bodyDiv w:val="1"/>
      <w:marLeft w:val="0"/>
      <w:marRight w:val="0"/>
      <w:marTop w:val="0"/>
      <w:marBottom w:val="0"/>
      <w:divBdr>
        <w:top w:val="none" w:sz="0" w:space="0" w:color="auto"/>
        <w:left w:val="none" w:sz="0" w:space="0" w:color="auto"/>
        <w:bottom w:val="none" w:sz="0" w:space="0" w:color="auto"/>
        <w:right w:val="none" w:sz="0" w:space="0" w:color="auto"/>
      </w:divBdr>
    </w:div>
    <w:div w:id="2053067992">
      <w:bodyDiv w:val="1"/>
      <w:marLeft w:val="0"/>
      <w:marRight w:val="0"/>
      <w:marTop w:val="0"/>
      <w:marBottom w:val="0"/>
      <w:divBdr>
        <w:top w:val="none" w:sz="0" w:space="0" w:color="auto"/>
        <w:left w:val="none" w:sz="0" w:space="0" w:color="auto"/>
        <w:bottom w:val="none" w:sz="0" w:space="0" w:color="auto"/>
        <w:right w:val="none" w:sz="0" w:space="0" w:color="auto"/>
      </w:divBdr>
    </w:div>
    <w:div w:id="2076470220">
      <w:bodyDiv w:val="1"/>
      <w:marLeft w:val="0"/>
      <w:marRight w:val="0"/>
      <w:marTop w:val="0"/>
      <w:marBottom w:val="0"/>
      <w:divBdr>
        <w:top w:val="none" w:sz="0" w:space="0" w:color="auto"/>
        <w:left w:val="none" w:sz="0" w:space="0" w:color="auto"/>
        <w:bottom w:val="none" w:sz="0" w:space="0" w:color="auto"/>
        <w:right w:val="none" w:sz="0" w:space="0" w:color="auto"/>
      </w:divBdr>
    </w:div>
    <w:div w:id="2077702276">
      <w:bodyDiv w:val="1"/>
      <w:marLeft w:val="0"/>
      <w:marRight w:val="0"/>
      <w:marTop w:val="0"/>
      <w:marBottom w:val="0"/>
      <w:divBdr>
        <w:top w:val="none" w:sz="0" w:space="0" w:color="auto"/>
        <w:left w:val="none" w:sz="0" w:space="0" w:color="auto"/>
        <w:bottom w:val="none" w:sz="0" w:space="0" w:color="auto"/>
        <w:right w:val="none" w:sz="0" w:space="0" w:color="auto"/>
      </w:divBdr>
      <w:divsChild>
        <w:div w:id="178591965">
          <w:marLeft w:val="547"/>
          <w:marRight w:val="0"/>
          <w:marTop w:val="200"/>
          <w:marBottom w:val="0"/>
          <w:divBdr>
            <w:top w:val="none" w:sz="0" w:space="0" w:color="auto"/>
            <w:left w:val="none" w:sz="0" w:space="0" w:color="auto"/>
            <w:bottom w:val="none" w:sz="0" w:space="0" w:color="auto"/>
            <w:right w:val="none" w:sz="0" w:space="0" w:color="auto"/>
          </w:divBdr>
        </w:div>
        <w:div w:id="545483871">
          <w:marLeft w:val="547"/>
          <w:marRight w:val="0"/>
          <w:marTop w:val="200"/>
          <w:marBottom w:val="0"/>
          <w:divBdr>
            <w:top w:val="none" w:sz="0" w:space="0" w:color="auto"/>
            <w:left w:val="none" w:sz="0" w:space="0" w:color="auto"/>
            <w:bottom w:val="none" w:sz="0" w:space="0" w:color="auto"/>
            <w:right w:val="none" w:sz="0" w:space="0" w:color="auto"/>
          </w:divBdr>
        </w:div>
        <w:div w:id="762527683">
          <w:marLeft w:val="1080"/>
          <w:marRight w:val="0"/>
          <w:marTop w:val="200"/>
          <w:marBottom w:val="0"/>
          <w:divBdr>
            <w:top w:val="none" w:sz="0" w:space="0" w:color="auto"/>
            <w:left w:val="none" w:sz="0" w:space="0" w:color="auto"/>
            <w:bottom w:val="none" w:sz="0" w:space="0" w:color="auto"/>
            <w:right w:val="none" w:sz="0" w:space="0" w:color="auto"/>
          </w:divBdr>
        </w:div>
        <w:div w:id="251471035">
          <w:marLeft w:val="547"/>
          <w:marRight w:val="0"/>
          <w:marTop w:val="200"/>
          <w:marBottom w:val="0"/>
          <w:divBdr>
            <w:top w:val="none" w:sz="0" w:space="0" w:color="auto"/>
            <w:left w:val="none" w:sz="0" w:space="0" w:color="auto"/>
            <w:bottom w:val="none" w:sz="0" w:space="0" w:color="auto"/>
            <w:right w:val="none" w:sz="0" w:space="0" w:color="auto"/>
          </w:divBdr>
        </w:div>
        <w:div w:id="1102993708">
          <w:marLeft w:val="547"/>
          <w:marRight w:val="0"/>
          <w:marTop w:val="200"/>
          <w:marBottom w:val="0"/>
          <w:divBdr>
            <w:top w:val="none" w:sz="0" w:space="0" w:color="auto"/>
            <w:left w:val="none" w:sz="0" w:space="0" w:color="auto"/>
            <w:bottom w:val="none" w:sz="0" w:space="0" w:color="auto"/>
            <w:right w:val="none" w:sz="0" w:space="0" w:color="auto"/>
          </w:divBdr>
        </w:div>
        <w:div w:id="1572423142">
          <w:marLeft w:val="547"/>
          <w:marRight w:val="0"/>
          <w:marTop w:val="200"/>
          <w:marBottom w:val="0"/>
          <w:divBdr>
            <w:top w:val="none" w:sz="0" w:space="0" w:color="auto"/>
            <w:left w:val="none" w:sz="0" w:space="0" w:color="auto"/>
            <w:bottom w:val="none" w:sz="0" w:space="0" w:color="auto"/>
            <w:right w:val="none" w:sz="0" w:space="0" w:color="auto"/>
          </w:divBdr>
        </w:div>
        <w:div w:id="718937970">
          <w:marLeft w:val="547"/>
          <w:marRight w:val="0"/>
          <w:marTop w:val="200"/>
          <w:marBottom w:val="0"/>
          <w:divBdr>
            <w:top w:val="none" w:sz="0" w:space="0" w:color="auto"/>
            <w:left w:val="none" w:sz="0" w:space="0" w:color="auto"/>
            <w:bottom w:val="none" w:sz="0" w:space="0" w:color="auto"/>
            <w:right w:val="none" w:sz="0" w:space="0" w:color="auto"/>
          </w:divBdr>
        </w:div>
        <w:div w:id="71008075">
          <w:marLeft w:val="547"/>
          <w:marRight w:val="0"/>
          <w:marTop w:val="200"/>
          <w:marBottom w:val="0"/>
          <w:divBdr>
            <w:top w:val="none" w:sz="0" w:space="0" w:color="auto"/>
            <w:left w:val="none" w:sz="0" w:space="0" w:color="auto"/>
            <w:bottom w:val="none" w:sz="0" w:space="0" w:color="auto"/>
            <w:right w:val="none" w:sz="0" w:space="0" w:color="auto"/>
          </w:divBdr>
        </w:div>
      </w:divsChild>
    </w:div>
    <w:div w:id="2078162986">
      <w:bodyDiv w:val="1"/>
      <w:marLeft w:val="0"/>
      <w:marRight w:val="0"/>
      <w:marTop w:val="0"/>
      <w:marBottom w:val="0"/>
      <w:divBdr>
        <w:top w:val="none" w:sz="0" w:space="0" w:color="auto"/>
        <w:left w:val="none" w:sz="0" w:space="0" w:color="auto"/>
        <w:bottom w:val="none" w:sz="0" w:space="0" w:color="auto"/>
        <w:right w:val="none" w:sz="0" w:space="0" w:color="auto"/>
      </w:divBdr>
    </w:div>
    <w:div w:id="2099599131">
      <w:bodyDiv w:val="1"/>
      <w:marLeft w:val="0"/>
      <w:marRight w:val="0"/>
      <w:marTop w:val="0"/>
      <w:marBottom w:val="0"/>
      <w:divBdr>
        <w:top w:val="none" w:sz="0" w:space="0" w:color="auto"/>
        <w:left w:val="none" w:sz="0" w:space="0" w:color="auto"/>
        <w:bottom w:val="none" w:sz="0" w:space="0" w:color="auto"/>
        <w:right w:val="none" w:sz="0" w:space="0" w:color="auto"/>
      </w:divBdr>
      <w:divsChild>
        <w:div w:id="1564946761">
          <w:marLeft w:val="547"/>
          <w:marRight w:val="0"/>
          <w:marTop w:val="200"/>
          <w:marBottom w:val="0"/>
          <w:divBdr>
            <w:top w:val="none" w:sz="0" w:space="0" w:color="auto"/>
            <w:left w:val="none" w:sz="0" w:space="0" w:color="auto"/>
            <w:bottom w:val="none" w:sz="0" w:space="0" w:color="auto"/>
            <w:right w:val="none" w:sz="0" w:space="0" w:color="auto"/>
          </w:divBdr>
        </w:div>
        <w:div w:id="1516114254">
          <w:marLeft w:val="547"/>
          <w:marRight w:val="0"/>
          <w:marTop w:val="200"/>
          <w:marBottom w:val="0"/>
          <w:divBdr>
            <w:top w:val="none" w:sz="0" w:space="0" w:color="auto"/>
            <w:left w:val="none" w:sz="0" w:space="0" w:color="auto"/>
            <w:bottom w:val="none" w:sz="0" w:space="0" w:color="auto"/>
            <w:right w:val="none" w:sz="0" w:space="0" w:color="auto"/>
          </w:divBdr>
        </w:div>
        <w:div w:id="272252414">
          <w:marLeft w:val="547"/>
          <w:marRight w:val="0"/>
          <w:marTop w:val="200"/>
          <w:marBottom w:val="0"/>
          <w:divBdr>
            <w:top w:val="none" w:sz="0" w:space="0" w:color="auto"/>
            <w:left w:val="none" w:sz="0" w:space="0" w:color="auto"/>
            <w:bottom w:val="none" w:sz="0" w:space="0" w:color="auto"/>
            <w:right w:val="none" w:sz="0" w:space="0" w:color="auto"/>
          </w:divBdr>
        </w:div>
        <w:div w:id="872577893">
          <w:marLeft w:val="547"/>
          <w:marRight w:val="0"/>
          <w:marTop w:val="200"/>
          <w:marBottom w:val="0"/>
          <w:divBdr>
            <w:top w:val="none" w:sz="0" w:space="0" w:color="auto"/>
            <w:left w:val="none" w:sz="0" w:space="0" w:color="auto"/>
            <w:bottom w:val="none" w:sz="0" w:space="0" w:color="auto"/>
            <w:right w:val="none" w:sz="0" w:space="0" w:color="auto"/>
          </w:divBdr>
        </w:div>
      </w:divsChild>
    </w:div>
    <w:div w:id="2107991232">
      <w:bodyDiv w:val="1"/>
      <w:marLeft w:val="0"/>
      <w:marRight w:val="0"/>
      <w:marTop w:val="0"/>
      <w:marBottom w:val="0"/>
      <w:divBdr>
        <w:top w:val="none" w:sz="0" w:space="0" w:color="auto"/>
        <w:left w:val="none" w:sz="0" w:space="0" w:color="auto"/>
        <w:bottom w:val="none" w:sz="0" w:space="0" w:color="auto"/>
        <w:right w:val="none" w:sz="0" w:space="0" w:color="auto"/>
      </w:divBdr>
    </w:div>
    <w:div w:id="2114787928">
      <w:bodyDiv w:val="1"/>
      <w:marLeft w:val="0"/>
      <w:marRight w:val="0"/>
      <w:marTop w:val="0"/>
      <w:marBottom w:val="0"/>
      <w:divBdr>
        <w:top w:val="none" w:sz="0" w:space="0" w:color="auto"/>
        <w:left w:val="none" w:sz="0" w:space="0" w:color="auto"/>
        <w:bottom w:val="none" w:sz="0" w:space="0" w:color="auto"/>
        <w:right w:val="none" w:sz="0" w:space="0" w:color="auto"/>
      </w:divBdr>
    </w:div>
    <w:div w:id="2131850604">
      <w:bodyDiv w:val="1"/>
      <w:marLeft w:val="0"/>
      <w:marRight w:val="0"/>
      <w:marTop w:val="0"/>
      <w:marBottom w:val="0"/>
      <w:divBdr>
        <w:top w:val="none" w:sz="0" w:space="0" w:color="auto"/>
        <w:left w:val="none" w:sz="0" w:space="0" w:color="auto"/>
        <w:bottom w:val="none" w:sz="0" w:space="0" w:color="auto"/>
        <w:right w:val="none" w:sz="0" w:space="0" w:color="auto"/>
      </w:divBdr>
    </w:div>
    <w:div w:id="214376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117" Type="http://schemas.openxmlformats.org/officeDocument/2006/relationships/image" Target="media/image84.png"/><Relationship Id="rId21" Type="http://schemas.openxmlformats.org/officeDocument/2006/relationships/image" Target="media/image3.png"/><Relationship Id="rId42" Type="http://schemas.openxmlformats.org/officeDocument/2006/relationships/image" Target="media/image20.png"/><Relationship Id="rId47" Type="http://schemas.openxmlformats.org/officeDocument/2006/relationships/image" Target="media/image25.png"/><Relationship Id="rId63" Type="http://schemas.openxmlformats.org/officeDocument/2006/relationships/image" Target="media/image40.png"/><Relationship Id="rId68" Type="http://schemas.microsoft.com/office/2011/relationships/commentsExtended" Target="commentsExtended.xml"/><Relationship Id="rId84" Type="http://schemas.openxmlformats.org/officeDocument/2006/relationships/image" Target="media/image53.png"/><Relationship Id="rId89" Type="http://schemas.openxmlformats.org/officeDocument/2006/relationships/image" Target="media/image58.png"/><Relationship Id="rId112" Type="http://schemas.openxmlformats.org/officeDocument/2006/relationships/image" Target="media/image79.png"/><Relationship Id="rId133" Type="http://schemas.openxmlformats.org/officeDocument/2006/relationships/image" Target="media/image94.png"/><Relationship Id="rId138" Type="http://schemas.openxmlformats.org/officeDocument/2006/relationships/image" Target="media/image99.png"/><Relationship Id="rId16" Type="http://schemas.openxmlformats.org/officeDocument/2006/relationships/footer" Target="footer3.xml"/><Relationship Id="rId107" Type="http://schemas.openxmlformats.org/officeDocument/2006/relationships/image" Target="media/image74.png"/><Relationship Id="rId11" Type="http://schemas.openxmlformats.org/officeDocument/2006/relationships/header" Target="header1.xml"/><Relationship Id="rId32" Type="http://schemas.openxmlformats.org/officeDocument/2006/relationships/image" Target="media/image11.png"/><Relationship Id="rId37" Type="http://schemas.openxmlformats.org/officeDocument/2006/relationships/image" Target="media/image15.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hyperlink" Target="https://www.youtube.com/watch?v=bIDmLVHmJNM" TargetMode="External"/><Relationship Id="rId79" Type="http://schemas.openxmlformats.org/officeDocument/2006/relationships/image" Target="media/image49.png"/><Relationship Id="rId102" Type="http://schemas.openxmlformats.org/officeDocument/2006/relationships/image" Target="media/image69.png"/><Relationship Id="rId123" Type="http://schemas.openxmlformats.org/officeDocument/2006/relationships/image" Target="media/image87.png"/><Relationship Id="rId128" Type="http://schemas.openxmlformats.org/officeDocument/2006/relationships/image" Target="media/image91.png"/><Relationship Id="rId144"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hyperlink" Target="http://en.wikipedia.org/wiki/List_of_U.S._state_abbreviations" TargetMode="External"/><Relationship Id="rId95" Type="http://schemas.openxmlformats.org/officeDocument/2006/relationships/image" Target="media/image63.png"/><Relationship Id="rId22" Type="http://schemas.openxmlformats.org/officeDocument/2006/relationships/image" Target="media/image4.png"/><Relationship Id="rId27" Type="http://schemas.openxmlformats.org/officeDocument/2006/relationships/image" Target="media/image7.pn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1.png"/><Relationship Id="rId69" Type="http://schemas.openxmlformats.org/officeDocument/2006/relationships/image" Target="media/image42.png"/><Relationship Id="rId113" Type="http://schemas.openxmlformats.org/officeDocument/2006/relationships/image" Target="media/image80.png"/><Relationship Id="rId118" Type="http://schemas.openxmlformats.org/officeDocument/2006/relationships/image" Target="media/image85.png"/><Relationship Id="rId134" Type="http://schemas.openxmlformats.org/officeDocument/2006/relationships/image" Target="media/image95.png"/><Relationship Id="rId139" Type="http://schemas.openxmlformats.org/officeDocument/2006/relationships/image" Target="media/image100.png"/><Relationship Id="rId80" Type="http://schemas.openxmlformats.org/officeDocument/2006/relationships/image" Target="media/image50.png"/><Relationship Id="rId85" Type="http://schemas.openxmlformats.org/officeDocument/2006/relationships/image" Target="media/image54.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jpg"/><Relationship Id="rId25" Type="http://schemas.openxmlformats.org/officeDocument/2006/relationships/image" Target="media/image5.pn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image" Target="media/image36.png"/><Relationship Id="rId67" Type="http://schemas.openxmlformats.org/officeDocument/2006/relationships/comments" Target="comments.xml"/><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image" Target="media/image83.png"/><Relationship Id="rId124" Type="http://schemas.openxmlformats.org/officeDocument/2006/relationships/image" Target="media/image88.png"/><Relationship Id="rId129" Type="http://schemas.openxmlformats.org/officeDocument/2006/relationships/hyperlink" Target="http://en.wikipedia.org/wiki/Byte_order_mark" TargetMode="External"/><Relationship Id="rId137" Type="http://schemas.openxmlformats.org/officeDocument/2006/relationships/image" Target="media/image98.png"/><Relationship Id="rId20" Type="http://schemas.openxmlformats.org/officeDocument/2006/relationships/hyperlink" Target="http://knowledgebase.kofax.com/faqsearch/results.aspx?QAID=17911" TargetMode="External"/><Relationship Id="rId41" Type="http://schemas.openxmlformats.org/officeDocument/2006/relationships/image" Target="media/image19.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hyperlink" Target="http://www.zebra.com" TargetMode="External"/><Relationship Id="rId75" Type="http://schemas.openxmlformats.org/officeDocument/2006/relationships/image" Target="media/image45.png"/><Relationship Id="rId83" Type="http://schemas.openxmlformats.org/officeDocument/2006/relationships/image" Target="cid:image001.png@01CF2269.D34971B0" TargetMode="External"/><Relationship Id="rId88" Type="http://schemas.openxmlformats.org/officeDocument/2006/relationships/image" Target="media/image57.png"/><Relationship Id="rId91" Type="http://schemas.openxmlformats.org/officeDocument/2006/relationships/image" Target="media/image59.png"/><Relationship Id="rId96" Type="http://schemas.openxmlformats.org/officeDocument/2006/relationships/image" Target="media/image64.png"/><Relationship Id="rId111" Type="http://schemas.openxmlformats.org/officeDocument/2006/relationships/image" Target="media/image78.png"/><Relationship Id="rId132" Type="http://schemas.openxmlformats.org/officeDocument/2006/relationships/image" Target="media/image93.png"/><Relationship Id="rId140" Type="http://schemas.openxmlformats.org/officeDocument/2006/relationships/hyperlink" Target="http://msdn.microsoft.com/en-us/library/windows/desktop/ms675947(v=vs.85).aspx" TargetMode="External"/><Relationship Id="rId145"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yperlink" Target="http://en.wikipedia.org/wiki/Complexity" TargetMode="External"/><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hyperlink" Target="http://youtu.be/bIDmLVHmJNM" TargetMode="External"/><Relationship Id="rId57" Type="http://schemas.openxmlformats.org/officeDocument/2006/relationships/image" Target="media/image34.png"/><Relationship Id="rId106" Type="http://schemas.openxmlformats.org/officeDocument/2006/relationships/image" Target="media/image73.png"/><Relationship Id="rId114" Type="http://schemas.openxmlformats.org/officeDocument/2006/relationships/image" Target="media/image81.png"/><Relationship Id="rId119" Type="http://schemas.openxmlformats.org/officeDocument/2006/relationships/hyperlink" Target="http://technet.microsoft.com/en-us/sysinternals/bb896647.aspx" TargetMode="External"/><Relationship Id="rId127" Type="http://schemas.openxmlformats.org/officeDocument/2006/relationships/hyperlink" Target="http://msdn.microsoft.com/en-us/library/x4k5wbx4.aspx" TargetMode="External"/><Relationship Id="rId10" Type="http://schemas.openxmlformats.org/officeDocument/2006/relationships/endnotes" Target="endnotes.xml"/><Relationship Id="rId31" Type="http://schemas.openxmlformats.org/officeDocument/2006/relationships/hyperlink" Target="http://en.wikipedia.org/wiki/Precision_and_recall" TargetMode="External"/><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hyperlink" Target="http://en.wikipedia.org/wiki/Hidden_Markov_model" TargetMode="External"/><Relationship Id="rId73" Type="http://schemas.openxmlformats.org/officeDocument/2006/relationships/hyperlink" Target="http://www.a2ia.com" TargetMode="External"/><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5.png"/><Relationship Id="rId94" Type="http://schemas.openxmlformats.org/officeDocument/2006/relationships/image" Target="media/image62.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image" Target="media/image86.png"/><Relationship Id="rId130" Type="http://schemas.openxmlformats.org/officeDocument/2006/relationships/image" Target="media/image92.png"/><Relationship Id="rId135" Type="http://schemas.openxmlformats.org/officeDocument/2006/relationships/image" Target="media/image96.png"/><Relationship Id="rId143" Type="http://schemas.openxmlformats.org/officeDocument/2006/relationships/image" Target="media/image102.png"/><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2.png"/><Relationship Id="rId39" Type="http://schemas.openxmlformats.org/officeDocument/2006/relationships/image" Target="media/image17.png"/><Relationship Id="rId109" Type="http://schemas.openxmlformats.org/officeDocument/2006/relationships/image" Target="media/image76.png"/><Relationship Id="rId34" Type="http://schemas.openxmlformats.org/officeDocument/2006/relationships/hyperlink" Target="http://en.wikipedia.org/wiki/Margin_of_error"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46.png"/><Relationship Id="rId97" Type="http://schemas.openxmlformats.org/officeDocument/2006/relationships/hyperlink" Target="http://en.wikipedia.org/wiki/Stencil" TargetMode="External"/><Relationship Id="rId104" Type="http://schemas.openxmlformats.org/officeDocument/2006/relationships/image" Target="media/image71.png"/><Relationship Id="rId120" Type="http://schemas.openxmlformats.org/officeDocument/2006/relationships/hyperlink" Target="http://technet.microsoft.com/en-us/sysinternals/bb896647.aspx" TargetMode="External"/><Relationship Id="rId125" Type="http://schemas.openxmlformats.org/officeDocument/2006/relationships/image" Target="media/image89.png"/><Relationship Id="rId141" Type="http://schemas.openxmlformats.org/officeDocument/2006/relationships/image" Target="media/image101.png"/><Relationship Id="rId146" Type="http://schemas.openxmlformats.org/officeDocument/2006/relationships/glossaryDocument" Target="glossary/document.xml"/><Relationship Id="rId7" Type="http://schemas.openxmlformats.org/officeDocument/2006/relationships/settings" Target="settings.xml"/><Relationship Id="rId71" Type="http://schemas.openxmlformats.org/officeDocument/2006/relationships/image" Target="media/image43.jpeg"/><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hyperlink" Target="http://en.wikipedia.org/wiki/G%C3%B6del%27s_incompleteness_theorems" TargetMode="Externa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en.wikipedia.org/wiki/Sparsity" TargetMode="External"/><Relationship Id="rId87" Type="http://schemas.openxmlformats.org/officeDocument/2006/relationships/image" Target="media/image56.png"/><Relationship Id="rId110" Type="http://schemas.openxmlformats.org/officeDocument/2006/relationships/image" Target="media/image77.png"/><Relationship Id="rId115" Type="http://schemas.openxmlformats.org/officeDocument/2006/relationships/image" Target="media/image82.png"/><Relationship Id="rId131" Type="http://schemas.openxmlformats.org/officeDocument/2006/relationships/hyperlink" Target="mailto:david.wright@kofax.com" TargetMode="External"/><Relationship Id="rId136" Type="http://schemas.openxmlformats.org/officeDocument/2006/relationships/image" Target="media/image97.png"/><Relationship Id="rId61" Type="http://schemas.openxmlformats.org/officeDocument/2006/relationships/image" Target="media/image38.png"/><Relationship Id="rId82" Type="http://schemas.openxmlformats.org/officeDocument/2006/relationships/image" Target="media/image52.png"/><Relationship Id="rId19" Type="http://schemas.openxmlformats.org/officeDocument/2006/relationships/hyperlink" Target="mailto:david.wright@kofax.com" TargetMode="External"/><Relationship Id="rId14" Type="http://schemas.openxmlformats.org/officeDocument/2006/relationships/footer" Target="footer2.xml"/><Relationship Id="rId30" Type="http://schemas.openxmlformats.org/officeDocument/2006/relationships/image" Target="media/image10.png"/><Relationship Id="rId35" Type="http://schemas.openxmlformats.org/officeDocument/2006/relationships/image" Target="media/image13.png"/><Relationship Id="rId56" Type="http://schemas.openxmlformats.org/officeDocument/2006/relationships/image" Target="media/image33.png"/><Relationship Id="rId77" Type="http://schemas.openxmlformats.org/officeDocument/2006/relationships/image" Target="media/image47.png"/><Relationship Id="rId100" Type="http://schemas.openxmlformats.org/officeDocument/2006/relationships/image" Target="media/image67.png"/><Relationship Id="rId105" Type="http://schemas.openxmlformats.org/officeDocument/2006/relationships/image" Target="media/image72.png"/><Relationship Id="rId126" Type="http://schemas.openxmlformats.org/officeDocument/2006/relationships/image" Target="media/image90.png"/><Relationship Id="rId147"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8.png"/><Relationship Id="rId72" Type="http://schemas.openxmlformats.org/officeDocument/2006/relationships/image" Target="media/image44.jpeg"/><Relationship Id="rId93" Type="http://schemas.openxmlformats.org/officeDocument/2006/relationships/image" Target="media/image61.png"/><Relationship Id="rId98" Type="http://schemas.openxmlformats.org/officeDocument/2006/relationships/image" Target="media/image65.png"/><Relationship Id="rId121" Type="http://schemas.openxmlformats.org/officeDocument/2006/relationships/hyperlink" Target="http://technet.microsoft.com/en-us/sysinternals/bb896647.aspx" TargetMode="External"/><Relationship Id="rId142" Type="http://schemas.openxmlformats.org/officeDocument/2006/relationships/hyperlink" Target="http://kapowsoftware.com/"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stgallen-institute.ch/partner/ralf-grei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ublic\Documents\Base%20Document%20Template%20Kofax%2020140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947D8A5CABA4CA98F9E96FD5AA076BD"/>
        <w:category>
          <w:name w:val="General"/>
          <w:gallery w:val="placeholder"/>
        </w:category>
        <w:types>
          <w:type w:val="bbPlcHdr"/>
        </w:types>
        <w:behaviors>
          <w:behavior w:val="content"/>
        </w:behaviors>
        <w:guid w:val="{488D773F-8E85-40F1-94AF-9DD7B97FFD8B}"/>
      </w:docPartPr>
      <w:docPartBody>
        <w:p w:rsidR="00057EDF" w:rsidRDefault="00057EDF">
          <w:pPr>
            <w:pStyle w:val="0947D8A5CABA4CA98F9E96FD5AA076BD"/>
          </w:pPr>
          <w:r w:rsidRPr="0039537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Helv">
    <w:panose1 w:val="020B0604020202030204"/>
    <w:charset w:val="00"/>
    <w:family w:val="swiss"/>
    <w:notTrueType/>
    <w:pitch w:val="variable"/>
    <w:sig w:usb0="00000003" w:usb1="00000000" w:usb2="00000000" w:usb3="00000000" w:csb0="00000001" w:csb1="00000000"/>
  </w:font>
  <w:font w:name="Univers 55">
    <w:panose1 w:val="020B0603020202030204"/>
    <w:charset w:val="00"/>
    <w:family w:val="swiss"/>
    <w:pitch w:val="variable"/>
    <w:sig w:usb0="00000007" w:usb1="00000000" w:usb2="00000000" w:usb3="00000000" w:csb0="00000093" w:csb1="00000000"/>
  </w:font>
  <w:font w:name="Univers 45 Light">
    <w:panose1 w:val="020B0403020202020204"/>
    <w:charset w:val="00"/>
    <w:family w:val="swiss"/>
    <w:pitch w:val="variable"/>
    <w:sig w:usb0="00000007" w:usb1="00000000" w:usb2="00000000" w:usb3="00000000" w:csb0="00000093" w:csb1="00000000"/>
  </w:font>
  <w:font w:name="Univers LT Std 45 Light">
    <w:altName w:val="Univers LT Std 45 Light"/>
    <w:panose1 w:val="00000000000000000000"/>
    <w:charset w:val="00"/>
    <w:family w:val="swiss"/>
    <w:notTrueType/>
    <w:pitch w:val="variable"/>
    <w:sig w:usb0="800000AF" w:usb1="4000204A"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20B0604020202020204"/>
    <w:charset w:val="00"/>
    <w:family w:val="swiss"/>
    <w:pitch w:val="variable"/>
    <w:sig w:usb0="00000007" w:usb1="00000000"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inkAnnotations="0"/>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96D"/>
    <w:rsid w:val="00057EDF"/>
    <w:rsid w:val="00086C88"/>
    <w:rsid w:val="0009096D"/>
    <w:rsid w:val="002E4965"/>
    <w:rsid w:val="003D0257"/>
    <w:rsid w:val="003D31FB"/>
    <w:rsid w:val="00441287"/>
    <w:rsid w:val="005526D0"/>
    <w:rsid w:val="005F3AC4"/>
    <w:rsid w:val="00621936"/>
    <w:rsid w:val="007027CE"/>
    <w:rsid w:val="00757B61"/>
    <w:rsid w:val="00776A76"/>
    <w:rsid w:val="007B1653"/>
    <w:rsid w:val="00B24181"/>
    <w:rsid w:val="00B25D60"/>
    <w:rsid w:val="00B95FA5"/>
    <w:rsid w:val="00C46A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57EDF"/>
    <w:rPr>
      <w:color w:val="808080"/>
    </w:rPr>
  </w:style>
  <w:style w:type="paragraph" w:customStyle="1" w:styleId="9457379CBBD04312A1695FB44640300F">
    <w:name w:val="9457379CBBD04312A1695FB44640300F"/>
  </w:style>
  <w:style w:type="paragraph" w:customStyle="1" w:styleId="F79001E8092145C59DFE201CA78EB7C4">
    <w:name w:val="F79001E8092145C59DFE201CA78EB7C4"/>
    <w:rsid w:val="00C46AF4"/>
  </w:style>
  <w:style w:type="paragraph" w:customStyle="1" w:styleId="42C248D0EF144CDDB9CB6F05703E789E">
    <w:name w:val="42C248D0EF144CDDB9CB6F05703E789E"/>
    <w:rsid w:val="00C46AF4"/>
  </w:style>
  <w:style w:type="paragraph" w:customStyle="1" w:styleId="56B85FF82BF941C78972B7D6A10528BD">
    <w:name w:val="56B85FF82BF941C78972B7D6A10528BD"/>
  </w:style>
  <w:style w:type="paragraph" w:customStyle="1" w:styleId="B5BF21451DFF43F29BF11F77A147F8EF">
    <w:name w:val="B5BF21451DFF43F29BF11F77A147F8EF"/>
  </w:style>
  <w:style w:type="paragraph" w:customStyle="1" w:styleId="0947D8A5CABA4CA98F9E96FD5AA076BD">
    <w:name w:val="0947D8A5CABA4CA98F9E96FD5AA076BD"/>
  </w:style>
  <w:style w:type="paragraph" w:customStyle="1" w:styleId="C371347630D749E68C4CD39859B81E31">
    <w:name w:val="C371347630D749E68C4CD39859B81E31"/>
    <w:rsid w:val="00086C88"/>
    <w:rPr>
      <w:lang w:val="en-US" w:eastAsia="en-US"/>
    </w:rPr>
  </w:style>
  <w:style w:type="paragraph" w:customStyle="1" w:styleId="BCC2F6FDCD004AFE92A0E29E9707B358">
    <w:name w:val="BCC2F6FDCD004AFE92A0E29E9707B358"/>
    <w:rsid w:val="00086C88"/>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006D91-660B-4509-900C-07F80DD3084D}">
  <ds:schemaRefs>
    <ds:schemaRef ds:uri="http://schemas.openxmlformats.org/officeDocument/2006/bibliography"/>
  </ds:schemaRefs>
</ds:datastoreItem>
</file>

<file path=customXml/itemProps2.xml><?xml version="1.0" encoding="utf-8"?>
<ds:datastoreItem xmlns:ds="http://schemas.openxmlformats.org/officeDocument/2006/customXml" ds:itemID="{0AD78397-EF2D-4648-871D-A53D3D8A3F1F}">
  <ds:schemaRefs>
    <ds:schemaRef ds:uri="http://schemas.openxmlformats.org/officeDocument/2006/bibliography"/>
  </ds:schemaRefs>
</ds:datastoreItem>
</file>

<file path=customXml/itemProps3.xml><?xml version="1.0" encoding="utf-8"?>
<ds:datastoreItem xmlns:ds="http://schemas.openxmlformats.org/officeDocument/2006/customXml" ds:itemID="{DDD48F55-0560-4247-87EC-68B037A52986}">
  <ds:schemaRefs>
    <ds:schemaRef ds:uri="http://schemas.openxmlformats.org/officeDocument/2006/bibliography"/>
  </ds:schemaRefs>
</ds:datastoreItem>
</file>

<file path=customXml/itemProps4.xml><?xml version="1.0" encoding="utf-8"?>
<ds:datastoreItem xmlns:ds="http://schemas.openxmlformats.org/officeDocument/2006/customXml" ds:itemID="{252C63AE-600D-49CE-992A-65C32E385A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Base Document Template Kofax 201403.dotx</Template>
  <TotalTime>402</TotalTime>
  <Pages>118</Pages>
  <Words>29488</Words>
  <Characters>168087</Characters>
  <Application>Microsoft Office Word</Application>
  <DocSecurity>0</DocSecurity>
  <Lines>1400</Lines>
  <Paragraphs>394</Paragraphs>
  <ScaleCrop>false</ScaleCrop>
  <HeadingPairs>
    <vt:vector size="2" baseType="variant">
      <vt:variant>
        <vt:lpstr>Title</vt:lpstr>
      </vt:variant>
      <vt:variant>
        <vt:i4>1</vt:i4>
      </vt:variant>
    </vt:vector>
  </HeadingPairs>
  <TitlesOfParts>
    <vt:vector size="1" baseType="lpstr">
      <vt:lpstr>Kofax Transformation Projects - Best Practices Guide</vt:lpstr>
    </vt:vector>
  </TitlesOfParts>
  <Manager>Phillip.Jones@kofax.com</Manager>
  <Company>Kofax, Inc.</Company>
  <LinksUpToDate>false</LinksUpToDate>
  <CharactersWithSpaces>197181</CharactersWithSpaces>
  <SharedDoc>false</SharedDoc>
  <HLinks>
    <vt:vector size="384" baseType="variant">
      <vt:variant>
        <vt:i4>5767198</vt:i4>
      </vt:variant>
      <vt:variant>
        <vt:i4>378</vt:i4>
      </vt:variant>
      <vt:variant>
        <vt:i4>0</vt:i4>
      </vt:variant>
      <vt:variant>
        <vt:i4>5</vt:i4>
      </vt:variant>
      <vt:variant>
        <vt:lpwstr>http://corporate.kofax.com/sales/marketing/brd/Presentations/</vt:lpwstr>
      </vt:variant>
      <vt:variant>
        <vt:lpwstr/>
      </vt:variant>
      <vt:variant>
        <vt:i4>8126583</vt:i4>
      </vt:variant>
      <vt:variant>
        <vt:i4>375</vt:i4>
      </vt:variant>
      <vt:variant>
        <vt:i4>0</vt:i4>
      </vt:variant>
      <vt:variant>
        <vt:i4>5</vt:i4>
      </vt:variant>
      <vt:variant>
        <vt:lpwstr>http://corporate.kofax.com/sales/marketing/brd/Guidelines/</vt:lpwstr>
      </vt:variant>
      <vt:variant>
        <vt:lpwstr/>
      </vt:variant>
      <vt:variant>
        <vt:i4>1572915</vt:i4>
      </vt:variant>
      <vt:variant>
        <vt:i4>368</vt:i4>
      </vt:variant>
      <vt:variant>
        <vt:i4>0</vt:i4>
      </vt:variant>
      <vt:variant>
        <vt:i4>5</vt:i4>
      </vt:variant>
      <vt:variant>
        <vt:lpwstr/>
      </vt:variant>
      <vt:variant>
        <vt:lpwstr>_Toc307413684</vt:lpwstr>
      </vt:variant>
      <vt:variant>
        <vt:i4>1572915</vt:i4>
      </vt:variant>
      <vt:variant>
        <vt:i4>362</vt:i4>
      </vt:variant>
      <vt:variant>
        <vt:i4>0</vt:i4>
      </vt:variant>
      <vt:variant>
        <vt:i4>5</vt:i4>
      </vt:variant>
      <vt:variant>
        <vt:lpwstr/>
      </vt:variant>
      <vt:variant>
        <vt:lpwstr>_Toc307413683</vt:lpwstr>
      </vt:variant>
      <vt:variant>
        <vt:i4>1572915</vt:i4>
      </vt:variant>
      <vt:variant>
        <vt:i4>356</vt:i4>
      </vt:variant>
      <vt:variant>
        <vt:i4>0</vt:i4>
      </vt:variant>
      <vt:variant>
        <vt:i4>5</vt:i4>
      </vt:variant>
      <vt:variant>
        <vt:lpwstr/>
      </vt:variant>
      <vt:variant>
        <vt:lpwstr>_Toc307413682</vt:lpwstr>
      </vt:variant>
      <vt:variant>
        <vt:i4>1572915</vt:i4>
      </vt:variant>
      <vt:variant>
        <vt:i4>350</vt:i4>
      </vt:variant>
      <vt:variant>
        <vt:i4>0</vt:i4>
      </vt:variant>
      <vt:variant>
        <vt:i4>5</vt:i4>
      </vt:variant>
      <vt:variant>
        <vt:lpwstr/>
      </vt:variant>
      <vt:variant>
        <vt:lpwstr>_Toc307413681</vt:lpwstr>
      </vt:variant>
      <vt:variant>
        <vt:i4>1572915</vt:i4>
      </vt:variant>
      <vt:variant>
        <vt:i4>344</vt:i4>
      </vt:variant>
      <vt:variant>
        <vt:i4>0</vt:i4>
      </vt:variant>
      <vt:variant>
        <vt:i4>5</vt:i4>
      </vt:variant>
      <vt:variant>
        <vt:lpwstr/>
      </vt:variant>
      <vt:variant>
        <vt:lpwstr>_Toc307413680</vt:lpwstr>
      </vt:variant>
      <vt:variant>
        <vt:i4>1507379</vt:i4>
      </vt:variant>
      <vt:variant>
        <vt:i4>338</vt:i4>
      </vt:variant>
      <vt:variant>
        <vt:i4>0</vt:i4>
      </vt:variant>
      <vt:variant>
        <vt:i4>5</vt:i4>
      </vt:variant>
      <vt:variant>
        <vt:lpwstr/>
      </vt:variant>
      <vt:variant>
        <vt:lpwstr>_Toc307413679</vt:lpwstr>
      </vt:variant>
      <vt:variant>
        <vt:i4>1507379</vt:i4>
      </vt:variant>
      <vt:variant>
        <vt:i4>332</vt:i4>
      </vt:variant>
      <vt:variant>
        <vt:i4>0</vt:i4>
      </vt:variant>
      <vt:variant>
        <vt:i4>5</vt:i4>
      </vt:variant>
      <vt:variant>
        <vt:lpwstr/>
      </vt:variant>
      <vt:variant>
        <vt:lpwstr>_Toc307413678</vt:lpwstr>
      </vt:variant>
      <vt:variant>
        <vt:i4>1507379</vt:i4>
      </vt:variant>
      <vt:variant>
        <vt:i4>326</vt:i4>
      </vt:variant>
      <vt:variant>
        <vt:i4>0</vt:i4>
      </vt:variant>
      <vt:variant>
        <vt:i4>5</vt:i4>
      </vt:variant>
      <vt:variant>
        <vt:lpwstr/>
      </vt:variant>
      <vt:variant>
        <vt:lpwstr>_Toc307413677</vt:lpwstr>
      </vt:variant>
      <vt:variant>
        <vt:i4>1507379</vt:i4>
      </vt:variant>
      <vt:variant>
        <vt:i4>320</vt:i4>
      </vt:variant>
      <vt:variant>
        <vt:i4>0</vt:i4>
      </vt:variant>
      <vt:variant>
        <vt:i4>5</vt:i4>
      </vt:variant>
      <vt:variant>
        <vt:lpwstr/>
      </vt:variant>
      <vt:variant>
        <vt:lpwstr>_Toc307413676</vt:lpwstr>
      </vt:variant>
      <vt:variant>
        <vt:i4>1507379</vt:i4>
      </vt:variant>
      <vt:variant>
        <vt:i4>314</vt:i4>
      </vt:variant>
      <vt:variant>
        <vt:i4>0</vt:i4>
      </vt:variant>
      <vt:variant>
        <vt:i4>5</vt:i4>
      </vt:variant>
      <vt:variant>
        <vt:lpwstr/>
      </vt:variant>
      <vt:variant>
        <vt:lpwstr>_Toc307413675</vt:lpwstr>
      </vt:variant>
      <vt:variant>
        <vt:i4>1507379</vt:i4>
      </vt:variant>
      <vt:variant>
        <vt:i4>308</vt:i4>
      </vt:variant>
      <vt:variant>
        <vt:i4>0</vt:i4>
      </vt:variant>
      <vt:variant>
        <vt:i4>5</vt:i4>
      </vt:variant>
      <vt:variant>
        <vt:lpwstr/>
      </vt:variant>
      <vt:variant>
        <vt:lpwstr>_Toc307413674</vt:lpwstr>
      </vt:variant>
      <vt:variant>
        <vt:i4>1507379</vt:i4>
      </vt:variant>
      <vt:variant>
        <vt:i4>302</vt:i4>
      </vt:variant>
      <vt:variant>
        <vt:i4>0</vt:i4>
      </vt:variant>
      <vt:variant>
        <vt:i4>5</vt:i4>
      </vt:variant>
      <vt:variant>
        <vt:lpwstr/>
      </vt:variant>
      <vt:variant>
        <vt:lpwstr>_Toc307413673</vt:lpwstr>
      </vt:variant>
      <vt:variant>
        <vt:i4>1507379</vt:i4>
      </vt:variant>
      <vt:variant>
        <vt:i4>296</vt:i4>
      </vt:variant>
      <vt:variant>
        <vt:i4>0</vt:i4>
      </vt:variant>
      <vt:variant>
        <vt:i4>5</vt:i4>
      </vt:variant>
      <vt:variant>
        <vt:lpwstr/>
      </vt:variant>
      <vt:variant>
        <vt:lpwstr>_Toc307413672</vt:lpwstr>
      </vt:variant>
      <vt:variant>
        <vt:i4>1507379</vt:i4>
      </vt:variant>
      <vt:variant>
        <vt:i4>290</vt:i4>
      </vt:variant>
      <vt:variant>
        <vt:i4>0</vt:i4>
      </vt:variant>
      <vt:variant>
        <vt:i4>5</vt:i4>
      </vt:variant>
      <vt:variant>
        <vt:lpwstr/>
      </vt:variant>
      <vt:variant>
        <vt:lpwstr>_Toc307413671</vt:lpwstr>
      </vt:variant>
      <vt:variant>
        <vt:i4>1507379</vt:i4>
      </vt:variant>
      <vt:variant>
        <vt:i4>284</vt:i4>
      </vt:variant>
      <vt:variant>
        <vt:i4>0</vt:i4>
      </vt:variant>
      <vt:variant>
        <vt:i4>5</vt:i4>
      </vt:variant>
      <vt:variant>
        <vt:lpwstr/>
      </vt:variant>
      <vt:variant>
        <vt:lpwstr>_Toc307413670</vt:lpwstr>
      </vt:variant>
      <vt:variant>
        <vt:i4>1441843</vt:i4>
      </vt:variant>
      <vt:variant>
        <vt:i4>278</vt:i4>
      </vt:variant>
      <vt:variant>
        <vt:i4>0</vt:i4>
      </vt:variant>
      <vt:variant>
        <vt:i4>5</vt:i4>
      </vt:variant>
      <vt:variant>
        <vt:lpwstr/>
      </vt:variant>
      <vt:variant>
        <vt:lpwstr>_Toc307413669</vt:lpwstr>
      </vt:variant>
      <vt:variant>
        <vt:i4>1441843</vt:i4>
      </vt:variant>
      <vt:variant>
        <vt:i4>272</vt:i4>
      </vt:variant>
      <vt:variant>
        <vt:i4>0</vt:i4>
      </vt:variant>
      <vt:variant>
        <vt:i4>5</vt:i4>
      </vt:variant>
      <vt:variant>
        <vt:lpwstr/>
      </vt:variant>
      <vt:variant>
        <vt:lpwstr>_Toc307413668</vt:lpwstr>
      </vt:variant>
      <vt:variant>
        <vt:i4>1441843</vt:i4>
      </vt:variant>
      <vt:variant>
        <vt:i4>266</vt:i4>
      </vt:variant>
      <vt:variant>
        <vt:i4>0</vt:i4>
      </vt:variant>
      <vt:variant>
        <vt:i4>5</vt:i4>
      </vt:variant>
      <vt:variant>
        <vt:lpwstr/>
      </vt:variant>
      <vt:variant>
        <vt:lpwstr>_Toc307413667</vt:lpwstr>
      </vt:variant>
      <vt:variant>
        <vt:i4>1441843</vt:i4>
      </vt:variant>
      <vt:variant>
        <vt:i4>260</vt:i4>
      </vt:variant>
      <vt:variant>
        <vt:i4>0</vt:i4>
      </vt:variant>
      <vt:variant>
        <vt:i4>5</vt:i4>
      </vt:variant>
      <vt:variant>
        <vt:lpwstr/>
      </vt:variant>
      <vt:variant>
        <vt:lpwstr>_Toc307413666</vt:lpwstr>
      </vt:variant>
      <vt:variant>
        <vt:i4>1441843</vt:i4>
      </vt:variant>
      <vt:variant>
        <vt:i4>254</vt:i4>
      </vt:variant>
      <vt:variant>
        <vt:i4>0</vt:i4>
      </vt:variant>
      <vt:variant>
        <vt:i4>5</vt:i4>
      </vt:variant>
      <vt:variant>
        <vt:lpwstr/>
      </vt:variant>
      <vt:variant>
        <vt:lpwstr>_Toc307413665</vt:lpwstr>
      </vt:variant>
      <vt:variant>
        <vt:i4>1441843</vt:i4>
      </vt:variant>
      <vt:variant>
        <vt:i4>248</vt:i4>
      </vt:variant>
      <vt:variant>
        <vt:i4>0</vt:i4>
      </vt:variant>
      <vt:variant>
        <vt:i4>5</vt:i4>
      </vt:variant>
      <vt:variant>
        <vt:lpwstr/>
      </vt:variant>
      <vt:variant>
        <vt:lpwstr>_Toc307413664</vt:lpwstr>
      </vt:variant>
      <vt:variant>
        <vt:i4>1441843</vt:i4>
      </vt:variant>
      <vt:variant>
        <vt:i4>242</vt:i4>
      </vt:variant>
      <vt:variant>
        <vt:i4>0</vt:i4>
      </vt:variant>
      <vt:variant>
        <vt:i4>5</vt:i4>
      </vt:variant>
      <vt:variant>
        <vt:lpwstr/>
      </vt:variant>
      <vt:variant>
        <vt:lpwstr>_Toc307413663</vt:lpwstr>
      </vt:variant>
      <vt:variant>
        <vt:i4>1441843</vt:i4>
      </vt:variant>
      <vt:variant>
        <vt:i4>236</vt:i4>
      </vt:variant>
      <vt:variant>
        <vt:i4>0</vt:i4>
      </vt:variant>
      <vt:variant>
        <vt:i4>5</vt:i4>
      </vt:variant>
      <vt:variant>
        <vt:lpwstr/>
      </vt:variant>
      <vt:variant>
        <vt:lpwstr>_Toc307413662</vt:lpwstr>
      </vt:variant>
      <vt:variant>
        <vt:i4>1441843</vt:i4>
      </vt:variant>
      <vt:variant>
        <vt:i4>230</vt:i4>
      </vt:variant>
      <vt:variant>
        <vt:i4>0</vt:i4>
      </vt:variant>
      <vt:variant>
        <vt:i4>5</vt:i4>
      </vt:variant>
      <vt:variant>
        <vt:lpwstr/>
      </vt:variant>
      <vt:variant>
        <vt:lpwstr>_Toc307413661</vt:lpwstr>
      </vt:variant>
      <vt:variant>
        <vt:i4>1441843</vt:i4>
      </vt:variant>
      <vt:variant>
        <vt:i4>224</vt:i4>
      </vt:variant>
      <vt:variant>
        <vt:i4>0</vt:i4>
      </vt:variant>
      <vt:variant>
        <vt:i4>5</vt:i4>
      </vt:variant>
      <vt:variant>
        <vt:lpwstr/>
      </vt:variant>
      <vt:variant>
        <vt:lpwstr>_Toc307413660</vt:lpwstr>
      </vt:variant>
      <vt:variant>
        <vt:i4>1376307</vt:i4>
      </vt:variant>
      <vt:variant>
        <vt:i4>218</vt:i4>
      </vt:variant>
      <vt:variant>
        <vt:i4>0</vt:i4>
      </vt:variant>
      <vt:variant>
        <vt:i4>5</vt:i4>
      </vt:variant>
      <vt:variant>
        <vt:lpwstr/>
      </vt:variant>
      <vt:variant>
        <vt:lpwstr>_Toc307413659</vt:lpwstr>
      </vt:variant>
      <vt:variant>
        <vt:i4>1376307</vt:i4>
      </vt:variant>
      <vt:variant>
        <vt:i4>212</vt:i4>
      </vt:variant>
      <vt:variant>
        <vt:i4>0</vt:i4>
      </vt:variant>
      <vt:variant>
        <vt:i4>5</vt:i4>
      </vt:variant>
      <vt:variant>
        <vt:lpwstr/>
      </vt:variant>
      <vt:variant>
        <vt:lpwstr>_Toc307413658</vt:lpwstr>
      </vt:variant>
      <vt:variant>
        <vt:i4>1376307</vt:i4>
      </vt:variant>
      <vt:variant>
        <vt:i4>206</vt:i4>
      </vt:variant>
      <vt:variant>
        <vt:i4>0</vt:i4>
      </vt:variant>
      <vt:variant>
        <vt:i4>5</vt:i4>
      </vt:variant>
      <vt:variant>
        <vt:lpwstr/>
      </vt:variant>
      <vt:variant>
        <vt:lpwstr>_Toc307413657</vt:lpwstr>
      </vt:variant>
      <vt:variant>
        <vt:i4>1376307</vt:i4>
      </vt:variant>
      <vt:variant>
        <vt:i4>200</vt:i4>
      </vt:variant>
      <vt:variant>
        <vt:i4>0</vt:i4>
      </vt:variant>
      <vt:variant>
        <vt:i4>5</vt:i4>
      </vt:variant>
      <vt:variant>
        <vt:lpwstr/>
      </vt:variant>
      <vt:variant>
        <vt:lpwstr>_Toc307413656</vt:lpwstr>
      </vt:variant>
      <vt:variant>
        <vt:i4>1376307</vt:i4>
      </vt:variant>
      <vt:variant>
        <vt:i4>194</vt:i4>
      </vt:variant>
      <vt:variant>
        <vt:i4>0</vt:i4>
      </vt:variant>
      <vt:variant>
        <vt:i4>5</vt:i4>
      </vt:variant>
      <vt:variant>
        <vt:lpwstr/>
      </vt:variant>
      <vt:variant>
        <vt:lpwstr>_Toc307413655</vt:lpwstr>
      </vt:variant>
      <vt:variant>
        <vt:i4>1376307</vt:i4>
      </vt:variant>
      <vt:variant>
        <vt:i4>188</vt:i4>
      </vt:variant>
      <vt:variant>
        <vt:i4>0</vt:i4>
      </vt:variant>
      <vt:variant>
        <vt:i4>5</vt:i4>
      </vt:variant>
      <vt:variant>
        <vt:lpwstr/>
      </vt:variant>
      <vt:variant>
        <vt:lpwstr>_Toc307413654</vt:lpwstr>
      </vt:variant>
      <vt:variant>
        <vt:i4>1376307</vt:i4>
      </vt:variant>
      <vt:variant>
        <vt:i4>182</vt:i4>
      </vt:variant>
      <vt:variant>
        <vt:i4>0</vt:i4>
      </vt:variant>
      <vt:variant>
        <vt:i4>5</vt:i4>
      </vt:variant>
      <vt:variant>
        <vt:lpwstr/>
      </vt:variant>
      <vt:variant>
        <vt:lpwstr>_Toc307413653</vt:lpwstr>
      </vt:variant>
      <vt:variant>
        <vt:i4>1376307</vt:i4>
      </vt:variant>
      <vt:variant>
        <vt:i4>176</vt:i4>
      </vt:variant>
      <vt:variant>
        <vt:i4>0</vt:i4>
      </vt:variant>
      <vt:variant>
        <vt:i4>5</vt:i4>
      </vt:variant>
      <vt:variant>
        <vt:lpwstr/>
      </vt:variant>
      <vt:variant>
        <vt:lpwstr>_Toc307413652</vt:lpwstr>
      </vt:variant>
      <vt:variant>
        <vt:i4>1376307</vt:i4>
      </vt:variant>
      <vt:variant>
        <vt:i4>170</vt:i4>
      </vt:variant>
      <vt:variant>
        <vt:i4>0</vt:i4>
      </vt:variant>
      <vt:variant>
        <vt:i4>5</vt:i4>
      </vt:variant>
      <vt:variant>
        <vt:lpwstr/>
      </vt:variant>
      <vt:variant>
        <vt:lpwstr>_Toc307413651</vt:lpwstr>
      </vt:variant>
      <vt:variant>
        <vt:i4>1376307</vt:i4>
      </vt:variant>
      <vt:variant>
        <vt:i4>164</vt:i4>
      </vt:variant>
      <vt:variant>
        <vt:i4>0</vt:i4>
      </vt:variant>
      <vt:variant>
        <vt:i4>5</vt:i4>
      </vt:variant>
      <vt:variant>
        <vt:lpwstr/>
      </vt:variant>
      <vt:variant>
        <vt:lpwstr>_Toc307413650</vt:lpwstr>
      </vt:variant>
      <vt:variant>
        <vt:i4>1310771</vt:i4>
      </vt:variant>
      <vt:variant>
        <vt:i4>158</vt:i4>
      </vt:variant>
      <vt:variant>
        <vt:i4>0</vt:i4>
      </vt:variant>
      <vt:variant>
        <vt:i4>5</vt:i4>
      </vt:variant>
      <vt:variant>
        <vt:lpwstr/>
      </vt:variant>
      <vt:variant>
        <vt:lpwstr>_Toc307413649</vt:lpwstr>
      </vt:variant>
      <vt:variant>
        <vt:i4>1310771</vt:i4>
      </vt:variant>
      <vt:variant>
        <vt:i4>152</vt:i4>
      </vt:variant>
      <vt:variant>
        <vt:i4>0</vt:i4>
      </vt:variant>
      <vt:variant>
        <vt:i4>5</vt:i4>
      </vt:variant>
      <vt:variant>
        <vt:lpwstr/>
      </vt:variant>
      <vt:variant>
        <vt:lpwstr>_Toc307413648</vt:lpwstr>
      </vt:variant>
      <vt:variant>
        <vt:i4>1310771</vt:i4>
      </vt:variant>
      <vt:variant>
        <vt:i4>146</vt:i4>
      </vt:variant>
      <vt:variant>
        <vt:i4>0</vt:i4>
      </vt:variant>
      <vt:variant>
        <vt:i4>5</vt:i4>
      </vt:variant>
      <vt:variant>
        <vt:lpwstr/>
      </vt:variant>
      <vt:variant>
        <vt:lpwstr>_Toc307413647</vt:lpwstr>
      </vt:variant>
      <vt:variant>
        <vt:i4>1310771</vt:i4>
      </vt:variant>
      <vt:variant>
        <vt:i4>140</vt:i4>
      </vt:variant>
      <vt:variant>
        <vt:i4>0</vt:i4>
      </vt:variant>
      <vt:variant>
        <vt:i4>5</vt:i4>
      </vt:variant>
      <vt:variant>
        <vt:lpwstr/>
      </vt:variant>
      <vt:variant>
        <vt:lpwstr>_Toc307413646</vt:lpwstr>
      </vt:variant>
      <vt:variant>
        <vt:i4>1310771</vt:i4>
      </vt:variant>
      <vt:variant>
        <vt:i4>134</vt:i4>
      </vt:variant>
      <vt:variant>
        <vt:i4>0</vt:i4>
      </vt:variant>
      <vt:variant>
        <vt:i4>5</vt:i4>
      </vt:variant>
      <vt:variant>
        <vt:lpwstr/>
      </vt:variant>
      <vt:variant>
        <vt:lpwstr>_Toc307413645</vt:lpwstr>
      </vt:variant>
      <vt:variant>
        <vt:i4>1310771</vt:i4>
      </vt:variant>
      <vt:variant>
        <vt:i4>128</vt:i4>
      </vt:variant>
      <vt:variant>
        <vt:i4>0</vt:i4>
      </vt:variant>
      <vt:variant>
        <vt:i4>5</vt:i4>
      </vt:variant>
      <vt:variant>
        <vt:lpwstr/>
      </vt:variant>
      <vt:variant>
        <vt:lpwstr>_Toc307413644</vt:lpwstr>
      </vt:variant>
      <vt:variant>
        <vt:i4>1310771</vt:i4>
      </vt:variant>
      <vt:variant>
        <vt:i4>122</vt:i4>
      </vt:variant>
      <vt:variant>
        <vt:i4>0</vt:i4>
      </vt:variant>
      <vt:variant>
        <vt:i4>5</vt:i4>
      </vt:variant>
      <vt:variant>
        <vt:lpwstr/>
      </vt:variant>
      <vt:variant>
        <vt:lpwstr>_Toc307413643</vt:lpwstr>
      </vt:variant>
      <vt:variant>
        <vt:i4>1310771</vt:i4>
      </vt:variant>
      <vt:variant>
        <vt:i4>116</vt:i4>
      </vt:variant>
      <vt:variant>
        <vt:i4>0</vt:i4>
      </vt:variant>
      <vt:variant>
        <vt:i4>5</vt:i4>
      </vt:variant>
      <vt:variant>
        <vt:lpwstr/>
      </vt:variant>
      <vt:variant>
        <vt:lpwstr>_Toc307413642</vt:lpwstr>
      </vt:variant>
      <vt:variant>
        <vt:i4>1310771</vt:i4>
      </vt:variant>
      <vt:variant>
        <vt:i4>110</vt:i4>
      </vt:variant>
      <vt:variant>
        <vt:i4>0</vt:i4>
      </vt:variant>
      <vt:variant>
        <vt:i4>5</vt:i4>
      </vt:variant>
      <vt:variant>
        <vt:lpwstr/>
      </vt:variant>
      <vt:variant>
        <vt:lpwstr>_Toc307413641</vt:lpwstr>
      </vt:variant>
      <vt:variant>
        <vt:i4>1310771</vt:i4>
      </vt:variant>
      <vt:variant>
        <vt:i4>104</vt:i4>
      </vt:variant>
      <vt:variant>
        <vt:i4>0</vt:i4>
      </vt:variant>
      <vt:variant>
        <vt:i4>5</vt:i4>
      </vt:variant>
      <vt:variant>
        <vt:lpwstr/>
      </vt:variant>
      <vt:variant>
        <vt:lpwstr>_Toc307413640</vt:lpwstr>
      </vt:variant>
      <vt:variant>
        <vt:i4>1245235</vt:i4>
      </vt:variant>
      <vt:variant>
        <vt:i4>98</vt:i4>
      </vt:variant>
      <vt:variant>
        <vt:i4>0</vt:i4>
      </vt:variant>
      <vt:variant>
        <vt:i4>5</vt:i4>
      </vt:variant>
      <vt:variant>
        <vt:lpwstr/>
      </vt:variant>
      <vt:variant>
        <vt:lpwstr>_Toc307413639</vt:lpwstr>
      </vt:variant>
      <vt:variant>
        <vt:i4>1245235</vt:i4>
      </vt:variant>
      <vt:variant>
        <vt:i4>92</vt:i4>
      </vt:variant>
      <vt:variant>
        <vt:i4>0</vt:i4>
      </vt:variant>
      <vt:variant>
        <vt:i4>5</vt:i4>
      </vt:variant>
      <vt:variant>
        <vt:lpwstr/>
      </vt:variant>
      <vt:variant>
        <vt:lpwstr>_Toc307413638</vt:lpwstr>
      </vt:variant>
      <vt:variant>
        <vt:i4>1245235</vt:i4>
      </vt:variant>
      <vt:variant>
        <vt:i4>86</vt:i4>
      </vt:variant>
      <vt:variant>
        <vt:i4>0</vt:i4>
      </vt:variant>
      <vt:variant>
        <vt:i4>5</vt:i4>
      </vt:variant>
      <vt:variant>
        <vt:lpwstr/>
      </vt:variant>
      <vt:variant>
        <vt:lpwstr>_Toc307413637</vt:lpwstr>
      </vt:variant>
      <vt:variant>
        <vt:i4>1245235</vt:i4>
      </vt:variant>
      <vt:variant>
        <vt:i4>80</vt:i4>
      </vt:variant>
      <vt:variant>
        <vt:i4>0</vt:i4>
      </vt:variant>
      <vt:variant>
        <vt:i4>5</vt:i4>
      </vt:variant>
      <vt:variant>
        <vt:lpwstr/>
      </vt:variant>
      <vt:variant>
        <vt:lpwstr>_Toc307413636</vt:lpwstr>
      </vt:variant>
      <vt:variant>
        <vt:i4>1245235</vt:i4>
      </vt:variant>
      <vt:variant>
        <vt:i4>74</vt:i4>
      </vt:variant>
      <vt:variant>
        <vt:i4>0</vt:i4>
      </vt:variant>
      <vt:variant>
        <vt:i4>5</vt:i4>
      </vt:variant>
      <vt:variant>
        <vt:lpwstr/>
      </vt:variant>
      <vt:variant>
        <vt:lpwstr>_Toc307413635</vt:lpwstr>
      </vt:variant>
      <vt:variant>
        <vt:i4>1245235</vt:i4>
      </vt:variant>
      <vt:variant>
        <vt:i4>68</vt:i4>
      </vt:variant>
      <vt:variant>
        <vt:i4>0</vt:i4>
      </vt:variant>
      <vt:variant>
        <vt:i4>5</vt:i4>
      </vt:variant>
      <vt:variant>
        <vt:lpwstr/>
      </vt:variant>
      <vt:variant>
        <vt:lpwstr>_Toc307413634</vt:lpwstr>
      </vt:variant>
      <vt:variant>
        <vt:i4>1245235</vt:i4>
      </vt:variant>
      <vt:variant>
        <vt:i4>62</vt:i4>
      </vt:variant>
      <vt:variant>
        <vt:i4>0</vt:i4>
      </vt:variant>
      <vt:variant>
        <vt:i4>5</vt:i4>
      </vt:variant>
      <vt:variant>
        <vt:lpwstr/>
      </vt:variant>
      <vt:variant>
        <vt:lpwstr>_Toc307413633</vt:lpwstr>
      </vt:variant>
      <vt:variant>
        <vt:i4>1245235</vt:i4>
      </vt:variant>
      <vt:variant>
        <vt:i4>56</vt:i4>
      </vt:variant>
      <vt:variant>
        <vt:i4>0</vt:i4>
      </vt:variant>
      <vt:variant>
        <vt:i4>5</vt:i4>
      </vt:variant>
      <vt:variant>
        <vt:lpwstr/>
      </vt:variant>
      <vt:variant>
        <vt:lpwstr>_Toc307413632</vt:lpwstr>
      </vt:variant>
      <vt:variant>
        <vt:i4>1245235</vt:i4>
      </vt:variant>
      <vt:variant>
        <vt:i4>50</vt:i4>
      </vt:variant>
      <vt:variant>
        <vt:i4>0</vt:i4>
      </vt:variant>
      <vt:variant>
        <vt:i4>5</vt:i4>
      </vt:variant>
      <vt:variant>
        <vt:lpwstr/>
      </vt:variant>
      <vt:variant>
        <vt:lpwstr>_Toc307413631</vt:lpwstr>
      </vt:variant>
      <vt:variant>
        <vt:i4>1245235</vt:i4>
      </vt:variant>
      <vt:variant>
        <vt:i4>44</vt:i4>
      </vt:variant>
      <vt:variant>
        <vt:i4>0</vt:i4>
      </vt:variant>
      <vt:variant>
        <vt:i4>5</vt:i4>
      </vt:variant>
      <vt:variant>
        <vt:lpwstr/>
      </vt:variant>
      <vt:variant>
        <vt:lpwstr>_Toc307413630</vt:lpwstr>
      </vt:variant>
      <vt:variant>
        <vt:i4>1179699</vt:i4>
      </vt:variant>
      <vt:variant>
        <vt:i4>38</vt:i4>
      </vt:variant>
      <vt:variant>
        <vt:i4>0</vt:i4>
      </vt:variant>
      <vt:variant>
        <vt:i4>5</vt:i4>
      </vt:variant>
      <vt:variant>
        <vt:lpwstr/>
      </vt:variant>
      <vt:variant>
        <vt:lpwstr>_Toc307413629</vt:lpwstr>
      </vt:variant>
      <vt:variant>
        <vt:i4>1179699</vt:i4>
      </vt:variant>
      <vt:variant>
        <vt:i4>32</vt:i4>
      </vt:variant>
      <vt:variant>
        <vt:i4>0</vt:i4>
      </vt:variant>
      <vt:variant>
        <vt:i4>5</vt:i4>
      </vt:variant>
      <vt:variant>
        <vt:lpwstr/>
      </vt:variant>
      <vt:variant>
        <vt:lpwstr>_Toc307413628</vt:lpwstr>
      </vt:variant>
      <vt:variant>
        <vt:i4>1179699</vt:i4>
      </vt:variant>
      <vt:variant>
        <vt:i4>26</vt:i4>
      </vt:variant>
      <vt:variant>
        <vt:i4>0</vt:i4>
      </vt:variant>
      <vt:variant>
        <vt:i4>5</vt:i4>
      </vt:variant>
      <vt:variant>
        <vt:lpwstr/>
      </vt:variant>
      <vt:variant>
        <vt:lpwstr>_Toc307413627</vt:lpwstr>
      </vt:variant>
      <vt:variant>
        <vt:i4>1179699</vt:i4>
      </vt:variant>
      <vt:variant>
        <vt:i4>20</vt:i4>
      </vt:variant>
      <vt:variant>
        <vt:i4>0</vt:i4>
      </vt:variant>
      <vt:variant>
        <vt:i4>5</vt:i4>
      </vt:variant>
      <vt:variant>
        <vt:lpwstr/>
      </vt:variant>
      <vt:variant>
        <vt:lpwstr>_Toc307413626</vt:lpwstr>
      </vt:variant>
      <vt:variant>
        <vt:i4>1179699</vt:i4>
      </vt:variant>
      <vt:variant>
        <vt:i4>14</vt:i4>
      </vt:variant>
      <vt:variant>
        <vt:i4>0</vt:i4>
      </vt:variant>
      <vt:variant>
        <vt:i4>5</vt:i4>
      </vt:variant>
      <vt:variant>
        <vt:lpwstr/>
      </vt:variant>
      <vt:variant>
        <vt:lpwstr>_Toc307413625</vt:lpwstr>
      </vt:variant>
      <vt:variant>
        <vt:i4>1179699</vt:i4>
      </vt:variant>
      <vt:variant>
        <vt:i4>8</vt:i4>
      </vt:variant>
      <vt:variant>
        <vt:i4>0</vt:i4>
      </vt:variant>
      <vt:variant>
        <vt:i4>5</vt:i4>
      </vt:variant>
      <vt:variant>
        <vt:lpwstr/>
      </vt:variant>
      <vt:variant>
        <vt:lpwstr>_Toc307413624</vt:lpwstr>
      </vt:variant>
      <vt:variant>
        <vt:i4>1179699</vt:i4>
      </vt:variant>
      <vt:variant>
        <vt:i4>2</vt:i4>
      </vt:variant>
      <vt:variant>
        <vt:i4>0</vt:i4>
      </vt:variant>
      <vt:variant>
        <vt:i4>5</vt:i4>
      </vt:variant>
      <vt:variant>
        <vt:lpwstr/>
      </vt:variant>
      <vt:variant>
        <vt:lpwstr>_Toc307413623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Kofax Transformation Projects - Best Practices Guide</dc:title>
  <dc:creator>Field.Enablement@Kofax.com</dc:creator>
  <cp:lastModifiedBy>David Wright</cp:lastModifiedBy>
  <cp:revision>12</cp:revision>
  <cp:lastPrinted>2014-05-02T18:14:00Z</cp:lastPrinted>
  <dcterms:created xsi:type="dcterms:W3CDTF">2014-04-29T20:35:00Z</dcterms:created>
  <dcterms:modified xsi:type="dcterms:W3CDTF">2016-06-03T19:31:00Z</dcterms:modified>
  <cp:contentStatus>Version 1.0 / May 2014</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
    <vt:lpwstr>Document</vt:lpwstr>
  </property>
</Properties>
</file>